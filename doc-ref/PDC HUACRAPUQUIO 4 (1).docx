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9061"/>
      </w:tblGrid>
      <w:tr w:rsidR="00AA1FE9" w14:paraId="53560436" w14:textId="77777777" w:rsidTr="00CB75E4">
        <w:tc>
          <w:tcPr>
            <w:tcW w:w="10302" w:type="dxa"/>
          </w:tcPr>
          <w:p w14:paraId="5352D942" w14:textId="77777777" w:rsidR="00AA1FE9" w:rsidRPr="00C87714" w:rsidRDefault="00AA1FE9" w:rsidP="00CB75E4">
            <w:pPr>
              <w:pStyle w:val="NoSpacing"/>
              <w:jc w:val="center"/>
              <w:rPr>
                <w:rFonts w:ascii="Batang" w:eastAsia="Batang" w:hAnsi="Batang" w:cs="Arial"/>
                <w:b/>
                <w:sz w:val="40"/>
                <w:szCs w:val="40"/>
              </w:rPr>
            </w:pPr>
            <w:r w:rsidRPr="00C87714">
              <w:rPr>
                <w:rFonts w:ascii="Batang" w:eastAsia="Batang" w:hAnsi="Batang" w:cs="Arial"/>
                <w:b/>
                <w:sz w:val="40"/>
                <w:szCs w:val="40"/>
              </w:rPr>
              <w:t>MUNICIPALIDAD DISTRITAL DE HUACRAPUQUIO</w:t>
            </w:r>
          </w:p>
          <w:p w14:paraId="2C65AACB" w14:textId="77777777" w:rsidR="00AA1FE9" w:rsidRDefault="00AA1FE9" w:rsidP="00CB75E4">
            <w:pPr>
              <w:pStyle w:val="NoSpacing"/>
              <w:jc w:val="center"/>
              <w:rPr>
                <w:rFonts w:ascii="Arial" w:hAnsi="Arial" w:cs="Arial"/>
                <w:b/>
                <w:sz w:val="20"/>
                <w:szCs w:val="20"/>
              </w:rPr>
            </w:pPr>
          </w:p>
        </w:tc>
      </w:tr>
      <w:tr w:rsidR="00AA1FE9" w14:paraId="7C83A290" w14:textId="77777777" w:rsidTr="00CB75E4">
        <w:tc>
          <w:tcPr>
            <w:tcW w:w="10302" w:type="dxa"/>
          </w:tcPr>
          <w:p w14:paraId="25EC7CFC" w14:textId="77777777" w:rsidR="00AA1FE9" w:rsidRPr="006574EA" w:rsidRDefault="00AA1FE9" w:rsidP="00AA1FE9">
            <w:pPr>
              <w:pStyle w:val="NoSpacing"/>
              <w:jc w:val="center"/>
              <w:rPr>
                <w:rFonts w:ascii="Arial Unicode MS" w:eastAsia="Arial Unicode MS" w:hAnsi="Arial Unicode MS" w:cs="Arial Unicode MS"/>
                <w:color w:val="4472C4" w:themeColor="accent5"/>
                <w:sz w:val="32"/>
                <w:szCs w:val="32"/>
              </w:rPr>
            </w:pPr>
            <w:r w:rsidRPr="006574EA">
              <w:rPr>
                <w:rFonts w:ascii="Arial Unicode MS" w:eastAsia="Arial Unicode MS" w:hAnsi="Arial Unicode MS" w:cs="Arial Unicode MS"/>
                <w:color w:val="4472C4" w:themeColor="accent5"/>
                <w:sz w:val="32"/>
                <w:szCs w:val="32"/>
              </w:rPr>
              <w:t xml:space="preserve">PLAN DE DESARROLLO CONCERTADO </w:t>
            </w:r>
            <w:r w:rsidR="00CB75E4" w:rsidRPr="006574EA">
              <w:rPr>
                <w:rFonts w:ascii="Arial Unicode MS" w:eastAsia="Arial Unicode MS" w:hAnsi="Arial Unicode MS" w:cs="Arial Unicode MS"/>
                <w:color w:val="4472C4" w:themeColor="accent5"/>
                <w:sz w:val="32"/>
                <w:szCs w:val="32"/>
              </w:rPr>
              <w:t>DEL DISTRITO DE HUACRAPUQUIO 2020</w:t>
            </w:r>
            <w:r w:rsidRPr="006574EA">
              <w:rPr>
                <w:rFonts w:ascii="Arial Unicode MS" w:eastAsia="Arial Unicode MS" w:hAnsi="Arial Unicode MS" w:cs="Arial Unicode MS"/>
                <w:color w:val="4472C4" w:themeColor="accent5"/>
                <w:sz w:val="32"/>
                <w:szCs w:val="32"/>
              </w:rPr>
              <w:t xml:space="preserve"> – 2030</w:t>
            </w:r>
          </w:p>
        </w:tc>
      </w:tr>
      <w:tr w:rsidR="00AA1FE9" w14:paraId="5EE1015F" w14:textId="77777777" w:rsidTr="00C71C6C">
        <w:trPr>
          <w:trHeight w:val="9140"/>
        </w:trPr>
        <w:tc>
          <w:tcPr>
            <w:tcW w:w="10302" w:type="dxa"/>
          </w:tcPr>
          <w:p w14:paraId="61007867" w14:textId="77777777" w:rsidR="00AA1FE9" w:rsidRDefault="00AA1FE9" w:rsidP="00CB75E4">
            <w:pPr>
              <w:pStyle w:val="NoSpacing"/>
              <w:jc w:val="both"/>
              <w:rPr>
                <w:rFonts w:ascii="Arial" w:hAnsi="Arial" w:cs="Arial"/>
                <w:b/>
                <w:sz w:val="20"/>
                <w:szCs w:val="20"/>
              </w:rPr>
            </w:pPr>
          </w:p>
          <w:p w14:paraId="6A17FEA0" w14:textId="77777777" w:rsidR="00AA1FE9" w:rsidRDefault="002743F9" w:rsidP="002743F9">
            <w:pPr>
              <w:pStyle w:val="NoSpacing"/>
              <w:jc w:val="center"/>
              <w:rPr>
                <w:rFonts w:ascii="Arial" w:hAnsi="Arial" w:cs="Arial"/>
                <w:b/>
                <w:sz w:val="20"/>
                <w:szCs w:val="20"/>
              </w:rPr>
            </w:pPr>
            <w:r w:rsidRPr="00C37A96">
              <w:rPr>
                <w:rFonts w:ascii="Arial" w:hAnsi="Arial" w:cs="Arial"/>
                <w:b/>
                <w:noProof/>
                <w:lang w:val="en-US"/>
              </w:rPr>
              <w:drawing>
                <wp:inline distT="0" distB="0" distL="0" distR="0" wp14:anchorId="4B339687" wp14:editId="15229822">
                  <wp:extent cx="2314575" cy="1971040"/>
                  <wp:effectExtent l="0" t="0" r="9525" b="0"/>
                  <wp:docPr id="32" name="Imagen 32"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1367" cy="2002371"/>
                          </a:xfrm>
                          <a:prstGeom prst="rect">
                            <a:avLst/>
                          </a:prstGeom>
                          <a:noFill/>
                          <a:ln>
                            <a:noFill/>
                          </a:ln>
                        </pic:spPr>
                      </pic:pic>
                    </a:graphicData>
                  </a:graphic>
                </wp:inline>
              </w:drawing>
            </w:r>
          </w:p>
          <w:p w14:paraId="35903FF4" w14:textId="77777777" w:rsidR="00AA1FE9" w:rsidRDefault="006574EA" w:rsidP="00CB75E4">
            <w:pPr>
              <w:pStyle w:val="NoSpacing"/>
              <w:jc w:val="both"/>
              <w:rPr>
                <w:rFonts w:ascii="Arial" w:hAnsi="Arial" w:cs="Arial"/>
                <w:b/>
                <w:sz w:val="20"/>
                <w:szCs w:val="20"/>
              </w:rPr>
            </w:pPr>
            <w:r>
              <w:rPr>
                <w:noProof/>
                <w:lang w:val="en-US"/>
              </w:rPr>
              <w:drawing>
                <wp:inline distT="0" distB="0" distL="0" distR="0" wp14:anchorId="6B3307B9" wp14:editId="1FBC26F7">
                  <wp:extent cx="5634355" cy="3707027"/>
                  <wp:effectExtent l="0" t="0" r="4445" b="8255"/>
                  <wp:docPr id="168" name="Imagen 168" descr="Resultado de imagen para imagenes museo huacrapuqu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ultado de imagen para imagenes museo huacrapuqu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8729" cy="3736222"/>
                          </a:xfrm>
                          <a:prstGeom prst="rect">
                            <a:avLst/>
                          </a:prstGeom>
                          <a:noFill/>
                          <a:ln>
                            <a:noFill/>
                          </a:ln>
                        </pic:spPr>
                      </pic:pic>
                    </a:graphicData>
                  </a:graphic>
                </wp:inline>
              </w:drawing>
            </w:r>
          </w:p>
          <w:p w14:paraId="79F248D5" w14:textId="77777777" w:rsidR="00AA1FE9" w:rsidRDefault="00AA1FE9" w:rsidP="00CB75E4">
            <w:pPr>
              <w:pStyle w:val="NoSpacing"/>
              <w:jc w:val="both"/>
              <w:rPr>
                <w:rFonts w:ascii="Arial" w:hAnsi="Arial" w:cs="Arial"/>
                <w:b/>
                <w:sz w:val="20"/>
                <w:szCs w:val="20"/>
              </w:rPr>
            </w:pPr>
          </w:p>
        </w:tc>
      </w:tr>
      <w:tr w:rsidR="00AA1FE9" w14:paraId="0F6F8F6C" w14:textId="77777777" w:rsidTr="00CB75E4">
        <w:tc>
          <w:tcPr>
            <w:tcW w:w="10302" w:type="dxa"/>
          </w:tcPr>
          <w:p w14:paraId="78FE8C39" w14:textId="77777777" w:rsidR="00AA1FE9" w:rsidRPr="00C71C6C" w:rsidRDefault="003D34B9" w:rsidP="00CB75E4">
            <w:pPr>
              <w:pStyle w:val="NoSpacing"/>
              <w:jc w:val="both"/>
              <w:rPr>
                <w:rFonts w:ascii="Aparajita" w:hAnsi="Aparajita" w:cs="Aparajita"/>
                <w:sz w:val="36"/>
                <w:szCs w:val="36"/>
              </w:rPr>
            </w:pPr>
            <w:r w:rsidRPr="00C71C6C">
              <w:rPr>
                <w:rFonts w:ascii="Aparajita" w:hAnsi="Aparajita" w:cs="Aparajita"/>
                <w:sz w:val="36"/>
                <w:szCs w:val="36"/>
              </w:rPr>
              <w:t>R</w:t>
            </w:r>
            <w:r w:rsidR="00AA1FE9" w:rsidRPr="00C71C6C">
              <w:rPr>
                <w:rFonts w:ascii="Aparajita" w:hAnsi="Aparajita" w:cs="Aparajita"/>
                <w:sz w:val="36"/>
                <w:szCs w:val="36"/>
              </w:rPr>
              <w:t>EGION</w:t>
            </w:r>
            <w:r w:rsidRPr="00C71C6C">
              <w:rPr>
                <w:rFonts w:ascii="Aparajita" w:hAnsi="Aparajita" w:cs="Aparajita"/>
                <w:sz w:val="36"/>
                <w:szCs w:val="36"/>
              </w:rPr>
              <w:t xml:space="preserve">     </w:t>
            </w:r>
            <w:r w:rsidR="00AA1FE9" w:rsidRPr="00C71C6C">
              <w:rPr>
                <w:rFonts w:ascii="Aparajita" w:hAnsi="Aparajita" w:cs="Aparajita"/>
                <w:b/>
                <w:sz w:val="36"/>
                <w:szCs w:val="36"/>
              </w:rPr>
              <w:t>:</w:t>
            </w:r>
            <w:r w:rsidR="00AA1FE9" w:rsidRPr="00C71C6C">
              <w:rPr>
                <w:rFonts w:ascii="Aparajita" w:hAnsi="Aparajita" w:cs="Aparajita"/>
                <w:sz w:val="36"/>
                <w:szCs w:val="36"/>
              </w:rPr>
              <w:t xml:space="preserve"> Junín</w:t>
            </w:r>
          </w:p>
          <w:p w14:paraId="58566A6E" w14:textId="77777777" w:rsidR="00AA1FE9" w:rsidRPr="00C71C6C" w:rsidRDefault="00AA1FE9" w:rsidP="00CB75E4">
            <w:pPr>
              <w:pStyle w:val="NoSpacing"/>
              <w:jc w:val="both"/>
              <w:rPr>
                <w:rFonts w:ascii="Aparajita" w:hAnsi="Aparajita" w:cs="Aparajita"/>
                <w:sz w:val="36"/>
                <w:szCs w:val="36"/>
              </w:rPr>
            </w:pPr>
            <w:r w:rsidRPr="00C71C6C">
              <w:rPr>
                <w:rFonts w:ascii="Aparajita" w:hAnsi="Aparajita" w:cs="Aparajita"/>
                <w:sz w:val="36"/>
                <w:szCs w:val="36"/>
              </w:rPr>
              <w:t>PROVINCIA: Huancayo</w:t>
            </w:r>
          </w:p>
          <w:p w14:paraId="063DE464" w14:textId="77777777" w:rsidR="00AA1FE9" w:rsidRDefault="00AA1FE9" w:rsidP="00CB75E4">
            <w:pPr>
              <w:pStyle w:val="NoSpacing"/>
              <w:jc w:val="both"/>
              <w:rPr>
                <w:rFonts w:ascii="Arial" w:hAnsi="Arial" w:cs="Arial"/>
                <w:b/>
                <w:sz w:val="20"/>
                <w:szCs w:val="20"/>
              </w:rPr>
            </w:pPr>
            <w:r w:rsidRPr="00C71C6C">
              <w:rPr>
                <w:rFonts w:ascii="Aparajita" w:hAnsi="Aparajita" w:cs="Aparajita"/>
                <w:sz w:val="36"/>
                <w:szCs w:val="36"/>
              </w:rPr>
              <w:t>DISTRITO</w:t>
            </w:r>
            <w:r w:rsidR="003D34B9" w:rsidRPr="00C71C6C">
              <w:rPr>
                <w:rFonts w:ascii="Aparajita" w:hAnsi="Aparajita" w:cs="Aparajita"/>
                <w:sz w:val="36"/>
                <w:szCs w:val="36"/>
              </w:rPr>
              <w:t xml:space="preserve">   </w:t>
            </w:r>
            <w:r w:rsidRPr="00C71C6C">
              <w:rPr>
                <w:rFonts w:ascii="Aparajita" w:hAnsi="Aparajita" w:cs="Aparajita"/>
                <w:sz w:val="36"/>
                <w:szCs w:val="36"/>
              </w:rPr>
              <w:t>: Huacrapuquio</w:t>
            </w:r>
          </w:p>
        </w:tc>
      </w:tr>
      <w:tr w:rsidR="00AA1FE9" w14:paraId="4652C537" w14:textId="77777777" w:rsidTr="00CB75E4">
        <w:tc>
          <w:tcPr>
            <w:tcW w:w="10302" w:type="dxa"/>
          </w:tcPr>
          <w:p w14:paraId="45DDD376" w14:textId="77777777" w:rsidR="00AA1FE9" w:rsidRDefault="00AA1FE9" w:rsidP="00CB75E4">
            <w:pPr>
              <w:pStyle w:val="NoSpacing"/>
              <w:jc w:val="center"/>
              <w:rPr>
                <w:rFonts w:ascii="Arial" w:hAnsi="Arial" w:cs="Arial"/>
                <w:b/>
                <w:sz w:val="20"/>
                <w:szCs w:val="20"/>
              </w:rPr>
            </w:pPr>
          </w:p>
          <w:p w14:paraId="6A063CAB" w14:textId="77777777" w:rsidR="00AA1FE9" w:rsidRPr="00561F7F" w:rsidRDefault="00AA1FE9" w:rsidP="00CB75E4">
            <w:pPr>
              <w:pStyle w:val="NoSpacing"/>
              <w:jc w:val="center"/>
              <w:rPr>
                <w:rFonts w:ascii="Arial" w:eastAsia="Arial Unicode MS" w:hAnsi="Arial" w:cs="Arial"/>
                <w:sz w:val="28"/>
                <w:szCs w:val="28"/>
              </w:rPr>
            </w:pPr>
            <w:r w:rsidRPr="00561F7F">
              <w:rPr>
                <w:rFonts w:ascii="Arial" w:eastAsia="Arial Unicode MS" w:hAnsi="Arial" w:cs="Arial"/>
                <w:sz w:val="28"/>
                <w:szCs w:val="28"/>
              </w:rPr>
              <w:t>Ing</w:t>
            </w:r>
            <w:r w:rsidRPr="000B4072">
              <w:rPr>
                <w:rFonts w:ascii="Lucida Calligraphy" w:eastAsia="Arial Unicode MS" w:hAnsi="Lucida Calligraphy" w:cs="Arial"/>
                <w:sz w:val="28"/>
                <w:szCs w:val="28"/>
              </w:rPr>
              <w:t>. Sergio Inga Limaymanta</w:t>
            </w:r>
          </w:p>
          <w:p w14:paraId="0C524E0E" w14:textId="77777777" w:rsidR="00AA1FE9" w:rsidRPr="00561F7F" w:rsidRDefault="00AA1FE9" w:rsidP="00CB75E4">
            <w:pPr>
              <w:pStyle w:val="NoSpacing"/>
              <w:jc w:val="center"/>
              <w:rPr>
                <w:rFonts w:ascii="Arial" w:eastAsia="Arial Unicode MS" w:hAnsi="Arial" w:cs="Arial"/>
                <w:sz w:val="28"/>
                <w:szCs w:val="28"/>
              </w:rPr>
            </w:pPr>
            <w:r w:rsidRPr="00561F7F">
              <w:rPr>
                <w:rFonts w:ascii="Arial" w:eastAsia="Arial Unicode MS" w:hAnsi="Arial" w:cs="Arial"/>
                <w:sz w:val="28"/>
                <w:szCs w:val="28"/>
              </w:rPr>
              <w:t xml:space="preserve">Alcalde </w:t>
            </w:r>
          </w:p>
          <w:p w14:paraId="4C893212" w14:textId="77777777" w:rsidR="00AA1FE9" w:rsidRDefault="00AA1FE9" w:rsidP="00CB75E4">
            <w:pPr>
              <w:pStyle w:val="NoSpacing"/>
              <w:jc w:val="center"/>
              <w:rPr>
                <w:rFonts w:ascii="Arial" w:hAnsi="Arial" w:cs="Arial"/>
                <w:b/>
                <w:sz w:val="20"/>
                <w:szCs w:val="20"/>
              </w:rPr>
            </w:pPr>
          </w:p>
        </w:tc>
      </w:tr>
    </w:tbl>
    <w:p w14:paraId="70649F4D" w14:textId="77777777" w:rsidR="00AA1FE9" w:rsidRDefault="00AA1FE9">
      <w:pPr>
        <w:rPr>
          <w:rFonts w:ascii="Arial" w:hAnsi="Arial" w:cs="Arial"/>
          <w:b/>
          <w:sz w:val="20"/>
          <w:szCs w:val="20"/>
        </w:rPr>
      </w:pPr>
    </w:p>
    <w:p w14:paraId="5F404262" w14:textId="77777777" w:rsidR="00CF7DED" w:rsidRDefault="00CF7DED">
      <w:pPr>
        <w:rPr>
          <w:rFonts w:ascii="Arial" w:hAnsi="Arial" w:cs="Arial"/>
          <w:b/>
          <w:sz w:val="20"/>
          <w:szCs w:val="20"/>
        </w:rPr>
      </w:pPr>
    </w:p>
    <w:p w14:paraId="3F3F9BB8" w14:textId="77777777" w:rsidR="00C71C6C" w:rsidRDefault="00C71C6C">
      <w:pPr>
        <w:rPr>
          <w:rFonts w:ascii="Arial" w:hAnsi="Arial" w:cs="Arial"/>
          <w:b/>
          <w:sz w:val="20"/>
          <w:szCs w:val="20"/>
        </w:rPr>
      </w:pPr>
    </w:p>
    <w:p w14:paraId="0645ADD3" w14:textId="77777777" w:rsidR="00AA1FE9" w:rsidRPr="00CF7DED" w:rsidRDefault="00CF7DED" w:rsidP="00CF7DED">
      <w:pPr>
        <w:jc w:val="center"/>
        <w:rPr>
          <w:rFonts w:ascii="Arial" w:hAnsi="Arial" w:cs="Arial"/>
          <w:sz w:val="20"/>
          <w:szCs w:val="20"/>
        </w:rPr>
      </w:pPr>
      <w:r w:rsidRPr="00CF7DED">
        <w:rPr>
          <w:rFonts w:ascii="Arial" w:hAnsi="Arial" w:cs="Arial"/>
          <w:sz w:val="20"/>
          <w:szCs w:val="20"/>
        </w:rPr>
        <w:t>Año de la Universalización de la Salud”</w:t>
      </w:r>
    </w:p>
    <w:p w14:paraId="3A2A322C" w14:textId="77777777" w:rsidR="006244FE" w:rsidRPr="00F90588" w:rsidRDefault="006244FE" w:rsidP="006244FE">
      <w:pPr>
        <w:pStyle w:val="cuerpo"/>
        <w:spacing w:before="0" w:beforeAutospacing="0" w:after="0" w:afterAutospacing="0" w:line="360" w:lineRule="auto"/>
        <w:jc w:val="center"/>
        <w:rPr>
          <w:rStyle w:val="no-style-override"/>
          <w:rFonts w:ascii="Arial" w:hAnsi="Arial" w:cs="Arial"/>
          <w:color w:val="000000"/>
          <w:sz w:val="22"/>
          <w:szCs w:val="22"/>
        </w:rPr>
      </w:pPr>
      <w:r w:rsidRPr="00F90588">
        <w:rPr>
          <w:rStyle w:val="no-style-override"/>
          <w:rFonts w:ascii="Arial" w:hAnsi="Arial" w:cs="Arial"/>
          <w:color w:val="000000"/>
          <w:sz w:val="22"/>
          <w:szCs w:val="22"/>
        </w:rPr>
        <w:t>ORDENANZA MUNICIPAL N° 07-2019-MDH-A</w:t>
      </w:r>
    </w:p>
    <w:p w14:paraId="7FD39680" w14:textId="77777777" w:rsidR="006244FE" w:rsidRPr="00F90588" w:rsidRDefault="006244FE" w:rsidP="006244FE">
      <w:pPr>
        <w:pStyle w:val="cuerpo"/>
        <w:spacing w:before="0" w:beforeAutospacing="0" w:after="0" w:afterAutospacing="0" w:line="360" w:lineRule="auto"/>
        <w:jc w:val="right"/>
        <w:rPr>
          <w:rStyle w:val="no-style-override"/>
          <w:rFonts w:ascii="Arial" w:hAnsi="Arial" w:cs="Arial"/>
          <w:color w:val="000000"/>
          <w:sz w:val="22"/>
          <w:szCs w:val="22"/>
        </w:rPr>
      </w:pPr>
      <w:r w:rsidRPr="00F90588">
        <w:rPr>
          <w:rStyle w:val="no-style-override"/>
          <w:rFonts w:ascii="Arial" w:hAnsi="Arial" w:cs="Arial"/>
          <w:color w:val="000000"/>
          <w:sz w:val="22"/>
          <w:szCs w:val="22"/>
        </w:rPr>
        <w:t>Huacrapuquio, 26 de Noviembre del 2019</w:t>
      </w:r>
    </w:p>
    <w:p w14:paraId="7341A881" w14:textId="77777777" w:rsidR="006244FE" w:rsidRPr="00F90588" w:rsidRDefault="00113E6C" w:rsidP="006244FE">
      <w:pPr>
        <w:pStyle w:val="cuerpo"/>
        <w:spacing w:before="0" w:beforeAutospacing="0" w:after="0" w:afterAutospacing="0" w:line="360" w:lineRule="auto"/>
        <w:jc w:val="both"/>
        <w:rPr>
          <w:rStyle w:val="no-style-override"/>
          <w:rFonts w:ascii="Arial" w:hAnsi="Arial" w:cs="Arial"/>
          <w:color w:val="000000"/>
          <w:sz w:val="22"/>
          <w:szCs w:val="22"/>
        </w:rPr>
      </w:pPr>
      <w:r w:rsidRPr="00F90588">
        <w:rPr>
          <w:rStyle w:val="no-style-override"/>
          <w:rFonts w:ascii="Arial" w:hAnsi="Arial" w:cs="Arial"/>
          <w:color w:val="000000"/>
          <w:sz w:val="22"/>
          <w:szCs w:val="22"/>
        </w:rPr>
        <w:t>|</w:t>
      </w:r>
    </w:p>
    <w:p w14:paraId="38EA4E61" w14:textId="77777777" w:rsidR="006244FE" w:rsidRPr="00CF7DED" w:rsidRDefault="006244FE" w:rsidP="00CF7DED">
      <w:pPr>
        <w:pStyle w:val="cuerpo"/>
        <w:spacing w:before="0" w:beforeAutospacing="0" w:after="0" w:afterAutospacing="0" w:line="360" w:lineRule="auto"/>
        <w:jc w:val="center"/>
        <w:rPr>
          <w:rStyle w:val="no-style-override"/>
          <w:rFonts w:ascii="Arial" w:hAnsi="Arial" w:cs="Arial"/>
          <w:b/>
          <w:color w:val="000000"/>
          <w:sz w:val="22"/>
          <w:szCs w:val="22"/>
        </w:rPr>
      </w:pPr>
      <w:r w:rsidRPr="00CF7DED">
        <w:rPr>
          <w:rStyle w:val="no-style-override"/>
          <w:rFonts w:ascii="Arial" w:hAnsi="Arial" w:cs="Arial"/>
          <w:b/>
          <w:color w:val="000000"/>
          <w:sz w:val="22"/>
          <w:szCs w:val="22"/>
        </w:rPr>
        <w:t>EL ALCALDE DE LA MUNICIPALIDAD DEL DISTRITO DE HUACRAPUQUIO</w:t>
      </w:r>
    </w:p>
    <w:p w14:paraId="0FCDC046" w14:textId="77777777" w:rsidR="006244FE" w:rsidRPr="00CF7DED" w:rsidRDefault="006244FE" w:rsidP="00CF7DED">
      <w:pPr>
        <w:pStyle w:val="cuerpo"/>
        <w:spacing w:before="0" w:beforeAutospacing="0" w:after="0" w:afterAutospacing="0" w:line="360" w:lineRule="auto"/>
        <w:jc w:val="both"/>
        <w:rPr>
          <w:rFonts w:ascii="Arial" w:hAnsi="Arial" w:cs="Arial"/>
          <w:b/>
          <w:color w:val="000000"/>
          <w:sz w:val="22"/>
          <w:szCs w:val="22"/>
        </w:rPr>
      </w:pPr>
      <w:r w:rsidRPr="00CF7DED">
        <w:rPr>
          <w:rStyle w:val="no-style-override"/>
          <w:rFonts w:ascii="Arial" w:hAnsi="Arial" w:cs="Arial"/>
          <w:b/>
          <w:color w:val="000000"/>
          <w:sz w:val="22"/>
          <w:szCs w:val="22"/>
        </w:rPr>
        <w:t>VISTO:</w:t>
      </w:r>
    </w:p>
    <w:p w14:paraId="6355F985" w14:textId="77777777" w:rsidR="006244FE" w:rsidRPr="00F90588" w:rsidRDefault="004F3EA1" w:rsidP="00CF7DED">
      <w:pPr>
        <w:pStyle w:val="cuerpo"/>
        <w:spacing w:before="0" w:beforeAutospacing="0" w:after="0" w:afterAutospacing="0" w:line="360" w:lineRule="auto"/>
        <w:jc w:val="both"/>
        <w:rPr>
          <w:rStyle w:val="no-style-override"/>
          <w:rFonts w:ascii="Arial" w:hAnsi="Arial" w:cs="Arial"/>
          <w:color w:val="000000"/>
          <w:sz w:val="22"/>
          <w:szCs w:val="22"/>
        </w:rPr>
      </w:pPr>
      <w:r w:rsidRPr="00F90588">
        <w:rPr>
          <w:rStyle w:val="no-style-override"/>
          <w:rFonts w:ascii="Arial" w:hAnsi="Arial" w:cs="Arial"/>
          <w:color w:val="000000"/>
          <w:sz w:val="22"/>
          <w:szCs w:val="22"/>
        </w:rPr>
        <w:t>En l</w:t>
      </w:r>
      <w:r w:rsidR="006244FE" w:rsidRPr="00F90588">
        <w:rPr>
          <w:rStyle w:val="no-style-override"/>
          <w:rFonts w:ascii="Arial" w:hAnsi="Arial" w:cs="Arial"/>
          <w:color w:val="000000"/>
          <w:sz w:val="22"/>
          <w:szCs w:val="22"/>
        </w:rPr>
        <w:t>a Sesión Extra ordinaria N°016-2019-MDH de Concejo Municipal</w:t>
      </w:r>
      <w:r w:rsidRPr="00F90588">
        <w:rPr>
          <w:rStyle w:val="no-style-override"/>
          <w:rFonts w:ascii="Arial" w:hAnsi="Arial" w:cs="Arial"/>
          <w:color w:val="000000"/>
          <w:sz w:val="22"/>
          <w:szCs w:val="22"/>
        </w:rPr>
        <w:t>,</w:t>
      </w:r>
      <w:r w:rsidR="006244FE" w:rsidRPr="00F90588">
        <w:rPr>
          <w:rStyle w:val="no-style-override"/>
          <w:rFonts w:ascii="Arial" w:hAnsi="Arial" w:cs="Arial"/>
          <w:color w:val="000000"/>
          <w:sz w:val="22"/>
          <w:szCs w:val="22"/>
        </w:rPr>
        <w:t xml:space="preserve"> de fecha 26 de </w:t>
      </w:r>
      <w:r w:rsidR="005D5137" w:rsidRPr="00F90588">
        <w:rPr>
          <w:rStyle w:val="no-style-override"/>
          <w:rFonts w:ascii="Arial" w:hAnsi="Arial" w:cs="Arial"/>
          <w:color w:val="000000"/>
          <w:sz w:val="22"/>
          <w:szCs w:val="22"/>
        </w:rPr>
        <w:t>noviembre</w:t>
      </w:r>
      <w:r w:rsidR="006244FE" w:rsidRPr="00F90588">
        <w:rPr>
          <w:rStyle w:val="no-style-override"/>
          <w:rFonts w:ascii="Arial" w:hAnsi="Arial" w:cs="Arial"/>
          <w:color w:val="000000"/>
          <w:sz w:val="22"/>
          <w:szCs w:val="22"/>
        </w:rPr>
        <w:t xml:space="preserve"> del año 2019</w:t>
      </w:r>
      <w:r w:rsidRPr="00F90588">
        <w:rPr>
          <w:rStyle w:val="no-style-override"/>
          <w:rFonts w:ascii="Arial" w:hAnsi="Arial" w:cs="Arial"/>
          <w:color w:val="000000"/>
          <w:sz w:val="22"/>
          <w:szCs w:val="22"/>
        </w:rPr>
        <w:t xml:space="preserve">, sobre </w:t>
      </w:r>
      <w:r w:rsidR="005D5137" w:rsidRPr="00F90588">
        <w:rPr>
          <w:rStyle w:val="no-style-override"/>
          <w:rFonts w:ascii="Arial" w:hAnsi="Arial" w:cs="Arial"/>
          <w:color w:val="000000"/>
          <w:sz w:val="22"/>
          <w:szCs w:val="22"/>
        </w:rPr>
        <w:t>la Aprobación</w:t>
      </w:r>
      <w:r w:rsidR="006244FE" w:rsidRPr="00F90588">
        <w:rPr>
          <w:rStyle w:val="no-style-override"/>
          <w:rFonts w:ascii="Arial" w:hAnsi="Arial" w:cs="Arial"/>
          <w:color w:val="000000"/>
          <w:sz w:val="22"/>
          <w:szCs w:val="22"/>
        </w:rPr>
        <w:t xml:space="preserve"> del Plan de Desarro</w:t>
      </w:r>
      <w:r w:rsidR="00CB75E4" w:rsidRPr="00F90588">
        <w:rPr>
          <w:rStyle w:val="no-style-override"/>
          <w:rFonts w:ascii="Arial" w:hAnsi="Arial" w:cs="Arial"/>
          <w:color w:val="000000"/>
          <w:sz w:val="22"/>
          <w:szCs w:val="22"/>
        </w:rPr>
        <w:t>llo Local Concertado – PDLC 2020</w:t>
      </w:r>
      <w:r w:rsidR="006244FE" w:rsidRPr="00F90588">
        <w:rPr>
          <w:rStyle w:val="no-style-override"/>
          <w:rFonts w:ascii="Arial" w:hAnsi="Arial" w:cs="Arial"/>
          <w:color w:val="000000"/>
          <w:sz w:val="22"/>
          <w:szCs w:val="22"/>
        </w:rPr>
        <w:t xml:space="preserve"> – 2030 del distrito de Huacrapuquio.</w:t>
      </w:r>
    </w:p>
    <w:p w14:paraId="74525714" w14:textId="77777777" w:rsidR="00DB4793" w:rsidRPr="00F90588" w:rsidRDefault="00DB4793" w:rsidP="00CF7DED">
      <w:pPr>
        <w:pStyle w:val="cuerpo"/>
        <w:spacing w:before="0" w:beforeAutospacing="0" w:after="0" w:afterAutospacing="0" w:line="360" w:lineRule="auto"/>
        <w:jc w:val="both"/>
        <w:rPr>
          <w:rFonts w:ascii="Arial" w:hAnsi="Arial" w:cs="Arial"/>
          <w:color w:val="000000"/>
          <w:sz w:val="22"/>
          <w:szCs w:val="22"/>
        </w:rPr>
      </w:pPr>
    </w:p>
    <w:p w14:paraId="15E38C76" w14:textId="77777777" w:rsidR="006244FE" w:rsidRPr="00CF7DED" w:rsidRDefault="006244FE" w:rsidP="00CF7DED">
      <w:pPr>
        <w:pStyle w:val="cuerpo"/>
        <w:spacing w:before="0" w:beforeAutospacing="0" w:after="0" w:afterAutospacing="0" w:line="360" w:lineRule="auto"/>
        <w:jc w:val="both"/>
        <w:rPr>
          <w:rFonts w:ascii="Arial" w:hAnsi="Arial" w:cs="Arial"/>
          <w:b/>
          <w:color w:val="000000"/>
          <w:sz w:val="22"/>
          <w:szCs w:val="22"/>
        </w:rPr>
      </w:pPr>
      <w:r w:rsidRPr="00CF7DED">
        <w:rPr>
          <w:rStyle w:val="no-style-override"/>
          <w:rFonts w:ascii="Arial" w:hAnsi="Arial" w:cs="Arial"/>
          <w:b/>
          <w:color w:val="000000"/>
          <w:sz w:val="22"/>
          <w:szCs w:val="22"/>
        </w:rPr>
        <w:t>CONSIDERANDO:</w:t>
      </w:r>
    </w:p>
    <w:p w14:paraId="55903773" w14:textId="77777777" w:rsidR="00DB4793" w:rsidRPr="00F90588" w:rsidRDefault="006244FE" w:rsidP="00CF7DED">
      <w:pPr>
        <w:pStyle w:val="cuerpo"/>
        <w:spacing w:before="0" w:beforeAutospacing="0" w:after="0" w:afterAutospacing="0" w:line="360" w:lineRule="auto"/>
        <w:jc w:val="both"/>
        <w:rPr>
          <w:rStyle w:val="no-style-override"/>
          <w:rFonts w:ascii="Arial" w:hAnsi="Arial" w:cs="Arial"/>
          <w:color w:val="000000"/>
          <w:sz w:val="22"/>
          <w:szCs w:val="22"/>
        </w:rPr>
      </w:pPr>
      <w:r w:rsidRPr="00F90588">
        <w:rPr>
          <w:rStyle w:val="no-style-override"/>
          <w:rFonts w:ascii="Arial" w:hAnsi="Arial" w:cs="Arial"/>
          <w:color w:val="000000"/>
          <w:sz w:val="22"/>
          <w:szCs w:val="22"/>
        </w:rPr>
        <w:t>Que, la Municipalidad Distrital de Huacrapuquio, como ente de Gobierno Local goza de autonomía política, económica y administrativa en los asuntos de su competencia conforme lo dispone el Artículo 194° de la Constitución Política del Estado, en concordancia con el Artículo II del Título Preliminar de la Ley Orgánica de Municipalidades - Ley N° 27972 y normas correspondientes.</w:t>
      </w:r>
    </w:p>
    <w:p w14:paraId="18AC138B" w14:textId="77777777" w:rsidR="00DB4793" w:rsidRPr="00F90588" w:rsidRDefault="00DB4793" w:rsidP="00CF7DED">
      <w:pPr>
        <w:pStyle w:val="cuerpo"/>
        <w:spacing w:before="0" w:beforeAutospacing="0" w:after="0" w:afterAutospacing="0" w:line="360" w:lineRule="auto"/>
        <w:ind w:firstLine="708"/>
        <w:jc w:val="both"/>
        <w:rPr>
          <w:rFonts w:ascii="Arial" w:hAnsi="Arial" w:cs="Arial"/>
          <w:color w:val="000000"/>
          <w:sz w:val="22"/>
          <w:szCs w:val="22"/>
        </w:rPr>
      </w:pPr>
    </w:p>
    <w:p w14:paraId="1C766A07" w14:textId="77777777" w:rsidR="006244FE" w:rsidRPr="00F90588" w:rsidRDefault="006244FE" w:rsidP="00CF7DED">
      <w:pPr>
        <w:pStyle w:val="cuerpo"/>
        <w:spacing w:before="0" w:beforeAutospacing="0" w:after="0" w:afterAutospacing="0" w:line="360" w:lineRule="auto"/>
        <w:jc w:val="both"/>
        <w:rPr>
          <w:rStyle w:val="no-style-override"/>
          <w:rFonts w:ascii="Arial" w:hAnsi="Arial" w:cs="Arial"/>
          <w:color w:val="000000"/>
          <w:sz w:val="22"/>
          <w:szCs w:val="22"/>
        </w:rPr>
      </w:pPr>
      <w:r w:rsidRPr="00F90588">
        <w:rPr>
          <w:rStyle w:val="no-style-override"/>
          <w:rFonts w:ascii="Arial" w:hAnsi="Arial" w:cs="Arial"/>
          <w:color w:val="000000"/>
          <w:sz w:val="22"/>
          <w:szCs w:val="22"/>
        </w:rPr>
        <w:t>Que, el numeral 2 del Artículo 196° de la Constitución Política del Estado, dispone que es competencia de las municipalidades aprobar el Plan de Desarrollo Local Concertado con la sociedad civil.</w:t>
      </w:r>
    </w:p>
    <w:p w14:paraId="05CE60AB" w14:textId="77777777" w:rsidR="00DB4793" w:rsidRPr="00F90588" w:rsidRDefault="00DB4793" w:rsidP="00CF7DED">
      <w:pPr>
        <w:pStyle w:val="cuerpo"/>
        <w:spacing w:before="0" w:beforeAutospacing="0" w:after="0" w:afterAutospacing="0" w:line="360" w:lineRule="auto"/>
        <w:ind w:firstLine="708"/>
        <w:jc w:val="both"/>
        <w:rPr>
          <w:rFonts w:ascii="Arial" w:hAnsi="Arial" w:cs="Arial"/>
          <w:color w:val="000000"/>
          <w:sz w:val="22"/>
          <w:szCs w:val="22"/>
        </w:rPr>
      </w:pPr>
    </w:p>
    <w:p w14:paraId="595F3698" w14:textId="77777777" w:rsidR="006244FE" w:rsidRPr="00F90588" w:rsidRDefault="006244FE" w:rsidP="00CF7DED">
      <w:pPr>
        <w:pStyle w:val="cuerpo"/>
        <w:spacing w:before="0" w:beforeAutospacing="0" w:after="0" w:afterAutospacing="0" w:line="360" w:lineRule="auto"/>
        <w:jc w:val="both"/>
        <w:rPr>
          <w:rStyle w:val="no-style-override"/>
          <w:rFonts w:ascii="Arial" w:hAnsi="Arial" w:cs="Arial"/>
          <w:color w:val="000000"/>
          <w:sz w:val="22"/>
          <w:szCs w:val="22"/>
        </w:rPr>
      </w:pPr>
      <w:r w:rsidRPr="00F90588">
        <w:rPr>
          <w:rStyle w:val="no-style-override"/>
          <w:rFonts w:ascii="Arial" w:hAnsi="Arial" w:cs="Arial"/>
          <w:color w:val="000000"/>
          <w:sz w:val="22"/>
          <w:szCs w:val="22"/>
        </w:rPr>
        <w:t>Que, el Artículo 9º de la Ley Orgánica de Municipalidades - Ley Nº 27972, establece que es atribución del Concejo Municipal aprobar los Planes de Desarrollo Local Concertado y en el Artículo 112º dispone que los gobiernos locales promueven la participación vecinal en la formulación, debate y concertación de los planes de desarrollo.</w:t>
      </w:r>
    </w:p>
    <w:p w14:paraId="34BE4115" w14:textId="77777777" w:rsidR="00DB4793" w:rsidRPr="00F90588" w:rsidRDefault="00DB4793" w:rsidP="00CF7DED">
      <w:pPr>
        <w:pStyle w:val="cuerpo"/>
        <w:spacing w:before="0" w:beforeAutospacing="0" w:after="0" w:afterAutospacing="0" w:line="360" w:lineRule="auto"/>
        <w:ind w:firstLine="708"/>
        <w:jc w:val="both"/>
        <w:rPr>
          <w:rFonts w:ascii="Arial" w:hAnsi="Arial" w:cs="Arial"/>
          <w:color w:val="000000"/>
          <w:sz w:val="22"/>
          <w:szCs w:val="22"/>
        </w:rPr>
      </w:pPr>
    </w:p>
    <w:p w14:paraId="01D390A2" w14:textId="77777777" w:rsidR="006244FE" w:rsidRPr="00F90588" w:rsidRDefault="006244FE" w:rsidP="00CF7DED">
      <w:pPr>
        <w:pStyle w:val="cuerpo"/>
        <w:spacing w:before="0" w:beforeAutospacing="0" w:after="0" w:afterAutospacing="0" w:line="360" w:lineRule="auto"/>
        <w:jc w:val="both"/>
        <w:rPr>
          <w:rStyle w:val="no-style-override"/>
          <w:rFonts w:ascii="Arial" w:hAnsi="Arial" w:cs="Arial"/>
          <w:color w:val="000000"/>
          <w:sz w:val="22"/>
          <w:szCs w:val="22"/>
        </w:rPr>
      </w:pPr>
      <w:r w:rsidRPr="00F90588">
        <w:rPr>
          <w:rStyle w:val="no-style-override"/>
          <w:rFonts w:ascii="Arial" w:hAnsi="Arial" w:cs="Arial"/>
          <w:color w:val="000000"/>
          <w:sz w:val="22"/>
          <w:szCs w:val="22"/>
        </w:rPr>
        <w:t xml:space="preserve">Que, con Decreto Legislativo N° 1088, se crea el Sistema Nacional de Planeamiento </w:t>
      </w:r>
      <w:r w:rsidR="00225494" w:rsidRPr="00F90588">
        <w:rPr>
          <w:rStyle w:val="no-style-override"/>
          <w:rFonts w:ascii="Arial" w:hAnsi="Arial" w:cs="Arial"/>
          <w:color w:val="000000"/>
          <w:sz w:val="22"/>
          <w:szCs w:val="22"/>
        </w:rPr>
        <w:t>Estratégico,</w:t>
      </w:r>
      <w:r w:rsidRPr="00F90588">
        <w:rPr>
          <w:rStyle w:val="no-style-override"/>
          <w:rFonts w:ascii="Arial" w:hAnsi="Arial" w:cs="Arial"/>
          <w:color w:val="000000"/>
          <w:sz w:val="22"/>
          <w:szCs w:val="22"/>
        </w:rPr>
        <w:t xml:space="preserve"> así como el Centro Nacional de Planeamiento Estratégico Nacional, CEPLAN, como ente rector del sistema de planeamiento estratégico.</w:t>
      </w:r>
    </w:p>
    <w:p w14:paraId="2C604DB3" w14:textId="77777777" w:rsidR="00DB4793" w:rsidRPr="00F90588" w:rsidRDefault="00DB4793" w:rsidP="00CF7DED">
      <w:pPr>
        <w:pStyle w:val="cuerpo"/>
        <w:spacing w:before="0" w:beforeAutospacing="0" w:after="0" w:afterAutospacing="0" w:line="360" w:lineRule="auto"/>
        <w:jc w:val="both"/>
        <w:rPr>
          <w:rFonts w:ascii="Arial" w:hAnsi="Arial" w:cs="Arial"/>
          <w:color w:val="000000"/>
          <w:sz w:val="22"/>
          <w:szCs w:val="22"/>
        </w:rPr>
      </w:pPr>
    </w:p>
    <w:p w14:paraId="0591A460" w14:textId="77777777" w:rsidR="006244FE" w:rsidRPr="00F90588" w:rsidRDefault="006244FE" w:rsidP="00CF7DED">
      <w:pPr>
        <w:pStyle w:val="cuerpo"/>
        <w:spacing w:before="0" w:beforeAutospacing="0" w:after="0" w:afterAutospacing="0" w:line="360" w:lineRule="auto"/>
        <w:jc w:val="both"/>
        <w:rPr>
          <w:rStyle w:val="no-style-override"/>
          <w:rFonts w:ascii="Arial" w:hAnsi="Arial" w:cs="Arial"/>
          <w:color w:val="000000"/>
          <w:sz w:val="22"/>
          <w:szCs w:val="22"/>
        </w:rPr>
      </w:pPr>
      <w:r w:rsidRPr="00F90588">
        <w:rPr>
          <w:rStyle w:val="no-style-override"/>
          <w:rFonts w:ascii="Arial" w:hAnsi="Arial" w:cs="Arial"/>
          <w:color w:val="000000"/>
          <w:sz w:val="22"/>
          <w:szCs w:val="22"/>
        </w:rPr>
        <w:t>Que, según Decreto Supremo N° 004-2013-PCM se aprobó la Política Nacional de Modernización de la Gestión Pública, refiriéndose como primer pilar de la gestión pública orientada a resultados del planeamiento estratégico.</w:t>
      </w:r>
    </w:p>
    <w:p w14:paraId="3F5BA0E9" w14:textId="77777777" w:rsidR="00DB4793" w:rsidRPr="00F90588" w:rsidRDefault="00113E6C" w:rsidP="00CF7DED">
      <w:pPr>
        <w:pStyle w:val="cuerpo"/>
        <w:tabs>
          <w:tab w:val="left" w:pos="13770"/>
        </w:tabs>
        <w:spacing w:before="0" w:beforeAutospacing="0" w:after="0" w:afterAutospacing="0" w:line="360" w:lineRule="auto"/>
        <w:jc w:val="both"/>
        <w:rPr>
          <w:rStyle w:val="no-style-override"/>
          <w:rFonts w:ascii="Arial" w:hAnsi="Arial" w:cs="Arial"/>
          <w:color w:val="000000"/>
          <w:sz w:val="22"/>
          <w:szCs w:val="22"/>
        </w:rPr>
      </w:pPr>
      <w:r w:rsidRPr="00F90588">
        <w:rPr>
          <w:rStyle w:val="no-style-override"/>
          <w:rFonts w:ascii="Arial" w:hAnsi="Arial" w:cs="Arial"/>
          <w:color w:val="000000"/>
          <w:sz w:val="22"/>
          <w:szCs w:val="22"/>
        </w:rPr>
        <w:tab/>
      </w:r>
    </w:p>
    <w:p w14:paraId="3938E0AA" w14:textId="77777777" w:rsidR="00DB4793" w:rsidRPr="00F90588" w:rsidRDefault="00DB4793" w:rsidP="00CF7DED">
      <w:pPr>
        <w:pStyle w:val="cuerpo"/>
        <w:spacing w:before="0" w:beforeAutospacing="0" w:after="0" w:afterAutospacing="0" w:line="360" w:lineRule="auto"/>
        <w:jc w:val="both"/>
        <w:rPr>
          <w:rStyle w:val="no-style-override"/>
          <w:rFonts w:ascii="Arial" w:hAnsi="Arial" w:cs="Arial"/>
          <w:color w:val="000000"/>
          <w:sz w:val="22"/>
          <w:szCs w:val="22"/>
        </w:rPr>
      </w:pPr>
    </w:p>
    <w:p w14:paraId="560FA150" w14:textId="77777777" w:rsidR="00CB75E4" w:rsidRPr="00F90588" w:rsidRDefault="006244FE" w:rsidP="00CF7DED">
      <w:pPr>
        <w:pStyle w:val="cuerpo"/>
        <w:spacing w:before="0" w:beforeAutospacing="0" w:after="0" w:afterAutospacing="0" w:line="360" w:lineRule="auto"/>
        <w:jc w:val="both"/>
        <w:rPr>
          <w:rStyle w:val="no-style-override"/>
          <w:rFonts w:ascii="Arial" w:hAnsi="Arial" w:cs="Arial"/>
          <w:color w:val="000000"/>
          <w:sz w:val="22"/>
          <w:szCs w:val="22"/>
        </w:rPr>
      </w:pPr>
      <w:r w:rsidRPr="00F90588">
        <w:rPr>
          <w:rStyle w:val="no-style-override"/>
          <w:rFonts w:ascii="Arial" w:hAnsi="Arial" w:cs="Arial"/>
          <w:color w:val="000000"/>
          <w:sz w:val="22"/>
          <w:szCs w:val="22"/>
        </w:rPr>
        <w:t xml:space="preserve">Que, mediante Resolución de Presidencia del Consejo Directivo N° 026-2017 CEPLAN/PCD, aprobó la Directiva N° 001-2017-CEPLAN/PCD, Directiva para la Actualización del Plan Estratégico de Desarrollo Nacional,  Sistema Nacional de Planeamiento Estratégico, la cual </w:t>
      </w:r>
      <w:r w:rsidRPr="00F90588">
        <w:rPr>
          <w:rStyle w:val="no-style-override"/>
          <w:rFonts w:ascii="Arial" w:hAnsi="Arial" w:cs="Arial"/>
          <w:color w:val="000000"/>
          <w:sz w:val="22"/>
          <w:szCs w:val="22"/>
        </w:rPr>
        <w:lastRenderedPageBreak/>
        <w:t>tiene por finalidad que los Planes Estratégicos de las entidades de la Administración Publica estén articulados al Plan Estratégic</w:t>
      </w:r>
      <w:r w:rsidR="003054BC" w:rsidRPr="00F90588">
        <w:rPr>
          <w:rStyle w:val="no-style-override"/>
          <w:rFonts w:ascii="Arial" w:hAnsi="Arial" w:cs="Arial"/>
          <w:color w:val="000000"/>
          <w:sz w:val="22"/>
          <w:szCs w:val="22"/>
        </w:rPr>
        <w:t>o de Desarrollo Nacional –PEDN.</w:t>
      </w:r>
    </w:p>
    <w:p w14:paraId="30AC65D0" w14:textId="77777777" w:rsidR="003054BC" w:rsidRPr="00F90588" w:rsidRDefault="003054BC" w:rsidP="00CF7DED">
      <w:pPr>
        <w:pStyle w:val="cuerpo"/>
        <w:spacing w:before="0" w:beforeAutospacing="0" w:after="0" w:afterAutospacing="0" w:line="360" w:lineRule="auto"/>
        <w:jc w:val="both"/>
        <w:rPr>
          <w:rStyle w:val="no-style-override"/>
          <w:rFonts w:ascii="Arial" w:hAnsi="Arial" w:cs="Arial"/>
          <w:color w:val="000000"/>
          <w:sz w:val="22"/>
          <w:szCs w:val="22"/>
        </w:rPr>
      </w:pPr>
    </w:p>
    <w:p w14:paraId="60CA97AE" w14:textId="77777777" w:rsidR="00CB75E4" w:rsidRPr="00F90588" w:rsidRDefault="00CB75E4" w:rsidP="00CF7DED">
      <w:pPr>
        <w:pStyle w:val="cuerpo"/>
        <w:spacing w:before="0" w:beforeAutospacing="0" w:after="0" w:afterAutospacing="0" w:line="360" w:lineRule="auto"/>
        <w:jc w:val="both"/>
        <w:rPr>
          <w:rStyle w:val="no-style-override"/>
          <w:rFonts w:ascii="Arial" w:hAnsi="Arial" w:cs="Arial"/>
          <w:color w:val="000000"/>
          <w:sz w:val="22"/>
          <w:szCs w:val="22"/>
        </w:rPr>
      </w:pPr>
      <w:r w:rsidRPr="00F90588">
        <w:rPr>
          <w:rStyle w:val="no-style-override"/>
          <w:rFonts w:ascii="Arial" w:hAnsi="Arial" w:cs="Arial"/>
          <w:color w:val="000000"/>
          <w:sz w:val="22"/>
          <w:szCs w:val="22"/>
        </w:rPr>
        <w:t xml:space="preserve">Que, según Informe de Planificación y Presupuesto, es de opinión que resulta procedente aprobar el Proyecto del Plan de Desarrollo Local Concertado 2020 – 2030. </w:t>
      </w:r>
    </w:p>
    <w:p w14:paraId="5729D41D" w14:textId="77777777" w:rsidR="003054BC" w:rsidRPr="00F90588" w:rsidRDefault="003054BC" w:rsidP="00CF7DED">
      <w:pPr>
        <w:pStyle w:val="cuerpo"/>
        <w:spacing w:before="0" w:beforeAutospacing="0" w:after="0" w:afterAutospacing="0" w:line="360" w:lineRule="auto"/>
        <w:jc w:val="both"/>
        <w:rPr>
          <w:rFonts w:ascii="Arial" w:hAnsi="Arial" w:cs="Arial"/>
          <w:color w:val="000000"/>
          <w:sz w:val="22"/>
          <w:szCs w:val="22"/>
        </w:rPr>
      </w:pPr>
    </w:p>
    <w:p w14:paraId="7ABB3792" w14:textId="77777777" w:rsidR="00CB75E4" w:rsidRPr="00F90588" w:rsidRDefault="00CB75E4" w:rsidP="00CF7DED">
      <w:pPr>
        <w:pStyle w:val="cuerpo"/>
        <w:spacing w:before="0" w:beforeAutospacing="0" w:after="0" w:afterAutospacing="0" w:line="360" w:lineRule="auto"/>
        <w:jc w:val="both"/>
        <w:rPr>
          <w:rStyle w:val="no-style-override"/>
          <w:rFonts w:ascii="Arial" w:hAnsi="Arial" w:cs="Arial"/>
          <w:color w:val="000000"/>
          <w:sz w:val="22"/>
          <w:szCs w:val="22"/>
        </w:rPr>
      </w:pPr>
      <w:r w:rsidRPr="00F90588">
        <w:rPr>
          <w:rStyle w:val="no-style-override"/>
          <w:rFonts w:ascii="Arial" w:hAnsi="Arial" w:cs="Arial"/>
          <w:color w:val="000000"/>
          <w:sz w:val="22"/>
          <w:szCs w:val="22"/>
        </w:rPr>
        <w:t>Estando a lo expuesto y en uso de las facultades establecidas en los Artículos 9° y 40° de la Ley Nº 27972 - Ley Orgánica de Municipalidades, sometido al Pleno del Concejo Municipal fue aprobado por UNANIMIDAD; por lo que, se expide la siguiente:</w:t>
      </w:r>
    </w:p>
    <w:p w14:paraId="7B4FD079" w14:textId="77777777" w:rsidR="003054BC" w:rsidRPr="00F90588" w:rsidRDefault="003054BC" w:rsidP="00CF7DED">
      <w:pPr>
        <w:pStyle w:val="cuerpo"/>
        <w:spacing w:before="0" w:beforeAutospacing="0" w:after="0" w:afterAutospacing="0" w:line="360" w:lineRule="auto"/>
        <w:jc w:val="both"/>
        <w:rPr>
          <w:rStyle w:val="no-style-override"/>
          <w:rFonts w:ascii="Arial" w:hAnsi="Arial" w:cs="Arial"/>
          <w:color w:val="000000"/>
          <w:sz w:val="22"/>
          <w:szCs w:val="22"/>
        </w:rPr>
      </w:pPr>
    </w:p>
    <w:p w14:paraId="3FFDBCA6" w14:textId="77777777" w:rsidR="00CB75E4" w:rsidRPr="005D5137" w:rsidRDefault="00CB75E4" w:rsidP="00CF7DED">
      <w:pPr>
        <w:pStyle w:val="cuerpo"/>
        <w:spacing w:before="0" w:beforeAutospacing="0" w:after="0" w:afterAutospacing="0" w:line="360" w:lineRule="auto"/>
        <w:jc w:val="both"/>
        <w:rPr>
          <w:rStyle w:val="no-style-override"/>
          <w:rFonts w:ascii="Arial" w:hAnsi="Arial" w:cs="Arial"/>
          <w:b/>
          <w:color w:val="000000"/>
          <w:sz w:val="20"/>
          <w:szCs w:val="20"/>
        </w:rPr>
      </w:pPr>
      <w:r w:rsidRPr="005D5137">
        <w:rPr>
          <w:rStyle w:val="no-style-override"/>
          <w:rFonts w:ascii="Arial" w:hAnsi="Arial" w:cs="Arial"/>
          <w:b/>
          <w:color w:val="000000"/>
          <w:sz w:val="20"/>
          <w:szCs w:val="20"/>
        </w:rPr>
        <w:t>ORDENANZA MUNICIPAL QUE APRUEBA EL PLAN DE DESARROLLO LOCAL CONCERTADO PDLC 2020 – 2030 DEL DISTRITO DE HUACRAPUQUIO</w:t>
      </w:r>
    </w:p>
    <w:p w14:paraId="043B0E8A" w14:textId="77777777" w:rsidR="003054BC" w:rsidRPr="00F90588" w:rsidRDefault="003054BC" w:rsidP="00CF7DED">
      <w:pPr>
        <w:pStyle w:val="cuerpo"/>
        <w:spacing w:before="0" w:beforeAutospacing="0" w:after="0" w:afterAutospacing="0" w:line="360" w:lineRule="auto"/>
        <w:jc w:val="both"/>
        <w:rPr>
          <w:rFonts w:ascii="Arial" w:hAnsi="Arial" w:cs="Arial"/>
          <w:color w:val="000000"/>
          <w:sz w:val="22"/>
          <w:szCs w:val="22"/>
        </w:rPr>
      </w:pPr>
    </w:p>
    <w:p w14:paraId="68A97CA0" w14:textId="77777777" w:rsidR="00CB75E4" w:rsidRPr="00F90588" w:rsidRDefault="00CB75E4" w:rsidP="00CF7DED">
      <w:pPr>
        <w:pStyle w:val="cuerpo"/>
        <w:spacing w:before="0" w:beforeAutospacing="0" w:after="0" w:afterAutospacing="0" w:line="360" w:lineRule="auto"/>
        <w:jc w:val="both"/>
        <w:rPr>
          <w:rStyle w:val="no-style-override"/>
          <w:rFonts w:ascii="Arial" w:hAnsi="Arial" w:cs="Arial"/>
          <w:color w:val="000000"/>
          <w:sz w:val="22"/>
          <w:szCs w:val="22"/>
        </w:rPr>
      </w:pPr>
      <w:r w:rsidRPr="005D5137">
        <w:rPr>
          <w:rStyle w:val="no-style-override-1"/>
          <w:rFonts w:ascii="Arial" w:hAnsi="Arial" w:cs="Arial"/>
          <w:b/>
          <w:bCs/>
          <w:color w:val="000000"/>
          <w:sz w:val="22"/>
          <w:szCs w:val="22"/>
        </w:rPr>
        <w:t xml:space="preserve">Artículo </w:t>
      </w:r>
      <w:r w:rsidR="005D5137" w:rsidRPr="005D5137">
        <w:rPr>
          <w:rStyle w:val="no-style-override-1"/>
          <w:rFonts w:ascii="Arial" w:hAnsi="Arial" w:cs="Arial"/>
          <w:b/>
          <w:bCs/>
          <w:color w:val="000000"/>
          <w:sz w:val="22"/>
          <w:szCs w:val="22"/>
        </w:rPr>
        <w:t>Primero</w:t>
      </w:r>
      <w:r w:rsidR="005D5137" w:rsidRPr="00F90588">
        <w:rPr>
          <w:rStyle w:val="no-style-override-1"/>
          <w:rFonts w:ascii="Arial" w:hAnsi="Arial" w:cs="Arial"/>
          <w:bCs/>
          <w:color w:val="000000"/>
          <w:sz w:val="22"/>
          <w:szCs w:val="22"/>
        </w:rPr>
        <w:t>. -</w:t>
      </w:r>
      <w:r w:rsidRPr="00F90588">
        <w:rPr>
          <w:rStyle w:val="no-style-override"/>
          <w:rFonts w:ascii="Arial" w:hAnsi="Arial" w:cs="Arial"/>
          <w:color w:val="000000"/>
          <w:sz w:val="22"/>
          <w:szCs w:val="22"/>
        </w:rPr>
        <w:t> </w:t>
      </w:r>
      <w:r w:rsidRPr="005D5137">
        <w:rPr>
          <w:rStyle w:val="no-style-override"/>
          <w:rFonts w:ascii="Arial" w:hAnsi="Arial" w:cs="Arial"/>
          <w:b/>
          <w:color w:val="000000"/>
          <w:sz w:val="20"/>
          <w:szCs w:val="20"/>
        </w:rPr>
        <w:t xml:space="preserve">APROBAR </w:t>
      </w:r>
      <w:r w:rsidRPr="00CF7DED">
        <w:rPr>
          <w:rStyle w:val="no-style-override"/>
          <w:rFonts w:ascii="Arial" w:hAnsi="Arial" w:cs="Arial"/>
          <w:color w:val="000000"/>
          <w:sz w:val="20"/>
          <w:szCs w:val="20"/>
        </w:rPr>
        <w:t>EL PLAN DE DESARROLLO LOCAL CONCERTADO PDLC 2020 – 2030 DEL DISTRITO DE HUACRAPUQUIO</w:t>
      </w:r>
      <w:r w:rsidRPr="00F90588">
        <w:rPr>
          <w:rStyle w:val="no-style-override"/>
          <w:rFonts w:ascii="Arial" w:hAnsi="Arial" w:cs="Arial"/>
          <w:color w:val="000000"/>
          <w:sz w:val="22"/>
          <w:szCs w:val="22"/>
        </w:rPr>
        <w:t xml:space="preserve">, que forma parte de la presente Ordenanza. </w:t>
      </w:r>
    </w:p>
    <w:p w14:paraId="491F04AE" w14:textId="77777777" w:rsidR="003054BC" w:rsidRPr="00F90588" w:rsidRDefault="003054BC" w:rsidP="00CF7DED">
      <w:pPr>
        <w:pStyle w:val="cuerpo"/>
        <w:spacing w:before="0" w:beforeAutospacing="0" w:after="0" w:afterAutospacing="0" w:line="360" w:lineRule="auto"/>
        <w:jc w:val="both"/>
        <w:rPr>
          <w:rFonts w:ascii="Arial" w:hAnsi="Arial" w:cs="Arial"/>
          <w:color w:val="000000"/>
          <w:sz w:val="22"/>
          <w:szCs w:val="22"/>
        </w:rPr>
      </w:pPr>
    </w:p>
    <w:p w14:paraId="46035908" w14:textId="77777777" w:rsidR="00CB75E4" w:rsidRPr="00F90588" w:rsidRDefault="00CB75E4" w:rsidP="00CF7DED">
      <w:pPr>
        <w:pStyle w:val="cuerpo"/>
        <w:spacing w:before="0" w:beforeAutospacing="0" w:after="0" w:afterAutospacing="0" w:line="360" w:lineRule="auto"/>
        <w:jc w:val="both"/>
        <w:rPr>
          <w:rStyle w:val="no-style-override"/>
          <w:rFonts w:ascii="Arial" w:hAnsi="Arial" w:cs="Arial"/>
          <w:color w:val="000000"/>
          <w:sz w:val="22"/>
          <w:szCs w:val="22"/>
        </w:rPr>
      </w:pPr>
      <w:r w:rsidRPr="00CF7DED">
        <w:rPr>
          <w:rStyle w:val="no-style-override-1"/>
          <w:rFonts w:ascii="Arial" w:hAnsi="Arial" w:cs="Arial"/>
          <w:b/>
          <w:bCs/>
          <w:color w:val="000000"/>
          <w:sz w:val="22"/>
          <w:szCs w:val="22"/>
        </w:rPr>
        <w:t xml:space="preserve">Artículo </w:t>
      </w:r>
      <w:r w:rsidR="005D5137" w:rsidRPr="00CF7DED">
        <w:rPr>
          <w:rStyle w:val="no-style-override-1"/>
          <w:rFonts w:ascii="Arial" w:hAnsi="Arial" w:cs="Arial"/>
          <w:b/>
          <w:bCs/>
          <w:color w:val="000000"/>
          <w:sz w:val="22"/>
          <w:szCs w:val="22"/>
        </w:rPr>
        <w:t>Segundo. -</w:t>
      </w:r>
      <w:r w:rsidRPr="00CF7DED">
        <w:rPr>
          <w:rStyle w:val="no-style-override-1"/>
          <w:rFonts w:ascii="Arial" w:hAnsi="Arial" w:cs="Arial"/>
          <w:b/>
          <w:bCs/>
          <w:color w:val="000000"/>
          <w:sz w:val="22"/>
          <w:szCs w:val="22"/>
        </w:rPr>
        <w:t> </w:t>
      </w:r>
      <w:r w:rsidRPr="00CF7DED">
        <w:rPr>
          <w:rStyle w:val="no-style-override"/>
          <w:rFonts w:ascii="Arial" w:hAnsi="Arial" w:cs="Arial"/>
          <w:b/>
          <w:color w:val="000000"/>
          <w:sz w:val="22"/>
          <w:szCs w:val="22"/>
        </w:rPr>
        <w:t>ENCARGAR</w:t>
      </w:r>
      <w:r w:rsidR="00A3600F" w:rsidRPr="00F90588">
        <w:rPr>
          <w:rStyle w:val="no-style-override"/>
          <w:rFonts w:ascii="Arial" w:hAnsi="Arial" w:cs="Arial"/>
          <w:color w:val="000000"/>
          <w:sz w:val="22"/>
          <w:szCs w:val="22"/>
        </w:rPr>
        <w:t xml:space="preserve"> a la Unidad</w:t>
      </w:r>
      <w:r w:rsidRPr="00F90588">
        <w:rPr>
          <w:rStyle w:val="no-style-override"/>
          <w:rFonts w:ascii="Arial" w:hAnsi="Arial" w:cs="Arial"/>
          <w:color w:val="000000"/>
          <w:sz w:val="22"/>
          <w:szCs w:val="22"/>
        </w:rPr>
        <w:t xml:space="preserve"> de Planeamiento y Presupuesto</w:t>
      </w:r>
      <w:r w:rsidR="00A3600F" w:rsidRPr="00F90588">
        <w:rPr>
          <w:rStyle w:val="no-style-override"/>
          <w:rFonts w:ascii="Arial" w:hAnsi="Arial" w:cs="Arial"/>
          <w:color w:val="000000"/>
          <w:sz w:val="22"/>
          <w:szCs w:val="22"/>
        </w:rPr>
        <w:t>,</w:t>
      </w:r>
      <w:r w:rsidRPr="00F90588">
        <w:rPr>
          <w:rStyle w:val="no-style-override"/>
          <w:rFonts w:ascii="Arial" w:hAnsi="Arial" w:cs="Arial"/>
          <w:color w:val="000000"/>
          <w:sz w:val="22"/>
          <w:szCs w:val="22"/>
        </w:rPr>
        <w:t xml:space="preserve"> la difusión del Plan de Desarrollo Local Concertado 2020 – 20</w:t>
      </w:r>
      <w:r w:rsidR="00A3600F" w:rsidRPr="00F90588">
        <w:rPr>
          <w:rStyle w:val="no-style-override"/>
          <w:rFonts w:ascii="Arial" w:hAnsi="Arial" w:cs="Arial"/>
          <w:color w:val="000000"/>
          <w:sz w:val="22"/>
          <w:szCs w:val="22"/>
        </w:rPr>
        <w:t>30</w:t>
      </w:r>
      <w:r w:rsidRPr="00F90588">
        <w:rPr>
          <w:rStyle w:val="no-style-override"/>
          <w:rFonts w:ascii="Arial" w:hAnsi="Arial" w:cs="Arial"/>
          <w:color w:val="000000"/>
          <w:sz w:val="22"/>
          <w:szCs w:val="22"/>
        </w:rPr>
        <w:t xml:space="preserve"> del distrito de Huacrapuquio.</w:t>
      </w:r>
    </w:p>
    <w:p w14:paraId="097B6F3C" w14:textId="77777777" w:rsidR="003054BC" w:rsidRPr="00F90588" w:rsidRDefault="003054BC" w:rsidP="00CF7DED">
      <w:pPr>
        <w:pStyle w:val="cuerpo"/>
        <w:spacing w:before="0" w:beforeAutospacing="0" w:after="0" w:afterAutospacing="0" w:line="360" w:lineRule="auto"/>
        <w:jc w:val="both"/>
        <w:rPr>
          <w:rFonts w:ascii="Arial" w:hAnsi="Arial" w:cs="Arial"/>
          <w:color w:val="000000"/>
          <w:sz w:val="22"/>
          <w:szCs w:val="22"/>
        </w:rPr>
      </w:pPr>
    </w:p>
    <w:p w14:paraId="5F6716C7" w14:textId="77777777" w:rsidR="00CB75E4" w:rsidRPr="00F90588" w:rsidRDefault="00CB75E4" w:rsidP="00CF7DED">
      <w:pPr>
        <w:pStyle w:val="cuerpo"/>
        <w:spacing w:before="0" w:beforeAutospacing="0" w:after="0" w:afterAutospacing="0" w:line="360" w:lineRule="auto"/>
        <w:jc w:val="both"/>
        <w:rPr>
          <w:rStyle w:val="no-style-override"/>
          <w:rFonts w:ascii="Arial" w:hAnsi="Arial" w:cs="Arial"/>
          <w:color w:val="000000"/>
          <w:sz w:val="22"/>
          <w:szCs w:val="22"/>
        </w:rPr>
      </w:pPr>
      <w:r w:rsidRPr="00CF7DED">
        <w:rPr>
          <w:rStyle w:val="no-style-override-1"/>
          <w:rFonts w:ascii="Arial" w:hAnsi="Arial" w:cs="Arial"/>
          <w:b/>
          <w:bCs/>
          <w:color w:val="000000"/>
          <w:sz w:val="22"/>
          <w:szCs w:val="22"/>
        </w:rPr>
        <w:t xml:space="preserve">Artículo </w:t>
      </w:r>
      <w:r w:rsidR="00CF7DED" w:rsidRPr="00CF7DED">
        <w:rPr>
          <w:rStyle w:val="no-style-override-1"/>
          <w:rFonts w:ascii="Arial" w:hAnsi="Arial" w:cs="Arial"/>
          <w:b/>
          <w:bCs/>
          <w:color w:val="000000"/>
          <w:sz w:val="22"/>
          <w:szCs w:val="22"/>
        </w:rPr>
        <w:t>Tercero. -</w:t>
      </w:r>
      <w:r w:rsidRPr="00CF7DED">
        <w:rPr>
          <w:rStyle w:val="no-style-override-1"/>
          <w:rFonts w:ascii="Arial" w:hAnsi="Arial" w:cs="Arial"/>
          <w:b/>
          <w:bCs/>
          <w:color w:val="000000"/>
          <w:sz w:val="22"/>
          <w:szCs w:val="22"/>
        </w:rPr>
        <w:t> </w:t>
      </w:r>
      <w:r w:rsidRPr="00CF7DED">
        <w:rPr>
          <w:rStyle w:val="no-style-override"/>
          <w:rFonts w:ascii="Arial" w:hAnsi="Arial" w:cs="Arial"/>
          <w:b/>
          <w:color w:val="000000"/>
          <w:sz w:val="22"/>
          <w:szCs w:val="22"/>
        </w:rPr>
        <w:t>ENCARGAR</w:t>
      </w:r>
      <w:r w:rsidRPr="00F90588">
        <w:rPr>
          <w:rStyle w:val="no-style-override"/>
          <w:rFonts w:ascii="Arial" w:hAnsi="Arial" w:cs="Arial"/>
          <w:color w:val="000000"/>
          <w:sz w:val="22"/>
          <w:szCs w:val="22"/>
        </w:rPr>
        <w:t xml:space="preserve"> a la Secretaria General, la difusión y publicación de la presente ordenanza, en los medios convenientes.</w:t>
      </w:r>
    </w:p>
    <w:p w14:paraId="10E1C329" w14:textId="77777777" w:rsidR="003054BC" w:rsidRPr="00F90588" w:rsidRDefault="003054BC" w:rsidP="00CF7DED">
      <w:pPr>
        <w:pStyle w:val="cuerpo"/>
        <w:spacing w:before="0" w:beforeAutospacing="0" w:after="0" w:afterAutospacing="0" w:line="360" w:lineRule="auto"/>
        <w:jc w:val="both"/>
        <w:rPr>
          <w:rStyle w:val="no-style-override"/>
          <w:rFonts w:ascii="Arial" w:hAnsi="Arial" w:cs="Arial"/>
          <w:color w:val="000000"/>
        </w:rPr>
      </w:pPr>
    </w:p>
    <w:p w14:paraId="4008C0D4" w14:textId="77777777" w:rsidR="00CB75E4" w:rsidRPr="00F90588" w:rsidRDefault="00CB75E4" w:rsidP="00CF7DED">
      <w:pPr>
        <w:pStyle w:val="cuerpo"/>
        <w:spacing w:before="0" w:beforeAutospacing="0" w:after="0" w:afterAutospacing="0" w:line="360" w:lineRule="auto"/>
        <w:jc w:val="center"/>
        <w:rPr>
          <w:rFonts w:ascii="Arial" w:hAnsi="Arial" w:cs="Arial"/>
          <w:color w:val="000000"/>
        </w:rPr>
      </w:pPr>
      <w:r w:rsidRPr="00F90588">
        <w:rPr>
          <w:rStyle w:val="no-style-override"/>
          <w:rFonts w:ascii="Arial" w:hAnsi="Arial" w:cs="Arial"/>
          <w:color w:val="000000"/>
        </w:rPr>
        <w:t>Regístrese, comuníquese, publíquese y cúmplase.</w:t>
      </w:r>
    </w:p>
    <w:p w14:paraId="2ADA630D" w14:textId="77777777" w:rsidR="00AA1FE9" w:rsidRPr="00F90588" w:rsidRDefault="00AA1FE9" w:rsidP="00DB4793">
      <w:pPr>
        <w:spacing w:line="240" w:lineRule="auto"/>
        <w:rPr>
          <w:rFonts w:ascii="Arial" w:hAnsi="Arial" w:cs="Arial"/>
          <w:sz w:val="24"/>
          <w:szCs w:val="24"/>
        </w:rPr>
      </w:pPr>
    </w:p>
    <w:p w14:paraId="1716C1FE" w14:textId="77777777" w:rsidR="00AA1FE9" w:rsidRPr="00C03949" w:rsidRDefault="00AA1FE9" w:rsidP="00DB4793">
      <w:pPr>
        <w:spacing w:line="240" w:lineRule="auto"/>
        <w:rPr>
          <w:rFonts w:ascii="Arial" w:hAnsi="Arial" w:cs="Arial"/>
          <w:b/>
          <w:sz w:val="24"/>
          <w:szCs w:val="24"/>
        </w:rPr>
      </w:pPr>
    </w:p>
    <w:p w14:paraId="5F1CDFB3" w14:textId="77777777" w:rsidR="00CB75E4" w:rsidRDefault="00CB75E4">
      <w:pPr>
        <w:rPr>
          <w:rFonts w:ascii="Arial" w:hAnsi="Arial" w:cs="Arial"/>
          <w:b/>
          <w:sz w:val="24"/>
          <w:szCs w:val="24"/>
        </w:rPr>
      </w:pPr>
    </w:p>
    <w:p w14:paraId="71BEB93B" w14:textId="77777777" w:rsidR="00CF7DED" w:rsidRDefault="00CF7DED">
      <w:pPr>
        <w:rPr>
          <w:rFonts w:ascii="Arial" w:hAnsi="Arial" w:cs="Arial"/>
          <w:b/>
          <w:sz w:val="24"/>
          <w:szCs w:val="24"/>
        </w:rPr>
      </w:pPr>
    </w:p>
    <w:p w14:paraId="3CD4F928" w14:textId="77777777" w:rsidR="00CF7DED" w:rsidRDefault="00CF7DED">
      <w:pPr>
        <w:rPr>
          <w:rFonts w:ascii="Arial" w:hAnsi="Arial" w:cs="Arial"/>
          <w:b/>
          <w:sz w:val="24"/>
          <w:szCs w:val="24"/>
        </w:rPr>
      </w:pPr>
    </w:p>
    <w:p w14:paraId="51673C96" w14:textId="77777777" w:rsidR="00CF7DED" w:rsidRDefault="00CF7DED">
      <w:pPr>
        <w:rPr>
          <w:rFonts w:ascii="Arial" w:hAnsi="Arial" w:cs="Arial"/>
          <w:b/>
          <w:sz w:val="24"/>
          <w:szCs w:val="24"/>
        </w:rPr>
      </w:pPr>
    </w:p>
    <w:p w14:paraId="008C2428" w14:textId="77777777" w:rsidR="00CF7DED" w:rsidRDefault="00CF7DED">
      <w:pPr>
        <w:rPr>
          <w:rFonts w:ascii="Arial" w:hAnsi="Arial" w:cs="Arial"/>
          <w:b/>
          <w:sz w:val="24"/>
          <w:szCs w:val="24"/>
        </w:rPr>
      </w:pPr>
    </w:p>
    <w:p w14:paraId="1B53C7F5" w14:textId="77777777" w:rsidR="00CF7DED" w:rsidRDefault="00CF7DED">
      <w:pPr>
        <w:rPr>
          <w:rFonts w:ascii="Arial" w:hAnsi="Arial" w:cs="Arial"/>
          <w:b/>
          <w:sz w:val="24"/>
          <w:szCs w:val="24"/>
        </w:rPr>
      </w:pPr>
    </w:p>
    <w:p w14:paraId="782AC909" w14:textId="77777777" w:rsidR="00CF7DED" w:rsidRDefault="00CF7DED">
      <w:pPr>
        <w:rPr>
          <w:rFonts w:ascii="Arial" w:hAnsi="Arial" w:cs="Arial"/>
          <w:b/>
          <w:sz w:val="24"/>
          <w:szCs w:val="24"/>
        </w:rPr>
      </w:pPr>
    </w:p>
    <w:p w14:paraId="1C6F4B1B" w14:textId="77777777" w:rsidR="00CF7DED" w:rsidRDefault="00CF7DED">
      <w:pPr>
        <w:rPr>
          <w:rFonts w:ascii="Arial" w:hAnsi="Arial" w:cs="Arial"/>
          <w:b/>
          <w:sz w:val="24"/>
          <w:szCs w:val="24"/>
        </w:rPr>
      </w:pPr>
    </w:p>
    <w:p w14:paraId="74A10B2B" w14:textId="77777777" w:rsidR="00CF7DED" w:rsidRDefault="00CF7DED">
      <w:pPr>
        <w:rPr>
          <w:rFonts w:ascii="Arial" w:hAnsi="Arial" w:cs="Arial"/>
          <w:b/>
          <w:sz w:val="24"/>
          <w:szCs w:val="24"/>
        </w:rPr>
      </w:pPr>
    </w:p>
    <w:p w14:paraId="613671F2" w14:textId="77777777" w:rsidR="00CF7DED" w:rsidRPr="00C03949" w:rsidRDefault="00CF7DED">
      <w:pPr>
        <w:rPr>
          <w:rFonts w:ascii="Arial" w:hAnsi="Arial" w:cs="Arial"/>
          <w:b/>
          <w:sz w:val="24"/>
          <w:szCs w:val="24"/>
        </w:rPr>
      </w:pPr>
    </w:p>
    <w:p w14:paraId="00BE3E8A" w14:textId="77777777" w:rsidR="00CB75E4" w:rsidRPr="00C03949" w:rsidRDefault="00CB75E4">
      <w:pPr>
        <w:rPr>
          <w:rFonts w:ascii="Arial" w:hAnsi="Arial" w:cs="Arial"/>
          <w:b/>
          <w:sz w:val="24"/>
          <w:szCs w:val="24"/>
        </w:rPr>
      </w:pPr>
    </w:p>
    <w:p w14:paraId="1D71DDA5" w14:textId="77777777" w:rsidR="00CB75E4" w:rsidRDefault="00CB75E4" w:rsidP="00CB75E4">
      <w:pPr>
        <w:pStyle w:val="NoSpacing"/>
        <w:rPr>
          <w:rFonts w:ascii="Arial" w:hAnsi="Arial" w:cs="Arial"/>
          <w:b/>
          <w:sz w:val="20"/>
          <w:szCs w:val="20"/>
        </w:rPr>
      </w:pPr>
      <w:r w:rsidRPr="00C37A96">
        <w:rPr>
          <w:rFonts w:ascii="Arial" w:hAnsi="Arial" w:cs="Arial"/>
          <w:b/>
          <w:noProof/>
          <w:lang w:val="en-US"/>
        </w:rPr>
        <w:lastRenderedPageBreak/>
        <w:drawing>
          <wp:inline distT="0" distB="0" distL="0" distR="0" wp14:anchorId="102F94CB" wp14:editId="0C6BF908">
            <wp:extent cx="781050" cy="581025"/>
            <wp:effectExtent l="0" t="0" r="0" b="9525"/>
            <wp:docPr id="6" name="Imagen 6"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3450CE8C" w14:textId="77777777" w:rsidR="00CB75E4" w:rsidRPr="00561F7F" w:rsidRDefault="00CB75E4" w:rsidP="00CB75E4">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sidR="00561F7F" w:rsidRPr="00561F7F">
        <w:rPr>
          <w:rFonts w:ascii="Arial" w:hAnsi="Arial" w:cs="Arial"/>
          <w:b/>
          <w:color w:val="ED7D31" w:themeColor="accent2"/>
          <w:sz w:val="20"/>
          <w:szCs w:val="20"/>
        </w:rPr>
        <w:t>-------------------------</w:t>
      </w:r>
    </w:p>
    <w:p w14:paraId="1B109A67" w14:textId="77777777" w:rsidR="00CB75E4" w:rsidRPr="00AB7547" w:rsidRDefault="00CB75E4" w:rsidP="00CB75E4">
      <w:pPr>
        <w:pStyle w:val="NoSpacing"/>
        <w:jc w:val="center"/>
        <w:rPr>
          <w:rFonts w:ascii="Arial" w:hAnsi="Arial" w:cs="Arial"/>
          <w:b/>
        </w:rPr>
      </w:pPr>
      <w:r w:rsidRPr="00AB7547">
        <w:rPr>
          <w:rFonts w:ascii="Arial" w:hAnsi="Arial" w:cs="Arial"/>
          <w:b/>
        </w:rPr>
        <w:t>MIEMBROS DEL CONCEJO MUNICIPAL DE HUACRAPUQUIO</w:t>
      </w:r>
    </w:p>
    <w:p w14:paraId="670032D3" w14:textId="77777777" w:rsidR="00CB75E4" w:rsidRPr="00AB7547" w:rsidRDefault="00CB75E4" w:rsidP="00CB75E4">
      <w:pPr>
        <w:pStyle w:val="NoSpacing"/>
        <w:jc w:val="center"/>
        <w:rPr>
          <w:rFonts w:ascii="Arial" w:hAnsi="Arial" w:cs="Arial"/>
          <w:b/>
        </w:rPr>
      </w:pPr>
    </w:p>
    <w:p w14:paraId="0DAAC333" w14:textId="77777777" w:rsidR="00CB75E4" w:rsidRPr="00883DC9" w:rsidRDefault="00CB75E4" w:rsidP="00CB75E4">
      <w:pPr>
        <w:pStyle w:val="NoSpacing"/>
        <w:jc w:val="center"/>
        <w:rPr>
          <w:rFonts w:ascii="Arial" w:hAnsi="Arial" w:cs="Arial"/>
        </w:rPr>
      </w:pPr>
      <w:r w:rsidRPr="00883DC9">
        <w:rPr>
          <w:rFonts w:ascii="Arial" w:hAnsi="Arial" w:cs="Arial"/>
        </w:rPr>
        <w:t>Ing. Sergio Inga Limaymanta</w:t>
      </w:r>
    </w:p>
    <w:p w14:paraId="6B0F44F4" w14:textId="77777777" w:rsidR="00CB75E4" w:rsidRPr="00AB7547" w:rsidRDefault="00CB75E4" w:rsidP="00CB75E4">
      <w:pPr>
        <w:pStyle w:val="NoSpacing"/>
        <w:jc w:val="center"/>
        <w:rPr>
          <w:rFonts w:ascii="Arial" w:hAnsi="Arial" w:cs="Arial"/>
          <w:b/>
        </w:rPr>
      </w:pPr>
      <w:r w:rsidRPr="00AB7547">
        <w:rPr>
          <w:rFonts w:ascii="Arial" w:hAnsi="Arial" w:cs="Arial"/>
          <w:b/>
        </w:rPr>
        <w:t>Alcalde</w:t>
      </w:r>
    </w:p>
    <w:p w14:paraId="43D54525" w14:textId="77777777" w:rsidR="00CB75E4" w:rsidRPr="00AB7547" w:rsidRDefault="00CB75E4" w:rsidP="00CB75E4">
      <w:pPr>
        <w:pStyle w:val="NoSpacing"/>
        <w:jc w:val="center"/>
        <w:rPr>
          <w:rFonts w:ascii="Arial" w:hAnsi="Arial" w:cs="Arial"/>
          <w:b/>
        </w:rPr>
      </w:pPr>
    </w:p>
    <w:p w14:paraId="67CA63B2" w14:textId="77777777" w:rsidR="00CB75E4" w:rsidRPr="00AB7547" w:rsidRDefault="00CB75E4" w:rsidP="00CB75E4">
      <w:pPr>
        <w:pStyle w:val="NoSpacing"/>
        <w:jc w:val="both"/>
        <w:rPr>
          <w:rFonts w:ascii="Arial" w:hAnsi="Arial" w:cs="Arial"/>
          <w:b/>
        </w:rPr>
      </w:pPr>
      <w:r w:rsidRPr="00AB7547">
        <w:rPr>
          <w:rFonts w:ascii="Arial" w:hAnsi="Arial" w:cs="Arial"/>
          <w:b/>
        </w:rPr>
        <w:t>REGIDORES:</w:t>
      </w:r>
    </w:p>
    <w:p w14:paraId="5A5F99E6" w14:textId="77777777" w:rsidR="00CB75E4" w:rsidRPr="00AB7547" w:rsidRDefault="00CB75E4" w:rsidP="00D8613E">
      <w:pPr>
        <w:pStyle w:val="NoSpacing"/>
        <w:numPr>
          <w:ilvl w:val="0"/>
          <w:numId w:val="9"/>
        </w:numPr>
        <w:jc w:val="both"/>
        <w:rPr>
          <w:rFonts w:ascii="Arial" w:hAnsi="Arial" w:cs="Arial"/>
        </w:rPr>
      </w:pPr>
      <w:r w:rsidRPr="00AB7547">
        <w:rPr>
          <w:rFonts w:ascii="Arial" w:hAnsi="Arial" w:cs="Arial"/>
        </w:rPr>
        <w:t xml:space="preserve">Sr. Rolando Huamán Gómez </w:t>
      </w:r>
    </w:p>
    <w:p w14:paraId="209FFE86" w14:textId="77777777" w:rsidR="00CB75E4" w:rsidRPr="00AB7547" w:rsidRDefault="00CB75E4" w:rsidP="00D8613E">
      <w:pPr>
        <w:pStyle w:val="NoSpacing"/>
        <w:numPr>
          <w:ilvl w:val="0"/>
          <w:numId w:val="9"/>
        </w:numPr>
        <w:jc w:val="both"/>
        <w:rPr>
          <w:rFonts w:ascii="Arial" w:hAnsi="Arial" w:cs="Arial"/>
        </w:rPr>
      </w:pPr>
      <w:r w:rsidRPr="00AB7547">
        <w:rPr>
          <w:rFonts w:ascii="Arial" w:hAnsi="Arial" w:cs="Arial"/>
        </w:rPr>
        <w:t>Sr. Enrique Sedano Mendoza</w:t>
      </w:r>
    </w:p>
    <w:p w14:paraId="34F418B9" w14:textId="77777777" w:rsidR="00CB75E4" w:rsidRPr="00AB7547" w:rsidRDefault="00CB75E4" w:rsidP="00D8613E">
      <w:pPr>
        <w:pStyle w:val="NoSpacing"/>
        <w:numPr>
          <w:ilvl w:val="0"/>
          <w:numId w:val="9"/>
        </w:numPr>
        <w:jc w:val="both"/>
        <w:rPr>
          <w:rFonts w:ascii="Arial" w:hAnsi="Arial" w:cs="Arial"/>
        </w:rPr>
      </w:pPr>
      <w:r w:rsidRPr="00AB7547">
        <w:rPr>
          <w:rFonts w:ascii="Arial" w:hAnsi="Arial" w:cs="Arial"/>
        </w:rPr>
        <w:t>Srita. Rossizela Chávez Vera</w:t>
      </w:r>
    </w:p>
    <w:p w14:paraId="136533F9" w14:textId="77777777" w:rsidR="00CB75E4" w:rsidRPr="00AB7547" w:rsidRDefault="00CB75E4" w:rsidP="00D8613E">
      <w:pPr>
        <w:pStyle w:val="NoSpacing"/>
        <w:numPr>
          <w:ilvl w:val="0"/>
          <w:numId w:val="9"/>
        </w:numPr>
        <w:jc w:val="both"/>
        <w:rPr>
          <w:rFonts w:ascii="Arial" w:hAnsi="Arial" w:cs="Arial"/>
        </w:rPr>
      </w:pPr>
      <w:r w:rsidRPr="00AB7547">
        <w:rPr>
          <w:rFonts w:ascii="Arial" w:hAnsi="Arial" w:cs="Arial"/>
        </w:rPr>
        <w:t>Sr. Eloy Marino Hinostroza Becerra</w:t>
      </w:r>
    </w:p>
    <w:p w14:paraId="2C8784DD" w14:textId="77777777" w:rsidR="00CB75E4" w:rsidRPr="00AB7547" w:rsidRDefault="00CB75E4" w:rsidP="00D8613E">
      <w:pPr>
        <w:pStyle w:val="NoSpacing"/>
        <w:numPr>
          <w:ilvl w:val="0"/>
          <w:numId w:val="9"/>
        </w:numPr>
        <w:jc w:val="both"/>
        <w:rPr>
          <w:rFonts w:ascii="Arial" w:hAnsi="Arial" w:cs="Arial"/>
        </w:rPr>
      </w:pPr>
      <w:r w:rsidRPr="00AB7547">
        <w:rPr>
          <w:rFonts w:ascii="Arial" w:hAnsi="Arial" w:cs="Arial"/>
        </w:rPr>
        <w:t>Sr. Hido Mendoza Yupanqui.</w:t>
      </w:r>
    </w:p>
    <w:p w14:paraId="6600EEF8" w14:textId="77777777" w:rsidR="00CB75E4" w:rsidRPr="00AB7547" w:rsidRDefault="00CB75E4" w:rsidP="00CB75E4">
      <w:pPr>
        <w:pStyle w:val="NoSpacing"/>
        <w:jc w:val="center"/>
        <w:rPr>
          <w:rFonts w:ascii="Arial" w:hAnsi="Arial" w:cs="Arial"/>
        </w:rPr>
      </w:pPr>
    </w:p>
    <w:p w14:paraId="4CDC9462" w14:textId="77777777" w:rsidR="00CB75E4" w:rsidRPr="00AB7547" w:rsidRDefault="00CB75E4" w:rsidP="00CB75E4">
      <w:pPr>
        <w:pStyle w:val="NoSpacing"/>
        <w:jc w:val="center"/>
        <w:rPr>
          <w:rFonts w:ascii="Arial" w:hAnsi="Arial" w:cs="Arial"/>
          <w:b/>
        </w:rPr>
      </w:pPr>
      <w:r w:rsidRPr="00AB7547">
        <w:rPr>
          <w:rFonts w:ascii="Arial" w:hAnsi="Arial" w:cs="Arial"/>
          <w:b/>
        </w:rPr>
        <w:t>PERSONAL DE LA MUNICIPALIDAD DE HUACRAPUQUIO</w:t>
      </w:r>
    </w:p>
    <w:p w14:paraId="453549D8" w14:textId="7C272C78" w:rsidR="00CB75E4" w:rsidRDefault="00CB75E4" w:rsidP="00CB75E4">
      <w:pPr>
        <w:pStyle w:val="NoSpacing"/>
        <w:jc w:val="center"/>
        <w:rPr>
          <w:rFonts w:ascii="Arial" w:hAnsi="Arial" w:cs="Arial"/>
          <w:b/>
        </w:rPr>
      </w:pPr>
    </w:p>
    <w:p w14:paraId="4C0AB4CE" w14:textId="77777777" w:rsidR="00DF6E43" w:rsidRPr="00DF6E43" w:rsidRDefault="00DF6E43" w:rsidP="00CB75E4">
      <w:pPr>
        <w:pStyle w:val="NoSpacing"/>
        <w:jc w:val="center"/>
        <w:rPr>
          <w:rFonts w:ascii="Arial" w:hAnsi="Arial" w:cs="Arial"/>
          <w:bCs/>
          <w:color w:val="FF0000"/>
        </w:rPr>
      </w:pPr>
    </w:p>
    <w:p w14:paraId="285EBFEF" w14:textId="410A7493" w:rsidR="00CB75E4" w:rsidRPr="00D07355" w:rsidRDefault="00D07355" w:rsidP="00CB75E4">
      <w:pPr>
        <w:pStyle w:val="NoSpacing"/>
        <w:jc w:val="center"/>
        <w:rPr>
          <w:rFonts w:ascii="Arial" w:hAnsi="Arial" w:cs="Arial"/>
        </w:rPr>
      </w:pPr>
      <w:r w:rsidRPr="00D07355">
        <w:rPr>
          <w:rFonts w:ascii="Arial" w:hAnsi="Arial" w:cs="Arial"/>
        </w:rPr>
        <w:t>Econ</w:t>
      </w:r>
      <w:r w:rsidR="00CB75E4" w:rsidRPr="00D07355">
        <w:rPr>
          <w:rFonts w:ascii="Arial" w:hAnsi="Arial" w:cs="Arial"/>
        </w:rPr>
        <w:t xml:space="preserve">. </w:t>
      </w:r>
      <w:r w:rsidRPr="00D07355">
        <w:rPr>
          <w:rFonts w:ascii="Arial" w:hAnsi="Arial" w:cs="Arial"/>
        </w:rPr>
        <w:t xml:space="preserve">Yunnior Iván Ricaldi León  </w:t>
      </w:r>
    </w:p>
    <w:p w14:paraId="55F5ECD8" w14:textId="77777777" w:rsidR="00CB75E4" w:rsidRPr="00D07355" w:rsidRDefault="00CB75E4" w:rsidP="00CB75E4">
      <w:pPr>
        <w:pStyle w:val="NoSpacing"/>
        <w:jc w:val="center"/>
        <w:rPr>
          <w:rFonts w:ascii="Arial" w:hAnsi="Arial" w:cs="Arial"/>
        </w:rPr>
      </w:pPr>
      <w:r w:rsidRPr="00D07355">
        <w:rPr>
          <w:rFonts w:ascii="Arial" w:hAnsi="Arial" w:cs="Arial"/>
        </w:rPr>
        <w:t>Gerente Municipal</w:t>
      </w:r>
    </w:p>
    <w:p w14:paraId="568BFD13" w14:textId="1B62E1A5" w:rsidR="00CB75E4" w:rsidRPr="00D07355" w:rsidRDefault="00CB75E4" w:rsidP="00CB75E4">
      <w:pPr>
        <w:pStyle w:val="NoSpacing"/>
        <w:jc w:val="center"/>
        <w:rPr>
          <w:rFonts w:ascii="Arial" w:hAnsi="Arial" w:cs="Arial"/>
        </w:rPr>
      </w:pPr>
    </w:p>
    <w:p w14:paraId="3B773369" w14:textId="5898F880" w:rsidR="00D07355" w:rsidRPr="00D07355" w:rsidRDefault="00D07355" w:rsidP="009C09D2">
      <w:pPr>
        <w:pStyle w:val="NoSpacing"/>
        <w:numPr>
          <w:ilvl w:val="0"/>
          <w:numId w:val="91"/>
        </w:numPr>
        <w:jc w:val="both"/>
        <w:rPr>
          <w:rFonts w:ascii="Arial" w:hAnsi="Arial" w:cs="Arial"/>
        </w:rPr>
      </w:pPr>
      <w:r w:rsidRPr="00D07355">
        <w:rPr>
          <w:rFonts w:ascii="Arial" w:hAnsi="Arial" w:cs="Arial"/>
        </w:rPr>
        <w:t>Srita. Katy Soto Condori</w:t>
      </w:r>
    </w:p>
    <w:p w14:paraId="7F822355" w14:textId="7C9FDAEF" w:rsidR="00D07355" w:rsidRPr="00D07355" w:rsidRDefault="009C09D2" w:rsidP="00D07355">
      <w:pPr>
        <w:pStyle w:val="NoSpacing"/>
        <w:jc w:val="both"/>
        <w:rPr>
          <w:rFonts w:ascii="Arial" w:hAnsi="Arial" w:cs="Arial"/>
        </w:rPr>
      </w:pPr>
      <w:r>
        <w:rPr>
          <w:rFonts w:ascii="Arial" w:hAnsi="Arial" w:cs="Arial"/>
        </w:rPr>
        <w:t xml:space="preserve">            </w:t>
      </w:r>
      <w:r w:rsidR="00D07355" w:rsidRPr="00D07355">
        <w:rPr>
          <w:rFonts w:ascii="Arial" w:hAnsi="Arial" w:cs="Arial"/>
        </w:rPr>
        <w:t>Secretaria General</w:t>
      </w:r>
    </w:p>
    <w:p w14:paraId="53789D3D" w14:textId="77777777" w:rsidR="00CB75E4" w:rsidRPr="00D07355" w:rsidRDefault="00CB75E4" w:rsidP="009C09D2">
      <w:pPr>
        <w:pStyle w:val="NoSpacing"/>
        <w:numPr>
          <w:ilvl w:val="0"/>
          <w:numId w:val="91"/>
        </w:numPr>
        <w:jc w:val="both"/>
        <w:rPr>
          <w:rFonts w:ascii="Arial" w:hAnsi="Arial" w:cs="Arial"/>
        </w:rPr>
      </w:pPr>
      <w:r w:rsidRPr="00D07355">
        <w:rPr>
          <w:rFonts w:ascii="Arial" w:hAnsi="Arial" w:cs="Arial"/>
        </w:rPr>
        <w:t xml:space="preserve">Arq. Edwin Romualdo Lara Rojas </w:t>
      </w:r>
    </w:p>
    <w:p w14:paraId="5535171C" w14:textId="3E0DB044" w:rsidR="00CB75E4" w:rsidRDefault="009C09D2" w:rsidP="00CB75E4">
      <w:pPr>
        <w:pStyle w:val="NoSpacing"/>
        <w:jc w:val="both"/>
        <w:rPr>
          <w:rFonts w:ascii="Arial" w:hAnsi="Arial" w:cs="Arial"/>
        </w:rPr>
      </w:pPr>
      <w:r>
        <w:rPr>
          <w:rFonts w:ascii="Arial" w:hAnsi="Arial" w:cs="Arial"/>
        </w:rPr>
        <w:t xml:space="preserve">            </w:t>
      </w:r>
      <w:r w:rsidR="00CB75E4" w:rsidRPr="00D07355">
        <w:rPr>
          <w:rFonts w:ascii="Arial" w:hAnsi="Arial" w:cs="Arial"/>
        </w:rPr>
        <w:t>Subgerente de Obras y Desarrollo Urbano Rural</w:t>
      </w:r>
    </w:p>
    <w:p w14:paraId="2E3007A8" w14:textId="00554535" w:rsidR="006806C4" w:rsidRDefault="006806C4" w:rsidP="006806C4">
      <w:pPr>
        <w:pStyle w:val="NoSpacing"/>
        <w:numPr>
          <w:ilvl w:val="0"/>
          <w:numId w:val="91"/>
        </w:numPr>
        <w:jc w:val="both"/>
        <w:rPr>
          <w:rFonts w:ascii="Arial" w:hAnsi="Arial" w:cs="Arial"/>
        </w:rPr>
      </w:pPr>
      <w:r>
        <w:rPr>
          <w:rFonts w:ascii="Arial" w:hAnsi="Arial" w:cs="Arial"/>
        </w:rPr>
        <w:t>Edith Enma Ore</w:t>
      </w:r>
    </w:p>
    <w:p w14:paraId="292FC2EB" w14:textId="634045F7" w:rsidR="009C09D2" w:rsidRDefault="009C09D2" w:rsidP="009C09D2">
      <w:pPr>
        <w:pStyle w:val="NoSpacing"/>
        <w:ind w:left="720"/>
        <w:jc w:val="both"/>
        <w:rPr>
          <w:rFonts w:ascii="Arial" w:hAnsi="Arial" w:cs="Arial"/>
        </w:rPr>
      </w:pPr>
      <w:r>
        <w:rPr>
          <w:rFonts w:ascii="Arial" w:hAnsi="Arial" w:cs="Arial"/>
        </w:rPr>
        <w:t>Resp. Oficina DEMUNA y SISFOH</w:t>
      </w:r>
    </w:p>
    <w:p w14:paraId="26E2EA87" w14:textId="77777777" w:rsidR="006806C4" w:rsidRDefault="006806C4" w:rsidP="006806C4">
      <w:pPr>
        <w:pStyle w:val="NoSpacing"/>
        <w:numPr>
          <w:ilvl w:val="0"/>
          <w:numId w:val="91"/>
        </w:numPr>
        <w:jc w:val="both"/>
        <w:rPr>
          <w:rFonts w:ascii="Arial" w:hAnsi="Arial" w:cs="Arial"/>
        </w:rPr>
      </w:pPr>
      <w:r>
        <w:rPr>
          <w:rFonts w:ascii="Arial" w:hAnsi="Arial" w:cs="Arial"/>
        </w:rPr>
        <w:t>Magali Lucinda Ccente Asto</w:t>
      </w:r>
    </w:p>
    <w:p w14:paraId="33C908A5" w14:textId="6ECF3610" w:rsidR="009C09D2" w:rsidRDefault="006806C4" w:rsidP="006806C4">
      <w:pPr>
        <w:pStyle w:val="NoSpacing"/>
        <w:ind w:left="720"/>
        <w:jc w:val="both"/>
        <w:rPr>
          <w:rFonts w:ascii="Arial" w:hAnsi="Arial" w:cs="Arial"/>
        </w:rPr>
      </w:pPr>
      <w:r>
        <w:rPr>
          <w:rFonts w:ascii="Arial" w:hAnsi="Arial" w:cs="Arial"/>
        </w:rPr>
        <w:t>Resp. Oficina Registro Civil</w:t>
      </w:r>
    </w:p>
    <w:p w14:paraId="1E59FFE5" w14:textId="6FC864C7" w:rsidR="006806C4" w:rsidRDefault="006806C4" w:rsidP="006806C4">
      <w:pPr>
        <w:pStyle w:val="NoSpacing"/>
        <w:numPr>
          <w:ilvl w:val="0"/>
          <w:numId w:val="91"/>
        </w:numPr>
        <w:jc w:val="both"/>
        <w:rPr>
          <w:rFonts w:ascii="Arial" w:hAnsi="Arial" w:cs="Arial"/>
        </w:rPr>
      </w:pPr>
      <w:r>
        <w:rPr>
          <w:rFonts w:ascii="Arial" w:hAnsi="Arial" w:cs="Arial"/>
        </w:rPr>
        <w:t>Econ. Yelson Espinoza Chavarria</w:t>
      </w:r>
    </w:p>
    <w:p w14:paraId="75CF12F0" w14:textId="11C2EC52" w:rsidR="006806C4" w:rsidRDefault="006806C4" w:rsidP="006806C4">
      <w:pPr>
        <w:pStyle w:val="NoSpacing"/>
        <w:ind w:left="720"/>
        <w:jc w:val="both"/>
        <w:rPr>
          <w:rFonts w:ascii="Arial" w:hAnsi="Arial" w:cs="Arial"/>
        </w:rPr>
      </w:pPr>
      <w:r>
        <w:rPr>
          <w:rFonts w:ascii="Arial" w:hAnsi="Arial" w:cs="Arial"/>
        </w:rPr>
        <w:t>Unidad Formuladora.</w:t>
      </w:r>
    </w:p>
    <w:p w14:paraId="7DF0CE9E" w14:textId="1486C93A" w:rsidR="006806C4" w:rsidRDefault="007C48CE" w:rsidP="006806C4">
      <w:pPr>
        <w:pStyle w:val="NoSpacing"/>
        <w:numPr>
          <w:ilvl w:val="0"/>
          <w:numId w:val="91"/>
        </w:numPr>
        <w:jc w:val="both"/>
        <w:rPr>
          <w:rFonts w:ascii="Arial" w:hAnsi="Arial" w:cs="Arial"/>
        </w:rPr>
      </w:pPr>
      <w:r>
        <w:rPr>
          <w:rFonts w:ascii="Arial" w:hAnsi="Arial" w:cs="Arial"/>
        </w:rPr>
        <w:t>Bach. Econ. Maycol</w:t>
      </w:r>
    </w:p>
    <w:p w14:paraId="11E27756" w14:textId="405B0016" w:rsidR="007C48CE" w:rsidRDefault="007C48CE" w:rsidP="007C48CE">
      <w:pPr>
        <w:pStyle w:val="NoSpacing"/>
        <w:ind w:left="720"/>
        <w:jc w:val="both"/>
        <w:rPr>
          <w:rFonts w:ascii="Arial" w:hAnsi="Arial" w:cs="Arial"/>
        </w:rPr>
      </w:pPr>
      <w:r>
        <w:rPr>
          <w:rFonts w:ascii="Arial" w:hAnsi="Arial" w:cs="Arial"/>
        </w:rPr>
        <w:t>Encargado de la Unidad de Abastecimiento</w:t>
      </w:r>
    </w:p>
    <w:p w14:paraId="7E1F27DA" w14:textId="50EC1B2F" w:rsidR="007C48CE" w:rsidRDefault="007C48CE" w:rsidP="007C48CE">
      <w:pPr>
        <w:pStyle w:val="NoSpacing"/>
        <w:ind w:left="720"/>
        <w:jc w:val="both"/>
        <w:rPr>
          <w:rFonts w:ascii="Arial" w:hAnsi="Arial" w:cs="Arial"/>
        </w:rPr>
      </w:pPr>
      <w:r>
        <w:rPr>
          <w:rFonts w:ascii="Arial" w:hAnsi="Arial" w:cs="Arial"/>
        </w:rPr>
        <w:t>Y Patrimonio.</w:t>
      </w:r>
    </w:p>
    <w:p w14:paraId="0CDBBEC8" w14:textId="0241A63F" w:rsidR="007C48CE" w:rsidRDefault="007C48CE" w:rsidP="007C48CE">
      <w:pPr>
        <w:pStyle w:val="NoSpacing"/>
        <w:numPr>
          <w:ilvl w:val="0"/>
          <w:numId w:val="91"/>
        </w:numPr>
        <w:jc w:val="both"/>
        <w:rPr>
          <w:rFonts w:ascii="Arial" w:hAnsi="Arial" w:cs="Arial"/>
        </w:rPr>
      </w:pPr>
      <w:r>
        <w:rPr>
          <w:rFonts w:ascii="Arial" w:hAnsi="Arial" w:cs="Arial"/>
        </w:rPr>
        <w:t>Srita. Rocío Nataly Gutarra de la Cruz</w:t>
      </w:r>
    </w:p>
    <w:p w14:paraId="2B936D1E" w14:textId="48C68F92" w:rsidR="007C48CE" w:rsidRDefault="007C48CE" w:rsidP="007C48CE">
      <w:pPr>
        <w:pStyle w:val="NoSpacing"/>
        <w:ind w:left="720"/>
        <w:jc w:val="both"/>
        <w:rPr>
          <w:rFonts w:ascii="Arial" w:hAnsi="Arial" w:cs="Arial"/>
        </w:rPr>
      </w:pPr>
      <w:r>
        <w:rPr>
          <w:rFonts w:ascii="Arial" w:hAnsi="Arial" w:cs="Arial"/>
        </w:rPr>
        <w:t>Jefe de la Unidad de Tesorería y Rentas.</w:t>
      </w:r>
    </w:p>
    <w:p w14:paraId="7C3ED6EA" w14:textId="77777777" w:rsidR="006806C4" w:rsidRPr="00D07355" w:rsidRDefault="006806C4" w:rsidP="006806C4">
      <w:pPr>
        <w:pStyle w:val="NoSpacing"/>
        <w:ind w:left="720"/>
        <w:jc w:val="both"/>
        <w:rPr>
          <w:rFonts w:ascii="Arial" w:hAnsi="Arial" w:cs="Arial"/>
        </w:rPr>
      </w:pPr>
    </w:p>
    <w:p w14:paraId="70C460DD" w14:textId="77777777" w:rsidR="00CB75E4" w:rsidRPr="00D07355" w:rsidRDefault="00CB75E4" w:rsidP="00CB75E4">
      <w:pPr>
        <w:pStyle w:val="NoSpacing"/>
        <w:jc w:val="both"/>
        <w:rPr>
          <w:rFonts w:ascii="Arial" w:hAnsi="Arial" w:cs="Arial"/>
        </w:rPr>
      </w:pPr>
    </w:p>
    <w:p w14:paraId="7E388F27" w14:textId="77777777" w:rsidR="00CB75E4" w:rsidRPr="00AB7547" w:rsidRDefault="00CB75E4" w:rsidP="00CB75E4">
      <w:pPr>
        <w:pStyle w:val="NoSpacing"/>
        <w:jc w:val="both"/>
        <w:rPr>
          <w:rFonts w:ascii="Arial" w:hAnsi="Arial" w:cs="Arial"/>
          <w:b/>
        </w:rPr>
      </w:pPr>
    </w:p>
    <w:p w14:paraId="5AD8C6F3" w14:textId="77777777" w:rsidR="00CB75E4" w:rsidRPr="007C48CE" w:rsidRDefault="00CB75E4" w:rsidP="00CB75E4">
      <w:pPr>
        <w:pStyle w:val="NoSpacing"/>
        <w:jc w:val="center"/>
        <w:rPr>
          <w:rFonts w:ascii="Arial" w:hAnsi="Arial" w:cs="Arial"/>
        </w:rPr>
      </w:pPr>
      <w:r w:rsidRPr="007C48CE">
        <w:rPr>
          <w:rFonts w:ascii="Arial" w:hAnsi="Arial" w:cs="Arial"/>
        </w:rPr>
        <w:t>Antrop. Celestino Vilcapuma salvador</w:t>
      </w:r>
    </w:p>
    <w:p w14:paraId="495534D0" w14:textId="481AC649" w:rsidR="00CB75E4" w:rsidRPr="007C48CE" w:rsidRDefault="00CB75E4" w:rsidP="00CB75E4">
      <w:pPr>
        <w:pStyle w:val="NoSpacing"/>
        <w:jc w:val="center"/>
        <w:rPr>
          <w:rFonts w:ascii="Arial" w:hAnsi="Arial" w:cs="Arial"/>
        </w:rPr>
      </w:pPr>
      <w:r w:rsidRPr="007C48CE">
        <w:rPr>
          <w:rFonts w:ascii="Arial" w:hAnsi="Arial" w:cs="Arial"/>
        </w:rPr>
        <w:t>Facilitador</w:t>
      </w:r>
      <w:r w:rsidR="009C09D2" w:rsidRPr="007C48CE">
        <w:rPr>
          <w:rFonts w:ascii="Arial" w:hAnsi="Arial" w:cs="Arial"/>
        </w:rPr>
        <w:t>. PDC</w:t>
      </w:r>
    </w:p>
    <w:p w14:paraId="64D7F5EA" w14:textId="77777777" w:rsidR="00CB75E4" w:rsidRPr="007C48CE" w:rsidRDefault="00CB75E4" w:rsidP="00CB75E4">
      <w:pPr>
        <w:pStyle w:val="NoSpacing"/>
        <w:jc w:val="both"/>
        <w:rPr>
          <w:rFonts w:ascii="Arial" w:hAnsi="Arial" w:cs="Arial"/>
        </w:rPr>
      </w:pPr>
    </w:p>
    <w:p w14:paraId="527C3349" w14:textId="17D3F20E" w:rsidR="00561F7F" w:rsidRDefault="00561F7F" w:rsidP="00561F7F">
      <w:pPr>
        <w:pStyle w:val="NoSpacing"/>
        <w:jc w:val="both"/>
        <w:rPr>
          <w:rFonts w:ascii="Arial" w:hAnsi="Arial" w:cs="Arial"/>
        </w:rPr>
      </w:pPr>
    </w:p>
    <w:p w14:paraId="38F9C865" w14:textId="624357BF" w:rsidR="007C48CE" w:rsidRDefault="007C48CE" w:rsidP="00561F7F">
      <w:pPr>
        <w:pStyle w:val="NoSpacing"/>
        <w:jc w:val="both"/>
        <w:rPr>
          <w:rFonts w:ascii="Arial" w:hAnsi="Arial" w:cs="Arial"/>
        </w:rPr>
      </w:pPr>
    </w:p>
    <w:p w14:paraId="4C8A1679" w14:textId="606DE811" w:rsidR="007C48CE" w:rsidRDefault="007C48CE" w:rsidP="00561F7F">
      <w:pPr>
        <w:pStyle w:val="NoSpacing"/>
        <w:jc w:val="both"/>
        <w:rPr>
          <w:rFonts w:ascii="Arial" w:hAnsi="Arial" w:cs="Arial"/>
        </w:rPr>
      </w:pPr>
    </w:p>
    <w:p w14:paraId="736CB91A" w14:textId="2C3C6510" w:rsidR="007C48CE" w:rsidRDefault="007C48CE" w:rsidP="00561F7F">
      <w:pPr>
        <w:pStyle w:val="NoSpacing"/>
        <w:jc w:val="both"/>
        <w:rPr>
          <w:rFonts w:ascii="Arial" w:hAnsi="Arial" w:cs="Arial"/>
        </w:rPr>
      </w:pPr>
    </w:p>
    <w:p w14:paraId="23FDD72E" w14:textId="6DAC58BD" w:rsidR="007C48CE" w:rsidRDefault="007C48CE" w:rsidP="00561F7F">
      <w:pPr>
        <w:pStyle w:val="NoSpacing"/>
        <w:jc w:val="both"/>
        <w:rPr>
          <w:rFonts w:ascii="Arial" w:hAnsi="Arial" w:cs="Arial"/>
        </w:rPr>
      </w:pPr>
    </w:p>
    <w:p w14:paraId="07D5416D" w14:textId="4EC214CD" w:rsidR="007C48CE" w:rsidRDefault="007C48CE" w:rsidP="00561F7F">
      <w:pPr>
        <w:pStyle w:val="NoSpacing"/>
        <w:jc w:val="both"/>
        <w:rPr>
          <w:rFonts w:ascii="Arial" w:hAnsi="Arial" w:cs="Arial"/>
        </w:rPr>
      </w:pPr>
    </w:p>
    <w:p w14:paraId="06A4EC7F" w14:textId="79123D06" w:rsidR="007C48CE" w:rsidRDefault="007C48CE" w:rsidP="00561F7F">
      <w:pPr>
        <w:pStyle w:val="NoSpacing"/>
        <w:jc w:val="both"/>
        <w:rPr>
          <w:rFonts w:ascii="Arial" w:hAnsi="Arial" w:cs="Arial"/>
        </w:rPr>
      </w:pPr>
    </w:p>
    <w:p w14:paraId="4BBC14EE" w14:textId="374F74BF" w:rsidR="007C48CE" w:rsidRDefault="007C48CE" w:rsidP="00561F7F">
      <w:pPr>
        <w:pStyle w:val="NoSpacing"/>
        <w:jc w:val="both"/>
        <w:rPr>
          <w:rFonts w:ascii="Arial" w:hAnsi="Arial" w:cs="Arial"/>
        </w:rPr>
      </w:pPr>
    </w:p>
    <w:p w14:paraId="7E3E82B3" w14:textId="77777777" w:rsidR="007C48CE" w:rsidRPr="00AB7547" w:rsidRDefault="007C48CE" w:rsidP="00561F7F">
      <w:pPr>
        <w:pStyle w:val="NoSpacing"/>
        <w:jc w:val="both"/>
        <w:rPr>
          <w:rFonts w:ascii="Arial" w:hAnsi="Arial" w:cs="Arial"/>
        </w:rPr>
      </w:pPr>
    </w:p>
    <w:p w14:paraId="01C84D77" w14:textId="77777777" w:rsidR="00CB75E4" w:rsidRDefault="00CB75E4" w:rsidP="00CB75E4">
      <w:pPr>
        <w:pStyle w:val="NoSpacing"/>
        <w:spacing w:line="360" w:lineRule="auto"/>
        <w:jc w:val="both"/>
        <w:rPr>
          <w:rFonts w:ascii="Arial" w:hAnsi="Arial" w:cs="Arial"/>
          <w:b/>
          <w:color w:val="C45911" w:themeColor="accent2" w:themeShade="BF"/>
          <w:sz w:val="16"/>
          <w:szCs w:val="16"/>
        </w:rPr>
      </w:pPr>
    </w:p>
    <w:p w14:paraId="7C508ED1" w14:textId="77777777" w:rsidR="002743F9" w:rsidRDefault="002743F9" w:rsidP="00CB75E4">
      <w:pPr>
        <w:pStyle w:val="NoSpacing"/>
        <w:spacing w:line="360" w:lineRule="auto"/>
        <w:jc w:val="both"/>
        <w:rPr>
          <w:rFonts w:ascii="Arial" w:hAnsi="Arial" w:cs="Arial"/>
          <w:b/>
          <w:color w:val="C45911" w:themeColor="accent2" w:themeShade="BF"/>
          <w:sz w:val="16"/>
          <w:szCs w:val="16"/>
        </w:rPr>
      </w:pPr>
    </w:p>
    <w:p w14:paraId="3983D7CC" w14:textId="77777777" w:rsidR="002743F9" w:rsidRDefault="002743F9" w:rsidP="002743F9">
      <w:pPr>
        <w:pStyle w:val="NoSpacing"/>
        <w:rPr>
          <w:rFonts w:ascii="Arial" w:hAnsi="Arial" w:cs="Arial"/>
          <w:b/>
          <w:sz w:val="20"/>
          <w:szCs w:val="20"/>
        </w:rPr>
      </w:pPr>
      <w:r w:rsidRPr="00C37A96">
        <w:rPr>
          <w:rFonts w:ascii="Arial" w:hAnsi="Arial" w:cs="Arial"/>
          <w:b/>
          <w:noProof/>
          <w:lang w:val="en-US"/>
        </w:rPr>
        <w:lastRenderedPageBreak/>
        <w:drawing>
          <wp:inline distT="0" distB="0" distL="0" distR="0" wp14:anchorId="253D4DBF" wp14:editId="3BDC67D0">
            <wp:extent cx="781050" cy="581025"/>
            <wp:effectExtent l="0" t="0" r="0" b="9525"/>
            <wp:docPr id="34" name="Imagen 34"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11FA7EDC" w14:textId="77777777" w:rsidR="002743F9" w:rsidRPr="00561F7F" w:rsidRDefault="002743F9" w:rsidP="002743F9">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51E177EA" w14:textId="77777777" w:rsidR="00CB75E4" w:rsidRPr="00883DC9" w:rsidRDefault="00CB75E4" w:rsidP="00CB75E4">
      <w:pPr>
        <w:pStyle w:val="NoSpacing"/>
        <w:spacing w:line="360" w:lineRule="auto"/>
        <w:jc w:val="center"/>
        <w:rPr>
          <w:rFonts w:ascii="Arial" w:hAnsi="Arial" w:cs="Arial"/>
          <w:b/>
        </w:rPr>
      </w:pPr>
      <w:r w:rsidRPr="00883DC9">
        <w:rPr>
          <w:rFonts w:ascii="Arial" w:hAnsi="Arial" w:cs="Arial"/>
          <w:b/>
        </w:rPr>
        <w:t>PRESENTACION</w:t>
      </w:r>
    </w:p>
    <w:p w14:paraId="51C23C79" w14:textId="77777777" w:rsidR="00CB75E4" w:rsidRDefault="00CB75E4" w:rsidP="00CB75E4">
      <w:pPr>
        <w:autoSpaceDE w:val="0"/>
        <w:autoSpaceDN w:val="0"/>
        <w:adjustRightInd w:val="0"/>
        <w:spacing w:after="0" w:line="360" w:lineRule="auto"/>
        <w:jc w:val="both"/>
        <w:rPr>
          <w:rFonts w:ascii="Arial" w:hAnsi="Arial" w:cs="Arial"/>
          <w:color w:val="000000"/>
        </w:rPr>
      </w:pPr>
      <w:r w:rsidRPr="00883DC9">
        <w:rPr>
          <w:rFonts w:ascii="Arial" w:hAnsi="Arial" w:cs="Arial"/>
          <w:color w:val="000000"/>
        </w:rPr>
        <w:t>La municipalidad distrital de Huacrapuquio co</w:t>
      </w:r>
      <w:r w:rsidR="00C87714" w:rsidRPr="00883DC9">
        <w:rPr>
          <w:rFonts w:ascii="Arial" w:hAnsi="Arial" w:cs="Arial"/>
          <w:color w:val="000000"/>
        </w:rPr>
        <w:t>mo órgano de gobierno local, ha</w:t>
      </w:r>
      <w:r w:rsidRPr="00883DC9">
        <w:rPr>
          <w:rFonts w:ascii="Arial" w:hAnsi="Arial" w:cs="Arial"/>
          <w:color w:val="000000"/>
        </w:rPr>
        <w:t xml:space="preserve"> considerado de prioridad e interés local, el contar con un Plan de Desarrollo Local, acorde con la realidad y </w:t>
      </w:r>
      <w:r w:rsidR="00DE277F" w:rsidRPr="00883DC9">
        <w:rPr>
          <w:rFonts w:ascii="Arial" w:hAnsi="Arial" w:cs="Arial"/>
          <w:color w:val="000000"/>
        </w:rPr>
        <w:t>necesidades del</w:t>
      </w:r>
      <w:r w:rsidRPr="00883DC9">
        <w:rPr>
          <w:rFonts w:ascii="Arial" w:hAnsi="Arial" w:cs="Arial"/>
          <w:color w:val="000000"/>
        </w:rPr>
        <w:t xml:space="preserve"> distrito de Huacrapuquio motivo por el cual se ha formulado el Plan de Desarrollo Local Concertado del Distrito de Huacrapuquio 2020 – 2030, que constituye un instrumento fundamental de gestión en el proceso de su desarrollo.</w:t>
      </w:r>
    </w:p>
    <w:p w14:paraId="2396E073" w14:textId="77777777" w:rsidR="00B74332" w:rsidRPr="00883DC9" w:rsidRDefault="00B74332" w:rsidP="00CB75E4">
      <w:pPr>
        <w:autoSpaceDE w:val="0"/>
        <w:autoSpaceDN w:val="0"/>
        <w:adjustRightInd w:val="0"/>
        <w:spacing w:after="0" w:line="360" w:lineRule="auto"/>
        <w:jc w:val="both"/>
        <w:rPr>
          <w:rFonts w:ascii="Arial" w:hAnsi="Arial" w:cs="Arial"/>
          <w:color w:val="000000"/>
        </w:rPr>
      </w:pPr>
    </w:p>
    <w:p w14:paraId="6E2D643B" w14:textId="77777777" w:rsidR="00CB75E4" w:rsidRDefault="00CB75E4" w:rsidP="00CB75E4">
      <w:pPr>
        <w:autoSpaceDE w:val="0"/>
        <w:autoSpaceDN w:val="0"/>
        <w:adjustRightInd w:val="0"/>
        <w:spacing w:after="0" w:line="360" w:lineRule="auto"/>
        <w:jc w:val="both"/>
        <w:rPr>
          <w:rFonts w:ascii="Arial" w:hAnsi="Arial" w:cs="Arial"/>
        </w:rPr>
      </w:pPr>
      <w:r w:rsidRPr="00883DC9">
        <w:rPr>
          <w:rFonts w:ascii="Arial" w:hAnsi="Arial" w:cs="Arial"/>
        </w:rPr>
        <w:t xml:space="preserve">El presente documento de orientación y gestión: Plan de Desarrollo Local Concertado del distrito de Huacrapuquio 2020 - 2030, se encuentra alineada al Plan de Desarrollo Nacional </w:t>
      </w:r>
      <w:r w:rsidR="00A63D29" w:rsidRPr="00883DC9">
        <w:rPr>
          <w:rFonts w:ascii="Arial" w:hAnsi="Arial" w:cs="Arial"/>
        </w:rPr>
        <w:t xml:space="preserve">PDN </w:t>
      </w:r>
      <w:r w:rsidRPr="00883DC9">
        <w:rPr>
          <w:rFonts w:ascii="Arial" w:hAnsi="Arial" w:cs="Arial"/>
        </w:rPr>
        <w:t>y al Plan de Desarrollo Regional Concertado Junín al 2050. Su formulación fue desarrollada de ac</w:t>
      </w:r>
      <w:r w:rsidR="00A63D29" w:rsidRPr="00883DC9">
        <w:rPr>
          <w:rFonts w:ascii="Arial" w:hAnsi="Arial" w:cs="Arial"/>
        </w:rPr>
        <w:t xml:space="preserve">uerdo a las normas técnicas </w:t>
      </w:r>
      <w:r w:rsidR="00B74332">
        <w:rPr>
          <w:rFonts w:ascii="Arial" w:hAnsi="Arial" w:cs="Arial"/>
        </w:rPr>
        <w:t xml:space="preserve">y metodológicas del Centro de Planificación Nacional aprobado a través de la </w:t>
      </w:r>
      <w:r w:rsidR="00B74332" w:rsidRPr="00B74332">
        <w:rPr>
          <w:rFonts w:ascii="Arial" w:hAnsi="Arial" w:cs="Arial"/>
          <w:color w:val="000000"/>
        </w:rPr>
        <w:t>Directiva N° 001-2017-CEPLAN/PCD</w:t>
      </w:r>
      <w:r w:rsidRPr="00883DC9">
        <w:rPr>
          <w:rFonts w:ascii="Arial" w:hAnsi="Arial" w:cs="Arial"/>
        </w:rPr>
        <w:t>.</w:t>
      </w:r>
    </w:p>
    <w:p w14:paraId="5E6B1E13" w14:textId="77777777" w:rsidR="00B74332" w:rsidRPr="00883DC9" w:rsidRDefault="00B74332" w:rsidP="00CB75E4">
      <w:pPr>
        <w:autoSpaceDE w:val="0"/>
        <w:autoSpaceDN w:val="0"/>
        <w:adjustRightInd w:val="0"/>
        <w:spacing w:after="0" w:line="360" w:lineRule="auto"/>
        <w:jc w:val="both"/>
        <w:rPr>
          <w:rFonts w:ascii="Arial" w:hAnsi="Arial" w:cs="Arial"/>
          <w:color w:val="000000"/>
        </w:rPr>
      </w:pPr>
    </w:p>
    <w:p w14:paraId="4E6D9572" w14:textId="77777777" w:rsidR="002D557D" w:rsidRDefault="00CB75E4" w:rsidP="00CB75E4">
      <w:pPr>
        <w:autoSpaceDE w:val="0"/>
        <w:autoSpaceDN w:val="0"/>
        <w:adjustRightInd w:val="0"/>
        <w:spacing w:after="0" w:line="360" w:lineRule="auto"/>
        <w:jc w:val="both"/>
        <w:rPr>
          <w:rFonts w:ascii="Arial" w:hAnsi="Arial" w:cs="Arial"/>
          <w:color w:val="000000"/>
        </w:rPr>
      </w:pPr>
      <w:r w:rsidRPr="00883DC9">
        <w:rPr>
          <w:rFonts w:ascii="Arial" w:hAnsi="Arial" w:cs="Arial"/>
          <w:color w:val="000000"/>
        </w:rPr>
        <w:t xml:space="preserve">El PDLC se hace realidad </w:t>
      </w:r>
      <w:r w:rsidR="00A63D29" w:rsidRPr="00883DC9">
        <w:rPr>
          <w:rFonts w:ascii="Arial" w:hAnsi="Arial" w:cs="Arial"/>
          <w:color w:val="000000"/>
        </w:rPr>
        <w:t xml:space="preserve">por </w:t>
      </w:r>
      <w:r w:rsidRPr="00883DC9">
        <w:rPr>
          <w:rFonts w:ascii="Arial" w:hAnsi="Arial" w:cs="Arial"/>
          <w:color w:val="000000"/>
        </w:rPr>
        <w:t xml:space="preserve">la decisión política </w:t>
      </w:r>
      <w:r w:rsidR="00A63D29" w:rsidRPr="00883DC9">
        <w:rPr>
          <w:rFonts w:ascii="Arial" w:hAnsi="Arial" w:cs="Arial"/>
          <w:color w:val="000000"/>
        </w:rPr>
        <w:t xml:space="preserve">del </w:t>
      </w:r>
      <w:r w:rsidRPr="00883DC9">
        <w:rPr>
          <w:rFonts w:ascii="Arial" w:hAnsi="Arial" w:cs="Arial"/>
          <w:color w:val="000000"/>
        </w:rPr>
        <w:t>Concejo Municipal de Huacrapuquio</w:t>
      </w:r>
      <w:r w:rsidR="00A63D29" w:rsidRPr="00883DC9">
        <w:rPr>
          <w:rFonts w:ascii="Arial" w:hAnsi="Arial" w:cs="Arial"/>
          <w:color w:val="000000"/>
        </w:rPr>
        <w:t>,</w:t>
      </w:r>
      <w:r w:rsidR="00B74332">
        <w:rPr>
          <w:rFonts w:ascii="Arial" w:hAnsi="Arial" w:cs="Arial"/>
          <w:color w:val="000000"/>
        </w:rPr>
        <w:t xml:space="preserve"> el equipo</w:t>
      </w:r>
      <w:r w:rsidR="002D557D">
        <w:rPr>
          <w:rFonts w:ascii="Arial" w:hAnsi="Arial" w:cs="Arial"/>
          <w:color w:val="000000"/>
        </w:rPr>
        <w:t xml:space="preserve"> de profesionales de la municipalidad de Huacrapuquio, las organizaciones sociales y </w:t>
      </w:r>
      <w:r w:rsidR="00A63D29" w:rsidRPr="00883DC9">
        <w:rPr>
          <w:rFonts w:ascii="Arial" w:hAnsi="Arial" w:cs="Arial"/>
          <w:color w:val="000000"/>
        </w:rPr>
        <w:t xml:space="preserve"> l</w:t>
      </w:r>
      <w:r w:rsidRPr="00883DC9">
        <w:rPr>
          <w:rFonts w:ascii="Arial" w:hAnsi="Arial" w:cs="Arial"/>
          <w:color w:val="000000"/>
        </w:rPr>
        <w:t>a población</w:t>
      </w:r>
      <w:r w:rsidR="002D557D">
        <w:rPr>
          <w:rFonts w:ascii="Arial" w:hAnsi="Arial" w:cs="Arial"/>
          <w:color w:val="000000"/>
        </w:rPr>
        <w:t xml:space="preserve"> en general</w:t>
      </w:r>
      <w:r w:rsidRPr="00883DC9">
        <w:rPr>
          <w:rFonts w:ascii="Arial" w:hAnsi="Arial" w:cs="Arial"/>
          <w:color w:val="000000"/>
        </w:rPr>
        <w:t xml:space="preserve"> del distrito,</w:t>
      </w:r>
      <w:r w:rsidR="002D557D">
        <w:rPr>
          <w:rFonts w:ascii="Arial" w:hAnsi="Arial" w:cs="Arial"/>
          <w:color w:val="000000"/>
        </w:rPr>
        <w:t xml:space="preserve"> por lo que estamos</w:t>
      </w:r>
      <w:r w:rsidRPr="00883DC9">
        <w:rPr>
          <w:rFonts w:ascii="Arial" w:hAnsi="Arial" w:cs="Arial"/>
          <w:color w:val="000000"/>
        </w:rPr>
        <w:t xml:space="preserve"> dispu</w:t>
      </w:r>
      <w:r w:rsidR="002D557D">
        <w:rPr>
          <w:rFonts w:ascii="Arial" w:hAnsi="Arial" w:cs="Arial"/>
          <w:color w:val="000000"/>
        </w:rPr>
        <w:t>esto</w:t>
      </w:r>
      <w:r w:rsidR="00C87714" w:rsidRPr="00883DC9">
        <w:rPr>
          <w:rFonts w:ascii="Arial" w:hAnsi="Arial" w:cs="Arial"/>
          <w:color w:val="000000"/>
        </w:rPr>
        <w:t xml:space="preserve"> a trabajar con perseveran</w:t>
      </w:r>
      <w:r w:rsidR="002D557D">
        <w:rPr>
          <w:rFonts w:ascii="Arial" w:hAnsi="Arial" w:cs="Arial"/>
          <w:color w:val="000000"/>
        </w:rPr>
        <w:t>cia en el logro del desarrollo de nuestro distrito.</w:t>
      </w:r>
    </w:p>
    <w:p w14:paraId="0B4D8CDE" w14:textId="77777777" w:rsidR="00CB75E4" w:rsidRPr="00883DC9" w:rsidRDefault="00CB75E4" w:rsidP="00CB75E4">
      <w:pPr>
        <w:pStyle w:val="NoSpacing"/>
        <w:spacing w:line="360" w:lineRule="auto"/>
        <w:jc w:val="both"/>
        <w:rPr>
          <w:rFonts w:ascii="Arial" w:hAnsi="Arial" w:cs="Arial"/>
          <w:color w:val="000000"/>
        </w:rPr>
      </w:pPr>
      <w:r w:rsidRPr="00883DC9">
        <w:rPr>
          <w:rFonts w:ascii="Arial" w:hAnsi="Arial" w:cs="Arial"/>
          <w:color w:val="000000"/>
        </w:rPr>
        <w:t>Por último, hago extensivo mi gratitud y reconocimiento</w:t>
      </w:r>
      <w:r w:rsidR="00C87714" w:rsidRPr="00883DC9">
        <w:rPr>
          <w:rFonts w:ascii="Arial" w:hAnsi="Arial" w:cs="Arial"/>
          <w:color w:val="000000"/>
        </w:rPr>
        <w:t xml:space="preserve"> a las autoridades, </w:t>
      </w:r>
      <w:r w:rsidR="00227F64" w:rsidRPr="00883DC9">
        <w:rPr>
          <w:rFonts w:ascii="Arial" w:hAnsi="Arial" w:cs="Arial"/>
          <w:color w:val="000000"/>
        </w:rPr>
        <w:t xml:space="preserve">funcionarios </w:t>
      </w:r>
      <w:r w:rsidR="00C87714" w:rsidRPr="00883DC9">
        <w:rPr>
          <w:rFonts w:ascii="Arial" w:hAnsi="Arial" w:cs="Arial"/>
          <w:color w:val="000000"/>
        </w:rPr>
        <w:t xml:space="preserve">de las </w:t>
      </w:r>
      <w:r w:rsidR="00CF7DED" w:rsidRPr="00883DC9">
        <w:rPr>
          <w:rFonts w:ascii="Arial" w:hAnsi="Arial" w:cs="Arial"/>
          <w:color w:val="000000"/>
        </w:rPr>
        <w:t>entidades públicas</w:t>
      </w:r>
      <w:r w:rsidR="00C87714" w:rsidRPr="00883DC9">
        <w:rPr>
          <w:rFonts w:ascii="Arial" w:hAnsi="Arial" w:cs="Arial"/>
          <w:color w:val="000000"/>
        </w:rPr>
        <w:t xml:space="preserve">, </w:t>
      </w:r>
      <w:r w:rsidR="00227F64" w:rsidRPr="00883DC9">
        <w:rPr>
          <w:rFonts w:ascii="Arial" w:hAnsi="Arial" w:cs="Arial"/>
          <w:color w:val="000000"/>
        </w:rPr>
        <w:t>líderes</w:t>
      </w:r>
      <w:r w:rsidR="00C87714" w:rsidRPr="00883DC9">
        <w:rPr>
          <w:rFonts w:ascii="Arial" w:hAnsi="Arial" w:cs="Arial"/>
          <w:color w:val="000000"/>
        </w:rPr>
        <w:t xml:space="preserve"> y población</w:t>
      </w:r>
      <w:r w:rsidR="00227F64" w:rsidRPr="00883DC9">
        <w:rPr>
          <w:rFonts w:ascii="Arial" w:hAnsi="Arial" w:cs="Arial"/>
          <w:color w:val="000000"/>
        </w:rPr>
        <w:t xml:space="preserve"> en general, quienes participaron, para la realización del presente documento. </w:t>
      </w:r>
    </w:p>
    <w:p w14:paraId="635D6F94" w14:textId="77777777" w:rsidR="00CB75E4" w:rsidRPr="00883DC9" w:rsidRDefault="00CB75E4" w:rsidP="00CB75E4">
      <w:pPr>
        <w:pStyle w:val="NoSpacing"/>
        <w:spacing w:line="360" w:lineRule="auto"/>
        <w:jc w:val="both"/>
        <w:rPr>
          <w:rFonts w:ascii="Arial" w:hAnsi="Arial" w:cs="Arial"/>
          <w:color w:val="000000"/>
        </w:rPr>
      </w:pPr>
      <w:r w:rsidRPr="00883DC9">
        <w:rPr>
          <w:rFonts w:ascii="Arial" w:hAnsi="Arial" w:cs="Arial"/>
          <w:color w:val="000000"/>
        </w:rPr>
        <w:t>Ing. Sergio Inga Limaymanta</w:t>
      </w:r>
    </w:p>
    <w:p w14:paraId="128E6506" w14:textId="77777777" w:rsidR="00CB75E4" w:rsidRPr="00883DC9" w:rsidRDefault="00CB75E4" w:rsidP="00CB75E4">
      <w:pPr>
        <w:pStyle w:val="NoSpacing"/>
        <w:spacing w:line="360" w:lineRule="auto"/>
        <w:jc w:val="both"/>
        <w:rPr>
          <w:rFonts w:ascii="Arial" w:hAnsi="Arial" w:cs="Arial"/>
          <w:b/>
        </w:rPr>
      </w:pPr>
      <w:r w:rsidRPr="00883DC9">
        <w:rPr>
          <w:rFonts w:ascii="Arial" w:hAnsi="Arial" w:cs="Arial"/>
          <w:color w:val="000000"/>
        </w:rPr>
        <w:t xml:space="preserve">           Alcalde.</w:t>
      </w:r>
    </w:p>
    <w:p w14:paraId="7BC64C00" w14:textId="77777777" w:rsidR="00CB75E4" w:rsidRPr="00883DC9" w:rsidRDefault="00CB75E4" w:rsidP="00CB75E4">
      <w:pPr>
        <w:pStyle w:val="NoSpacing"/>
        <w:jc w:val="both"/>
        <w:rPr>
          <w:rFonts w:ascii="Arial" w:hAnsi="Arial" w:cs="Arial"/>
        </w:rPr>
      </w:pPr>
    </w:p>
    <w:p w14:paraId="015E9E61" w14:textId="77777777" w:rsidR="00CB75E4" w:rsidRPr="00883DC9" w:rsidRDefault="00CB75E4" w:rsidP="00CB75E4">
      <w:pPr>
        <w:pStyle w:val="NoSpacing"/>
        <w:jc w:val="both"/>
        <w:rPr>
          <w:rFonts w:ascii="Arial" w:hAnsi="Arial" w:cs="Arial"/>
        </w:rPr>
      </w:pPr>
    </w:p>
    <w:p w14:paraId="25EEA4D0" w14:textId="77777777" w:rsidR="00CB75E4" w:rsidRPr="00883DC9" w:rsidRDefault="00CB75E4">
      <w:pPr>
        <w:rPr>
          <w:rFonts w:ascii="Arial" w:hAnsi="Arial" w:cs="Arial"/>
          <w:b/>
        </w:rPr>
      </w:pPr>
    </w:p>
    <w:p w14:paraId="4F359488" w14:textId="77777777" w:rsidR="00CB75E4" w:rsidRPr="00883DC9" w:rsidRDefault="00CB75E4">
      <w:pPr>
        <w:rPr>
          <w:rFonts w:ascii="Arial" w:hAnsi="Arial" w:cs="Arial"/>
          <w:b/>
        </w:rPr>
      </w:pPr>
    </w:p>
    <w:p w14:paraId="559009FF" w14:textId="77777777" w:rsidR="00CB75E4" w:rsidRDefault="00CB75E4">
      <w:pPr>
        <w:rPr>
          <w:rFonts w:ascii="Arial" w:hAnsi="Arial" w:cs="Arial"/>
          <w:b/>
          <w:sz w:val="20"/>
          <w:szCs w:val="20"/>
        </w:rPr>
      </w:pPr>
    </w:p>
    <w:p w14:paraId="11DC630A" w14:textId="77777777" w:rsidR="00CB75E4" w:rsidRDefault="00CB75E4">
      <w:pPr>
        <w:rPr>
          <w:rFonts w:ascii="Arial" w:hAnsi="Arial" w:cs="Arial"/>
          <w:b/>
          <w:sz w:val="20"/>
          <w:szCs w:val="20"/>
        </w:rPr>
      </w:pPr>
    </w:p>
    <w:p w14:paraId="4ED04395" w14:textId="77777777" w:rsidR="00CB75E4" w:rsidRDefault="00CB75E4">
      <w:pPr>
        <w:rPr>
          <w:rFonts w:ascii="Arial" w:hAnsi="Arial" w:cs="Arial"/>
          <w:b/>
          <w:sz w:val="20"/>
          <w:szCs w:val="20"/>
        </w:rPr>
      </w:pPr>
    </w:p>
    <w:p w14:paraId="26BD99E0" w14:textId="77777777" w:rsidR="00CB75E4" w:rsidRDefault="00CB75E4">
      <w:pPr>
        <w:rPr>
          <w:rFonts w:ascii="Arial" w:hAnsi="Arial" w:cs="Arial"/>
          <w:b/>
          <w:sz w:val="20"/>
          <w:szCs w:val="20"/>
        </w:rPr>
      </w:pPr>
    </w:p>
    <w:p w14:paraId="52C4EBAF" w14:textId="77777777" w:rsidR="00CB75E4" w:rsidRDefault="00CB75E4">
      <w:pPr>
        <w:rPr>
          <w:rFonts w:ascii="Arial" w:hAnsi="Arial" w:cs="Arial"/>
          <w:b/>
          <w:sz w:val="20"/>
          <w:szCs w:val="20"/>
        </w:rPr>
      </w:pPr>
    </w:p>
    <w:p w14:paraId="67927316" w14:textId="77777777" w:rsidR="00CB75E4" w:rsidRDefault="00CB75E4">
      <w:pPr>
        <w:rPr>
          <w:rFonts w:ascii="Arial" w:hAnsi="Arial" w:cs="Arial"/>
          <w:b/>
          <w:sz w:val="20"/>
          <w:szCs w:val="20"/>
        </w:rPr>
      </w:pPr>
    </w:p>
    <w:p w14:paraId="7855FD03" w14:textId="77777777" w:rsidR="002743F9" w:rsidRDefault="002743F9">
      <w:pPr>
        <w:rPr>
          <w:rFonts w:ascii="Arial" w:hAnsi="Arial" w:cs="Arial"/>
          <w:b/>
          <w:sz w:val="20"/>
          <w:szCs w:val="20"/>
        </w:rPr>
      </w:pPr>
    </w:p>
    <w:p w14:paraId="15D85D1F" w14:textId="77777777" w:rsidR="00883DC9" w:rsidRDefault="00883DC9">
      <w:pPr>
        <w:rPr>
          <w:rFonts w:ascii="Arial" w:hAnsi="Arial" w:cs="Arial"/>
          <w:b/>
          <w:sz w:val="20"/>
          <w:szCs w:val="20"/>
        </w:rPr>
      </w:pPr>
    </w:p>
    <w:p w14:paraId="287919A6" w14:textId="77777777" w:rsidR="002743F9" w:rsidRDefault="002743F9">
      <w:pPr>
        <w:rPr>
          <w:rFonts w:ascii="Arial" w:hAnsi="Arial" w:cs="Arial"/>
          <w:b/>
          <w:sz w:val="20"/>
          <w:szCs w:val="20"/>
        </w:rPr>
      </w:pPr>
    </w:p>
    <w:p w14:paraId="22160912" w14:textId="77777777" w:rsidR="005E58D2" w:rsidRDefault="005E58D2" w:rsidP="005E58D2">
      <w:pPr>
        <w:pStyle w:val="NoSpacing"/>
        <w:rPr>
          <w:rFonts w:ascii="Arial" w:hAnsi="Arial" w:cs="Arial"/>
          <w:b/>
          <w:sz w:val="20"/>
          <w:szCs w:val="20"/>
        </w:rPr>
      </w:pPr>
      <w:r w:rsidRPr="00C37A96">
        <w:rPr>
          <w:rFonts w:ascii="Arial" w:hAnsi="Arial" w:cs="Arial"/>
          <w:b/>
          <w:noProof/>
          <w:lang w:val="en-US"/>
        </w:rPr>
        <w:lastRenderedPageBreak/>
        <w:drawing>
          <wp:inline distT="0" distB="0" distL="0" distR="0" wp14:anchorId="3A39F8B5" wp14:editId="5D06FA83">
            <wp:extent cx="781050" cy="581025"/>
            <wp:effectExtent l="0" t="0" r="0" b="9525"/>
            <wp:docPr id="37" name="Imagen 37"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4266CA69" w14:textId="77777777" w:rsidR="005E58D2" w:rsidRPr="00561F7F" w:rsidRDefault="005E58D2" w:rsidP="005E58D2">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sidR="00CF7DED">
        <w:rPr>
          <w:rFonts w:ascii="Arial" w:hAnsi="Arial" w:cs="Arial"/>
          <w:b/>
          <w:color w:val="ED7D31" w:themeColor="accent2"/>
          <w:sz w:val="20"/>
          <w:szCs w:val="20"/>
        </w:rPr>
        <w:t>-------------------------------</w:t>
      </w:r>
    </w:p>
    <w:p w14:paraId="7C700192" w14:textId="77777777" w:rsidR="005E58D2" w:rsidRDefault="005E58D2" w:rsidP="005E58D2">
      <w:pPr>
        <w:pStyle w:val="NoSpacing"/>
        <w:jc w:val="both"/>
        <w:rPr>
          <w:rFonts w:ascii="Arial" w:hAnsi="Arial" w:cs="Arial"/>
          <w:b/>
        </w:rPr>
      </w:pPr>
    </w:p>
    <w:p w14:paraId="6FF93FAA" w14:textId="77777777" w:rsidR="00247DD5" w:rsidRDefault="00247DD5" w:rsidP="00EC2032">
      <w:pPr>
        <w:pStyle w:val="NoSpacing"/>
        <w:jc w:val="center"/>
        <w:rPr>
          <w:rFonts w:ascii="Arial" w:hAnsi="Arial" w:cs="Arial"/>
          <w:b/>
        </w:rPr>
      </w:pPr>
      <w:r w:rsidRPr="00B72692">
        <w:rPr>
          <w:rFonts w:ascii="Arial" w:hAnsi="Arial" w:cs="Arial"/>
          <w:b/>
        </w:rPr>
        <w:t>INDICE</w:t>
      </w:r>
    </w:p>
    <w:p w14:paraId="480C3FE3" w14:textId="77777777" w:rsidR="00EC2032" w:rsidRPr="00B72692" w:rsidRDefault="00EC2032" w:rsidP="00EC2032">
      <w:pPr>
        <w:pStyle w:val="NoSpacing"/>
        <w:jc w:val="center"/>
        <w:rPr>
          <w:rFonts w:ascii="Arial" w:hAnsi="Arial" w:cs="Arial"/>
          <w:b/>
        </w:rPr>
      </w:pPr>
    </w:p>
    <w:p w14:paraId="18FBCD4C" w14:textId="77777777" w:rsidR="00247DD5" w:rsidRPr="00B07C80" w:rsidRDefault="00247DD5" w:rsidP="00247DD5">
      <w:pPr>
        <w:pStyle w:val="NoSpacing"/>
        <w:jc w:val="both"/>
        <w:rPr>
          <w:rFonts w:ascii="Arial" w:hAnsi="Arial" w:cs="Arial"/>
          <w:sz w:val="20"/>
          <w:szCs w:val="20"/>
        </w:rPr>
      </w:pPr>
      <w:r w:rsidRPr="00B07C80">
        <w:rPr>
          <w:rFonts w:ascii="Arial" w:hAnsi="Arial" w:cs="Arial"/>
          <w:sz w:val="20"/>
          <w:szCs w:val="20"/>
        </w:rPr>
        <w:t>PRESENTACION</w:t>
      </w:r>
    </w:p>
    <w:p w14:paraId="0EFF8A52" w14:textId="77777777" w:rsidR="00247DD5" w:rsidRDefault="0091633D" w:rsidP="00247DD5">
      <w:pPr>
        <w:pStyle w:val="NoSpacing"/>
        <w:jc w:val="both"/>
        <w:rPr>
          <w:rFonts w:ascii="Arial" w:hAnsi="Arial" w:cs="Arial"/>
          <w:sz w:val="20"/>
          <w:szCs w:val="20"/>
        </w:rPr>
      </w:pPr>
      <w:r>
        <w:rPr>
          <w:rFonts w:ascii="Arial" w:hAnsi="Arial" w:cs="Arial"/>
          <w:sz w:val="20"/>
          <w:szCs w:val="20"/>
        </w:rPr>
        <w:t>INTRODUCCION</w:t>
      </w:r>
    </w:p>
    <w:p w14:paraId="7C6A179E" w14:textId="77777777" w:rsidR="0091633D" w:rsidRPr="00B07C80" w:rsidRDefault="0091633D" w:rsidP="00247DD5">
      <w:pPr>
        <w:pStyle w:val="NoSpacing"/>
        <w:jc w:val="both"/>
        <w:rPr>
          <w:rFonts w:ascii="Arial" w:hAnsi="Arial" w:cs="Arial"/>
          <w:sz w:val="20"/>
          <w:szCs w:val="20"/>
        </w:rPr>
      </w:pPr>
      <w:r>
        <w:rPr>
          <w:rFonts w:ascii="Arial" w:hAnsi="Arial" w:cs="Arial"/>
          <w:sz w:val="20"/>
          <w:szCs w:val="20"/>
        </w:rPr>
        <w:t>TENDENCIAS DE DESARROLLO</w:t>
      </w:r>
    </w:p>
    <w:p w14:paraId="0D191292" w14:textId="77777777" w:rsidR="00247DD5" w:rsidRPr="00EC2032" w:rsidRDefault="00B07C80" w:rsidP="00247DD5">
      <w:pPr>
        <w:autoSpaceDE w:val="0"/>
        <w:autoSpaceDN w:val="0"/>
        <w:adjustRightInd w:val="0"/>
        <w:spacing w:after="0" w:line="240" w:lineRule="auto"/>
        <w:jc w:val="both"/>
        <w:rPr>
          <w:rFonts w:ascii="Arial" w:hAnsi="Arial" w:cs="Arial"/>
          <w:b/>
          <w:color w:val="000000"/>
          <w:sz w:val="20"/>
          <w:szCs w:val="20"/>
        </w:rPr>
      </w:pPr>
      <w:r w:rsidRPr="00EC2032">
        <w:rPr>
          <w:rFonts w:ascii="Arial" w:hAnsi="Arial" w:cs="Arial"/>
          <w:b/>
          <w:color w:val="000000"/>
          <w:sz w:val="20"/>
          <w:szCs w:val="20"/>
        </w:rPr>
        <w:t>1. INFORMACION</w:t>
      </w:r>
      <w:r w:rsidR="00247DD5" w:rsidRPr="00EC2032">
        <w:rPr>
          <w:rFonts w:ascii="Arial" w:hAnsi="Arial" w:cs="Arial"/>
          <w:b/>
          <w:color w:val="000000"/>
          <w:sz w:val="20"/>
          <w:szCs w:val="20"/>
        </w:rPr>
        <w:t xml:space="preserve"> GENERAL</w:t>
      </w:r>
    </w:p>
    <w:p w14:paraId="15EA1C6B" w14:textId="77777777" w:rsidR="00247DD5" w:rsidRDefault="00B07C80" w:rsidP="00247DD5">
      <w:pPr>
        <w:autoSpaceDE w:val="0"/>
        <w:autoSpaceDN w:val="0"/>
        <w:adjustRightInd w:val="0"/>
        <w:spacing w:after="0" w:line="240" w:lineRule="auto"/>
        <w:jc w:val="both"/>
        <w:rPr>
          <w:rFonts w:ascii="Arial" w:hAnsi="Arial" w:cs="Arial"/>
          <w:color w:val="000000"/>
        </w:rPr>
      </w:pPr>
      <w:r>
        <w:rPr>
          <w:rFonts w:ascii="Arial" w:hAnsi="Arial" w:cs="Arial"/>
          <w:color w:val="000000"/>
        </w:rPr>
        <w:t xml:space="preserve"> </w:t>
      </w:r>
      <w:r w:rsidR="00247DD5" w:rsidRPr="00B72692">
        <w:rPr>
          <w:rFonts w:ascii="Arial" w:hAnsi="Arial" w:cs="Arial"/>
          <w:color w:val="000000"/>
        </w:rPr>
        <w:t>Reseña Histórica</w:t>
      </w:r>
    </w:p>
    <w:p w14:paraId="5151033F" w14:textId="77777777" w:rsidR="0091633D" w:rsidRPr="00B72692" w:rsidRDefault="002147E5" w:rsidP="00247DD5">
      <w:pPr>
        <w:autoSpaceDE w:val="0"/>
        <w:autoSpaceDN w:val="0"/>
        <w:adjustRightInd w:val="0"/>
        <w:spacing w:after="0" w:line="240" w:lineRule="auto"/>
        <w:jc w:val="both"/>
        <w:rPr>
          <w:rFonts w:ascii="Arial" w:hAnsi="Arial" w:cs="Arial"/>
          <w:color w:val="000000"/>
        </w:rPr>
      </w:pPr>
      <w:r>
        <w:rPr>
          <w:rFonts w:ascii="Arial" w:hAnsi="Arial" w:cs="Arial"/>
          <w:color w:val="000000"/>
        </w:rPr>
        <w:t>Creación del Distrito</w:t>
      </w:r>
    </w:p>
    <w:p w14:paraId="2BF66194" w14:textId="77777777" w:rsidR="00247DD5" w:rsidRPr="002147E5" w:rsidRDefault="00247DD5" w:rsidP="00D8613E">
      <w:pPr>
        <w:pStyle w:val="ListParagraph"/>
        <w:numPr>
          <w:ilvl w:val="1"/>
          <w:numId w:val="79"/>
        </w:numPr>
        <w:autoSpaceDE w:val="0"/>
        <w:autoSpaceDN w:val="0"/>
        <w:adjustRightInd w:val="0"/>
        <w:spacing w:after="0" w:line="240" w:lineRule="auto"/>
        <w:jc w:val="both"/>
        <w:rPr>
          <w:rFonts w:ascii="Arial" w:hAnsi="Arial" w:cs="Arial"/>
          <w:color w:val="000000"/>
        </w:rPr>
      </w:pPr>
      <w:r w:rsidRPr="002147E5">
        <w:rPr>
          <w:rFonts w:ascii="Arial" w:hAnsi="Arial" w:cs="Arial"/>
          <w:color w:val="000000"/>
        </w:rPr>
        <w:t>Ubicación Política y Geográfica</w:t>
      </w:r>
    </w:p>
    <w:p w14:paraId="260A2E81" w14:textId="77777777" w:rsidR="00247DD5" w:rsidRPr="002147E5" w:rsidRDefault="002147E5" w:rsidP="002147E5">
      <w:pPr>
        <w:autoSpaceDE w:val="0"/>
        <w:autoSpaceDN w:val="0"/>
        <w:adjustRightInd w:val="0"/>
        <w:spacing w:after="0" w:line="240" w:lineRule="auto"/>
        <w:jc w:val="both"/>
        <w:rPr>
          <w:rFonts w:ascii="Arial" w:hAnsi="Arial" w:cs="Arial"/>
          <w:color w:val="000000"/>
        </w:rPr>
      </w:pPr>
      <w:r>
        <w:rPr>
          <w:rFonts w:ascii="Arial" w:hAnsi="Arial" w:cs="Arial"/>
          <w:color w:val="000000"/>
        </w:rPr>
        <w:t xml:space="preserve">1.2 </w:t>
      </w:r>
      <w:r w:rsidR="00247DD5" w:rsidRPr="002147E5">
        <w:rPr>
          <w:rFonts w:ascii="Arial" w:hAnsi="Arial" w:cs="Arial"/>
          <w:color w:val="000000"/>
        </w:rPr>
        <w:t>Limites</w:t>
      </w:r>
    </w:p>
    <w:p w14:paraId="6FA6C621" w14:textId="77777777" w:rsidR="00247DD5" w:rsidRPr="00B07C80" w:rsidRDefault="00247DD5" w:rsidP="00D8613E">
      <w:pPr>
        <w:pStyle w:val="ListParagraph"/>
        <w:numPr>
          <w:ilvl w:val="0"/>
          <w:numId w:val="3"/>
        </w:numPr>
        <w:autoSpaceDE w:val="0"/>
        <w:autoSpaceDN w:val="0"/>
        <w:adjustRightInd w:val="0"/>
        <w:spacing w:after="0" w:line="240" w:lineRule="auto"/>
        <w:jc w:val="both"/>
        <w:rPr>
          <w:rFonts w:ascii="Arial" w:hAnsi="Arial" w:cs="Arial"/>
          <w:color w:val="000000"/>
        </w:rPr>
      </w:pPr>
      <w:r w:rsidRPr="00B07C80">
        <w:rPr>
          <w:rFonts w:ascii="Arial" w:hAnsi="Arial" w:cs="Arial"/>
          <w:color w:val="000000"/>
        </w:rPr>
        <w:t>Población</w:t>
      </w:r>
    </w:p>
    <w:p w14:paraId="6C0BD3D3" w14:textId="77777777" w:rsidR="00247DD5" w:rsidRPr="00B6035B" w:rsidRDefault="00247DD5" w:rsidP="00D8613E">
      <w:pPr>
        <w:pStyle w:val="ListParagraph"/>
        <w:numPr>
          <w:ilvl w:val="0"/>
          <w:numId w:val="3"/>
        </w:numPr>
        <w:autoSpaceDE w:val="0"/>
        <w:autoSpaceDN w:val="0"/>
        <w:adjustRightInd w:val="0"/>
        <w:spacing w:after="0" w:line="240" w:lineRule="auto"/>
        <w:jc w:val="both"/>
        <w:rPr>
          <w:rFonts w:ascii="Arial" w:hAnsi="Arial" w:cs="Arial"/>
          <w:color w:val="000000"/>
        </w:rPr>
      </w:pPr>
      <w:r w:rsidRPr="00B6035B">
        <w:rPr>
          <w:rFonts w:ascii="Arial" w:hAnsi="Arial" w:cs="Arial"/>
          <w:color w:val="000000"/>
        </w:rPr>
        <w:t>Clima</w:t>
      </w:r>
    </w:p>
    <w:p w14:paraId="1CCA3EF7" w14:textId="77777777" w:rsidR="00247DD5" w:rsidRDefault="00247DD5" w:rsidP="00D8613E">
      <w:pPr>
        <w:pStyle w:val="ListParagraph"/>
        <w:numPr>
          <w:ilvl w:val="0"/>
          <w:numId w:val="3"/>
        </w:numPr>
        <w:autoSpaceDE w:val="0"/>
        <w:autoSpaceDN w:val="0"/>
        <w:adjustRightInd w:val="0"/>
        <w:spacing w:after="0" w:line="240" w:lineRule="auto"/>
        <w:jc w:val="both"/>
        <w:rPr>
          <w:rFonts w:ascii="Arial" w:hAnsi="Arial" w:cs="Arial"/>
          <w:color w:val="000000"/>
        </w:rPr>
      </w:pPr>
      <w:r w:rsidRPr="00B6035B">
        <w:rPr>
          <w:rFonts w:ascii="Arial" w:hAnsi="Arial" w:cs="Arial"/>
          <w:color w:val="000000"/>
        </w:rPr>
        <w:t>Accesibilidad</w:t>
      </w:r>
    </w:p>
    <w:p w14:paraId="15DE4035" w14:textId="77777777" w:rsidR="007E55D1" w:rsidRPr="007E55D1" w:rsidRDefault="002147E5" w:rsidP="007E55D1">
      <w:pPr>
        <w:autoSpaceDE w:val="0"/>
        <w:autoSpaceDN w:val="0"/>
        <w:adjustRightInd w:val="0"/>
        <w:spacing w:after="0" w:line="240" w:lineRule="auto"/>
        <w:jc w:val="both"/>
        <w:rPr>
          <w:rFonts w:ascii="Arial" w:hAnsi="Arial" w:cs="Arial"/>
          <w:color w:val="000000"/>
        </w:rPr>
      </w:pPr>
      <w:r>
        <w:rPr>
          <w:rFonts w:ascii="Arial" w:hAnsi="Arial" w:cs="Arial"/>
          <w:color w:val="000000"/>
        </w:rPr>
        <w:t>1.3 T</w:t>
      </w:r>
      <w:r w:rsidR="007E55D1">
        <w:rPr>
          <w:rFonts w:ascii="Arial" w:hAnsi="Arial" w:cs="Arial"/>
          <w:color w:val="000000"/>
        </w:rPr>
        <w:t>asa de Crecimiento Poblacional</w:t>
      </w:r>
    </w:p>
    <w:p w14:paraId="0A51E6C2" w14:textId="77777777" w:rsidR="00B6035B" w:rsidRPr="002147E5" w:rsidRDefault="00247DD5" w:rsidP="00D8613E">
      <w:pPr>
        <w:pStyle w:val="ListParagraph"/>
        <w:numPr>
          <w:ilvl w:val="1"/>
          <w:numId w:val="80"/>
        </w:numPr>
        <w:autoSpaceDE w:val="0"/>
        <w:autoSpaceDN w:val="0"/>
        <w:adjustRightInd w:val="0"/>
        <w:spacing w:after="0" w:line="240" w:lineRule="auto"/>
        <w:jc w:val="both"/>
        <w:rPr>
          <w:rFonts w:ascii="Arial" w:hAnsi="Arial" w:cs="Arial"/>
          <w:color w:val="000000"/>
        </w:rPr>
      </w:pPr>
      <w:r w:rsidRPr="002147E5">
        <w:rPr>
          <w:rFonts w:ascii="Arial" w:hAnsi="Arial" w:cs="Arial"/>
          <w:color w:val="000000"/>
        </w:rPr>
        <w:t>Marco Normativo</w:t>
      </w:r>
    </w:p>
    <w:p w14:paraId="0CAC6F20" w14:textId="77777777" w:rsidR="002147E5" w:rsidRPr="0019499E" w:rsidRDefault="002147E5" w:rsidP="002147E5">
      <w:pPr>
        <w:pStyle w:val="ListParagraph"/>
        <w:autoSpaceDE w:val="0"/>
        <w:autoSpaceDN w:val="0"/>
        <w:adjustRightInd w:val="0"/>
        <w:spacing w:after="0" w:line="240" w:lineRule="auto"/>
        <w:jc w:val="both"/>
        <w:rPr>
          <w:rFonts w:ascii="Arial" w:hAnsi="Arial" w:cs="Arial"/>
          <w:color w:val="000000"/>
        </w:rPr>
      </w:pPr>
    </w:p>
    <w:p w14:paraId="4E2FC669" w14:textId="77777777" w:rsidR="00247DD5" w:rsidRPr="0019499E" w:rsidRDefault="00C40901" w:rsidP="0019499E">
      <w:pPr>
        <w:autoSpaceDE w:val="0"/>
        <w:autoSpaceDN w:val="0"/>
        <w:adjustRightInd w:val="0"/>
        <w:spacing w:after="0" w:line="240" w:lineRule="auto"/>
        <w:jc w:val="both"/>
        <w:rPr>
          <w:rFonts w:ascii="Arial" w:hAnsi="Arial" w:cs="Arial"/>
          <w:b/>
          <w:color w:val="000000"/>
        </w:rPr>
      </w:pPr>
      <w:r>
        <w:rPr>
          <w:rFonts w:ascii="Arial" w:hAnsi="Arial" w:cs="Arial"/>
          <w:b/>
          <w:color w:val="000000"/>
        </w:rPr>
        <w:t xml:space="preserve">3 </w:t>
      </w:r>
      <w:r w:rsidRPr="0019499E">
        <w:rPr>
          <w:rFonts w:ascii="Arial" w:hAnsi="Arial" w:cs="Arial"/>
          <w:b/>
          <w:color w:val="000000"/>
        </w:rPr>
        <w:t>CICLO</w:t>
      </w:r>
      <w:r w:rsidR="00247DD5" w:rsidRPr="0019499E">
        <w:rPr>
          <w:rFonts w:ascii="Arial" w:hAnsi="Arial" w:cs="Arial"/>
          <w:b/>
          <w:color w:val="000000"/>
        </w:rPr>
        <w:t xml:space="preserve"> DEL PLANEAMIENTO ESTRATEGICO DEL PDC</w:t>
      </w:r>
    </w:p>
    <w:p w14:paraId="19DB954B" w14:textId="77777777" w:rsidR="00247DD5" w:rsidRPr="00294EEE" w:rsidRDefault="00247DD5" w:rsidP="00294EEE">
      <w:pPr>
        <w:autoSpaceDE w:val="0"/>
        <w:autoSpaceDN w:val="0"/>
        <w:adjustRightInd w:val="0"/>
        <w:spacing w:after="0" w:line="240" w:lineRule="auto"/>
        <w:jc w:val="both"/>
        <w:rPr>
          <w:rFonts w:ascii="Arial" w:hAnsi="Arial" w:cs="Arial"/>
          <w:color w:val="000000"/>
          <w:sz w:val="18"/>
          <w:szCs w:val="18"/>
        </w:rPr>
      </w:pPr>
      <w:r w:rsidRPr="00294EEE">
        <w:rPr>
          <w:rFonts w:ascii="Arial" w:hAnsi="Arial" w:cs="Arial"/>
          <w:b/>
          <w:color w:val="000000"/>
          <w:sz w:val="18"/>
          <w:szCs w:val="18"/>
        </w:rPr>
        <w:t>FASE 1</w:t>
      </w:r>
      <w:r w:rsidRPr="00294EEE">
        <w:rPr>
          <w:rFonts w:ascii="Arial" w:hAnsi="Arial" w:cs="Arial"/>
          <w:color w:val="000000"/>
          <w:sz w:val="18"/>
          <w:szCs w:val="18"/>
        </w:rPr>
        <w:t xml:space="preserve">: </w:t>
      </w:r>
      <w:r w:rsidR="00B72692" w:rsidRPr="00294EEE">
        <w:rPr>
          <w:rFonts w:ascii="Arial" w:hAnsi="Arial" w:cs="Arial"/>
          <w:b/>
          <w:color w:val="000000"/>
          <w:sz w:val="18"/>
          <w:szCs w:val="18"/>
        </w:rPr>
        <w:t>CONOCIMIENTO INTEGRAL DE LA REALIDAD</w:t>
      </w:r>
    </w:p>
    <w:p w14:paraId="17FB2E59" w14:textId="77777777" w:rsidR="00341136" w:rsidRDefault="00341136" w:rsidP="002147E5">
      <w:pPr>
        <w:autoSpaceDE w:val="0"/>
        <w:autoSpaceDN w:val="0"/>
        <w:adjustRightInd w:val="0"/>
        <w:spacing w:after="0" w:line="240" w:lineRule="auto"/>
        <w:jc w:val="both"/>
        <w:rPr>
          <w:rFonts w:ascii="Arial" w:hAnsi="Arial" w:cs="Arial"/>
          <w:color w:val="000000"/>
          <w:sz w:val="18"/>
          <w:szCs w:val="18"/>
        </w:rPr>
      </w:pPr>
      <w:r>
        <w:rPr>
          <w:rFonts w:ascii="Arial" w:hAnsi="Arial" w:cs="Arial"/>
          <w:color w:val="000000"/>
          <w:sz w:val="18"/>
          <w:szCs w:val="18"/>
        </w:rPr>
        <w:t>3.3.1 Caracterización Territorial</w:t>
      </w:r>
    </w:p>
    <w:p w14:paraId="1A2DC67B" w14:textId="77777777" w:rsidR="002147E5" w:rsidRDefault="00341136" w:rsidP="00D8613E">
      <w:pPr>
        <w:pStyle w:val="ListParagraph"/>
        <w:numPr>
          <w:ilvl w:val="0"/>
          <w:numId w:val="81"/>
        </w:numPr>
        <w:autoSpaceDE w:val="0"/>
        <w:autoSpaceDN w:val="0"/>
        <w:adjustRightInd w:val="0"/>
        <w:spacing w:after="0" w:line="240" w:lineRule="auto"/>
        <w:jc w:val="both"/>
        <w:rPr>
          <w:rFonts w:ascii="Arial" w:hAnsi="Arial" w:cs="Arial"/>
          <w:color w:val="000000"/>
          <w:sz w:val="18"/>
          <w:szCs w:val="18"/>
        </w:rPr>
      </w:pPr>
      <w:r>
        <w:rPr>
          <w:rFonts w:ascii="Arial" w:hAnsi="Arial" w:cs="Arial"/>
          <w:color w:val="000000"/>
          <w:sz w:val="18"/>
          <w:szCs w:val="18"/>
        </w:rPr>
        <w:t>Sistema Poblacional</w:t>
      </w:r>
    </w:p>
    <w:p w14:paraId="69240E5C" w14:textId="77777777" w:rsidR="00341136" w:rsidRDefault="00341136" w:rsidP="00D8613E">
      <w:pPr>
        <w:pStyle w:val="ListParagraph"/>
        <w:numPr>
          <w:ilvl w:val="0"/>
          <w:numId w:val="81"/>
        </w:numPr>
        <w:autoSpaceDE w:val="0"/>
        <w:autoSpaceDN w:val="0"/>
        <w:adjustRightInd w:val="0"/>
        <w:spacing w:after="0" w:line="240" w:lineRule="auto"/>
        <w:jc w:val="both"/>
        <w:rPr>
          <w:rFonts w:ascii="Arial" w:hAnsi="Arial" w:cs="Arial"/>
          <w:color w:val="000000"/>
          <w:sz w:val="18"/>
          <w:szCs w:val="18"/>
        </w:rPr>
      </w:pPr>
      <w:r>
        <w:rPr>
          <w:rFonts w:ascii="Arial" w:hAnsi="Arial" w:cs="Arial"/>
          <w:color w:val="000000"/>
          <w:sz w:val="18"/>
          <w:szCs w:val="18"/>
        </w:rPr>
        <w:t>Sistema Relacional</w:t>
      </w:r>
    </w:p>
    <w:p w14:paraId="2747C9AC" w14:textId="77777777" w:rsidR="00341136" w:rsidRDefault="00341136" w:rsidP="00D8613E">
      <w:pPr>
        <w:pStyle w:val="ListParagraph"/>
        <w:numPr>
          <w:ilvl w:val="0"/>
          <w:numId w:val="81"/>
        </w:numPr>
        <w:autoSpaceDE w:val="0"/>
        <w:autoSpaceDN w:val="0"/>
        <w:adjustRightInd w:val="0"/>
        <w:spacing w:after="0" w:line="240" w:lineRule="auto"/>
        <w:jc w:val="both"/>
        <w:rPr>
          <w:rFonts w:ascii="Arial" w:hAnsi="Arial" w:cs="Arial"/>
          <w:color w:val="000000"/>
          <w:sz w:val="18"/>
          <w:szCs w:val="18"/>
        </w:rPr>
      </w:pPr>
      <w:r>
        <w:rPr>
          <w:rFonts w:ascii="Arial" w:hAnsi="Arial" w:cs="Arial"/>
          <w:color w:val="000000"/>
          <w:sz w:val="18"/>
          <w:szCs w:val="18"/>
        </w:rPr>
        <w:t>Sistema Productivo</w:t>
      </w:r>
    </w:p>
    <w:p w14:paraId="081094B1" w14:textId="77777777" w:rsidR="00341136" w:rsidRDefault="00341136" w:rsidP="00D8613E">
      <w:pPr>
        <w:pStyle w:val="ListParagraph"/>
        <w:numPr>
          <w:ilvl w:val="0"/>
          <w:numId w:val="81"/>
        </w:numPr>
        <w:autoSpaceDE w:val="0"/>
        <w:autoSpaceDN w:val="0"/>
        <w:adjustRightInd w:val="0"/>
        <w:spacing w:after="0" w:line="240" w:lineRule="auto"/>
        <w:jc w:val="both"/>
        <w:rPr>
          <w:rFonts w:ascii="Arial" w:hAnsi="Arial" w:cs="Arial"/>
          <w:color w:val="000000"/>
          <w:sz w:val="18"/>
          <w:szCs w:val="18"/>
        </w:rPr>
      </w:pPr>
      <w:r>
        <w:rPr>
          <w:rFonts w:ascii="Arial" w:hAnsi="Arial" w:cs="Arial"/>
          <w:color w:val="000000"/>
          <w:sz w:val="18"/>
          <w:szCs w:val="18"/>
        </w:rPr>
        <w:t>Sistema Equipamental</w:t>
      </w:r>
    </w:p>
    <w:p w14:paraId="7F250F88" w14:textId="77777777" w:rsidR="00341136" w:rsidRDefault="00341136" w:rsidP="00D8613E">
      <w:pPr>
        <w:pStyle w:val="ListParagraph"/>
        <w:numPr>
          <w:ilvl w:val="0"/>
          <w:numId w:val="81"/>
        </w:numPr>
        <w:autoSpaceDE w:val="0"/>
        <w:autoSpaceDN w:val="0"/>
        <w:adjustRightInd w:val="0"/>
        <w:spacing w:after="0" w:line="240" w:lineRule="auto"/>
        <w:jc w:val="both"/>
        <w:rPr>
          <w:rFonts w:ascii="Arial" w:hAnsi="Arial" w:cs="Arial"/>
          <w:color w:val="000000"/>
          <w:sz w:val="18"/>
          <w:szCs w:val="18"/>
        </w:rPr>
      </w:pPr>
      <w:r>
        <w:rPr>
          <w:rFonts w:ascii="Arial" w:hAnsi="Arial" w:cs="Arial"/>
          <w:color w:val="000000"/>
          <w:sz w:val="18"/>
          <w:szCs w:val="18"/>
        </w:rPr>
        <w:t>Sistema Patrimonial</w:t>
      </w:r>
    </w:p>
    <w:p w14:paraId="4BD1CE50" w14:textId="77777777" w:rsidR="00294EEE" w:rsidRDefault="00341136" w:rsidP="00D8613E">
      <w:pPr>
        <w:pStyle w:val="ListParagraph"/>
        <w:numPr>
          <w:ilvl w:val="0"/>
          <w:numId w:val="81"/>
        </w:numPr>
        <w:autoSpaceDE w:val="0"/>
        <w:autoSpaceDN w:val="0"/>
        <w:adjustRightInd w:val="0"/>
        <w:spacing w:after="0" w:line="240" w:lineRule="auto"/>
        <w:jc w:val="both"/>
        <w:rPr>
          <w:rFonts w:ascii="Arial" w:hAnsi="Arial" w:cs="Arial"/>
          <w:color w:val="000000"/>
          <w:sz w:val="18"/>
          <w:szCs w:val="18"/>
        </w:rPr>
      </w:pPr>
      <w:r>
        <w:rPr>
          <w:rFonts w:ascii="Arial" w:hAnsi="Arial" w:cs="Arial"/>
          <w:color w:val="000000"/>
          <w:sz w:val="18"/>
          <w:szCs w:val="18"/>
        </w:rPr>
        <w:t>Sistema Ambiental</w:t>
      </w:r>
    </w:p>
    <w:p w14:paraId="4AE4C148" w14:textId="77777777" w:rsidR="00390D4E" w:rsidRPr="00294EEE" w:rsidRDefault="00390D4E" w:rsidP="00D8613E">
      <w:pPr>
        <w:pStyle w:val="ListParagraph"/>
        <w:numPr>
          <w:ilvl w:val="2"/>
          <w:numId w:val="82"/>
        </w:numPr>
        <w:autoSpaceDE w:val="0"/>
        <w:autoSpaceDN w:val="0"/>
        <w:adjustRightInd w:val="0"/>
        <w:spacing w:after="0" w:line="240" w:lineRule="auto"/>
        <w:jc w:val="both"/>
        <w:rPr>
          <w:rFonts w:ascii="Arial" w:hAnsi="Arial" w:cs="Arial"/>
          <w:color w:val="000000"/>
          <w:sz w:val="18"/>
          <w:szCs w:val="18"/>
        </w:rPr>
      </w:pPr>
      <w:r w:rsidRPr="00294EEE">
        <w:rPr>
          <w:rFonts w:ascii="Arial" w:hAnsi="Arial" w:cs="Arial"/>
          <w:b/>
          <w:bCs/>
          <w:color w:val="000000"/>
        </w:rPr>
        <w:t>Análisis por Ejes Estratégicos de:</w:t>
      </w:r>
    </w:p>
    <w:p w14:paraId="44D7C86A" w14:textId="77777777" w:rsidR="00390D4E" w:rsidRPr="00B72692" w:rsidRDefault="00390D4E" w:rsidP="00D8613E">
      <w:pPr>
        <w:pStyle w:val="ListParagraph"/>
        <w:numPr>
          <w:ilvl w:val="0"/>
          <w:numId w:val="1"/>
        </w:numPr>
        <w:autoSpaceDE w:val="0"/>
        <w:autoSpaceDN w:val="0"/>
        <w:adjustRightInd w:val="0"/>
        <w:spacing w:after="0" w:line="240" w:lineRule="auto"/>
        <w:jc w:val="both"/>
        <w:rPr>
          <w:rFonts w:ascii="Arial" w:hAnsi="Arial" w:cs="Arial"/>
          <w:bCs/>
          <w:color w:val="000000"/>
        </w:rPr>
      </w:pPr>
      <w:r w:rsidRPr="00B72692">
        <w:rPr>
          <w:rFonts w:ascii="Arial" w:hAnsi="Arial" w:cs="Arial"/>
          <w:bCs/>
          <w:color w:val="000000"/>
        </w:rPr>
        <w:t>Problemas y Potencialidades</w:t>
      </w:r>
    </w:p>
    <w:p w14:paraId="25305B82" w14:textId="77777777" w:rsidR="00390D4E" w:rsidRDefault="00390D4E" w:rsidP="00D8613E">
      <w:pPr>
        <w:pStyle w:val="ListParagraph"/>
        <w:numPr>
          <w:ilvl w:val="0"/>
          <w:numId w:val="1"/>
        </w:numPr>
        <w:autoSpaceDE w:val="0"/>
        <w:autoSpaceDN w:val="0"/>
        <w:adjustRightInd w:val="0"/>
        <w:spacing w:after="0" w:line="240" w:lineRule="auto"/>
        <w:jc w:val="both"/>
        <w:rPr>
          <w:rFonts w:ascii="Arial" w:hAnsi="Arial" w:cs="Arial"/>
          <w:bCs/>
          <w:color w:val="000000"/>
        </w:rPr>
      </w:pPr>
      <w:r w:rsidRPr="00B72692">
        <w:rPr>
          <w:rFonts w:ascii="Arial" w:hAnsi="Arial" w:cs="Arial"/>
          <w:bCs/>
          <w:color w:val="000000"/>
        </w:rPr>
        <w:t>Oportunidades y Limitaciones</w:t>
      </w:r>
    </w:p>
    <w:p w14:paraId="4B334B44" w14:textId="77777777" w:rsidR="00247DD5" w:rsidRPr="00294EEE" w:rsidRDefault="00247DD5" w:rsidP="00294EEE">
      <w:pPr>
        <w:autoSpaceDE w:val="0"/>
        <w:autoSpaceDN w:val="0"/>
        <w:adjustRightInd w:val="0"/>
        <w:spacing w:after="0" w:line="240" w:lineRule="auto"/>
        <w:jc w:val="both"/>
        <w:rPr>
          <w:rFonts w:ascii="Arial" w:hAnsi="Arial" w:cs="Arial"/>
          <w:b/>
          <w:bCs/>
          <w:color w:val="000000"/>
        </w:rPr>
      </w:pPr>
      <w:r w:rsidRPr="00294EEE">
        <w:rPr>
          <w:rFonts w:ascii="Arial" w:hAnsi="Arial" w:cs="Arial"/>
          <w:b/>
          <w:bCs/>
          <w:color w:val="000000"/>
        </w:rPr>
        <w:t xml:space="preserve">FASE 2: EL FUTURO DESEADO </w:t>
      </w:r>
    </w:p>
    <w:p w14:paraId="09DB3CA8" w14:textId="77777777" w:rsidR="00247DD5" w:rsidRPr="00480922" w:rsidRDefault="00247DD5" w:rsidP="00D8613E">
      <w:pPr>
        <w:pStyle w:val="ListParagraph"/>
        <w:numPr>
          <w:ilvl w:val="1"/>
          <w:numId w:val="83"/>
        </w:numPr>
        <w:autoSpaceDE w:val="0"/>
        <w:autoSpaceDN w:val="0"/>
        <w:adjustRightInd w:val="0"/>
        <w:spacing w:after="0" w:line="240" w:lineRule="auto"/>
        <w:jc w:val="both"/>
        <w:rPr>
          <w:rFonts w:ascii="Arial" w:hAnsi="Arial" w:cs="Arial"/>
          <w:b/>
          <w:color w:val="000000"/>
        </w:rPr>
      </w:pPr>
      <w:r w:rsidRPr="00480922">
        <w:rPr>
          <w:rFonts w:ascii="Arial" w:hAnsi="Arial" w:cs="Arial"/>
          <w:b/>
          <w:color w:val="000000"/>
        </w:rPr>
        <w:t>ESCENARIOS</w:t>
      </w:r>
    </w:p>
    <w:p w14:paraId="3AB2C16A" w14:textId="77777777" w:rsidR="00247DD5" w:rsidRPr="00390D4E" w:rsidRDefault="00390D4E" w:rsidP="00D8613E">
      <w:pPr>
        <w:pStyle w:val="ListParagraph"/>
        <w:numPr>
          <w:ilvl w:val="0"/>
          <w:numId w:val="2"/>
        </w:numPr>
        <w:autoSpaceDE w:val="0"/>
        <w:autoSpaceDN w:val="0"/>
        <w:adjustRightInd w:val="0"/>
        <w:spacing w:after="0" w:line="240" w:lineRule="auto"/>
        <w:jc w:val="both"/>
        <w:rPr>
          <w:rFonts w:ascii="Arial" w:hAnsi="Arial" w:cs="Arial"/>
          <w:color w:val="000000"/>
        </w:rPr>
      </w:pPr>
      <w:r>
        <w:rPr>
          <w:rFonts w:ascii="Arial" w:hAnsi="Arial" w:cs="Arial"/>
          <w:color w:val="000000"/>
        </w:rPr>
        <w:t xml:space="preserve"> </w:t>
      </w:r>
      <w:r w:rsidR="00247DD5" w:rsidRPr="00390D4E">
        <w:rPr>
          <w:rFonts w:ascii="Arial" w:hAnsi="Arial" w:cs="Arial"/>
          <w:color w:val="000000"/>
        </w:rPr>
        <w:t>Escenario Tendencial</w:t>
      </w:r>
    </w:p>
    <w:p w14:paraId="76B2C4D0" w14:textId="77777777" w:rsidR="00247DD5" w:rsidRPr="00B72692" w:rsidRDefault="00247DD5" w:rsidP="00D8613E">
      <w:pPr>
        <w:pStyle w:val="ListParagraph"/>
        <w:numPr>
          <w:ilvl w:val="0"/>
          <w:numId w:val="2"/>
        </w:numPr>
        <w:autoSpaceDE w:val="0"/>
        <w:autoSpaceDN w:val="0"/>
        <w:adjustRightInd w:val="0"/>
        <w:spacing w:after="0" w:line="240" w:lineRule="auto"/>
        <w:jc w:val="both"/>
        <w:rPr>
          <w:rFonts w:ascii="Arial" w:hAnsi="Arial" w:cs="Arial"/>
          <w:color w:val="000000"/>
        </w:rPr>
      </w:pPr>
      <w:r w:rsidRPr="00B72692">
        <w:rPr>
          <w:rFonts w:ascii="Arial" w:hAnsi="Arial" w:cs="Arial"/>
          <w:color w:val="000000"/>
        </w:rPr>
        <w:t>Escenario Probable</w:t>
      </w:r>
    </w:p>
    <w:p w14:paraId="43356070" w14:textId="77777777" w:rsidR="00247DD5" w:rsidRPr="00B72692" w:rsidRDefault="00247DD5" w:rsidP="00D8613E">
      <w:pPr>
        <w:pStyle w:val="ListParagraph"/>
        <w:numPr>
          <w:ilvl w:val="0"/>
          <w:numId w:val="2"/>
        </w:numPr>
        <w:autoSpaceDE w:val="0"/>
        <w:autoSpaceDN w:val="0"/>
        <w:adjustRightInd w:val="0"/>
        <w:spacing w:after="0" w:line="240" w:lineRule="auto"/>
        <w:jc w:val="both"/>
        <w:rPr>
          <w:rFonts w:ascii="Arial" w:hAnsi="Arial" w:cs="Arial"/>
          <w:color w:val="000000"/>
        </w:rPr>
      </w:pPr>
      <w:r w:rsidRPr="00B72692">
        <w:rPr>
          <w:rFonts w:ascii="Arial" w:hAnsi="Arial" w:cs="Arial"/>
          <w:color w:val="000000"/>
        </w:rPr>
        <w:t>Escenario Deseable</w:t>
      </w:r>
    </w:p>
    <w:p w14:paraId="71C192B5" w14:textId="77777777" w:rsidR="00247DD5" w:rsidRPr="00480922" w:rsidRDefault="00480922" w:rsidP="00480922">
      <w:pPr>
        <w:autoSpaceDE w:val="0"/>
        <w:autoSpaceDN w:val="0"/>
        <w:adjustRightInd w:val="0"/>
        <w:spacing w:after="0" w:line="240" w:lineRule="auto"/>
        <w:jc w:val="both"/>
        <w:rPr>
          <w:rFonts w:ascii="Arial" w:hAnsi="Arial" w:cs="Arial"/>
          <w:color w:val="000000"/>
        </w:rPr>
      </w:pPr>
      <w:r>
        <w:rPr>
          <w:rFonts w:ascii="Arial" w:hAnsi="Arial" w:cs="Arial"/>
          <w:color w:val="000000"/>
        </w:rPr>
        <w:t xml:space="preserve">2.2 </w:t>
      </w:r>
      <w:r w:rsidR="00247DD5" w:rsidRPr="00480922">
        <w:rPr>
          <w:rFonts w:ascii="Arial" w:hAnsi="Arial" w:cs="Arial"/>
          <w:color w:val="000000"/>
        </w:rPr>
        <w:t>La Visión Concertada del Distrito de Huacrapuquio al 2030</w:t>
      </w:r>
    </w:p>
    <w:p w14:paraId="2A262AC8" w14:textId="77777777" w:rsidR="00247DD5" w:rsidRPr="00B72692" w:rsidRDefault="00247DD5" w:rsidP="00247DD5">
      <w:pPr>
        <w:autoSpaceDE w:val="0"/>
        <w:autoSpaceDN w:val="0"/>
        <w:adjustRightInd w:val="0"/>
        <w:spacing w:after="0" w:line="240" w:lineRule="auto"/>
        <w:jc w:val="both"/>
        <w:rPr>
          <w:rFonts w:ascii="Arial" w:hAnsi="Arial" w:cs="Arial"/>
          <w:color w:val="000000"/>
        </w:rPr>
      </w:pPr>
    </w:p>
    <w:p w14:paraId="15440C68" w14:textId="77777777" w:rsidR="00247DD5" w:rsidRPr="00480922" w:rsidRDefault="00390D4E" w:rsidP="00480922">
      <w:pPr>
        <w:autoSpaceDE w:val="0"/>
        <w:autoSpaceDN w:val="0"/>
        <w:adjustRightInd w:val="0"/>
        <w:spacing w:after="0" w:line="240" w:lineRule="auto"/>
        <w:jc w:val="both"/>
        <w:rPr>
          <w:rFonts w:ascii="Arial" w:hAnsi="Arial" w:cs="Arial"/>
          <w:b/>
          <w:color w:val="000000"/>
        </w:rPr>
      </w:pPr>
      <w:r w:rsidRPr="00480922">
        <w:rPr>
          <w:rFonts w:ascii="Arial" w:hAnsi="Arial" w:cs="Arial"/>
          <w:b/>
          <w:color w:val="000000"/>
        </w:rPr>
        <w:t xml:space="preserve"> </w:t>
      </w:r>
      <w:r w:rsidR="00247DD5" w:rsidRPr="00480922">
        <w:rPr>
          <w:rFonts w:ascii="Arial" w:hAnsi="Arial" w:cs="Arial"/>
          <w:b/>
          <w:color w:val="000000"/>
        </w:rPr>
        <w:t>FASE 3: POLITICAS Y PLANES COORDINADOS</w:t>
      </w:r>
    </w:p>
    <w:p w14:paraId="6E9CABC6" w14:textId="77777777" w:rsidR="00480922" w:rsidRDefault="00480922" w:rsidP="00480922">
      <w:pPr>
        <w:autoSpaceDE w:val="0"/>
        <w:autoSpaceDN w:val="0"/>
        <w:adjustRightInd w:val="0"/>
        <w:spacing w:after="0" w:line="240" w:lineRule="auto"/>
        <w:jc w:val="both"/>
        <w:rPr>
          <w:rFonts w:ascii="Arial" w:hAnsi="Arial" w:cs="Arial"/>
          <w:color w:val="000000"/>
        </w:rPr>
      </w:pPr>
      <w:r w:rsidRPr="00480922">
        <w:rPr>
          <w:rFonts w:ascii="Arial" w:hAnsi="Arial" w:cs="Arial"/>
          <w:color w:val="000000"/>
        </w:rPr>
        <w:t>3.1 Lineamientos de Política por Ejes Estratégicos</w:t>
      </w:r>
    </w:p>
    <w:p w14:paraId="0B76BB67" w14:textId="77777777" w:rsidR="00C865B7" w:rsidRDefault="00480922" w:rsidP="00480922">
      <w:pPr>
        <w:autoSpaceDE w:val="0"/>
        <w:autoSpaceDN w:val="0"/>
        <w:adjustRightInd w:val="0"/>
        <w:spacing w:after="0" w:line="240" w:lineRule="auto"/>
        <w:jc w:val="both"/>
        <w:rPr>
          <w:rFonts w:ascii="Arial" w:hAnsi="Arial" w:cs="Arial"/>
          <w:color w:val="000000"/>
        </w:rPr>
      </w:pPr>
      <w:r>
        <w:rPr>
          <w:rFonts w:ascii="Arial" w:hAnsi="Arial" w:cs="Arial"/>
          <w:color w:val="000000"/>
        </w:rPr>
        <w:t>3.2 Matriz de Objetivos Estratégicos Territoriales</w:t>
      </w:r>
      <w:r w:rsidR="00C865B7">
        <w:rPr>
          <w:rFonts w:ascii="Arial" w:hAnsi="Arial" w:cs="Arial"/>
          <w:color w:val="000000"/>
        </w:rPr>
        <w:t xml:space="preserve"> y Acciones Estratégicos Territoriales</w:t>
      </w:r>
    </w:p>
    <w:p w14:paraId="65000441" w14:textId="77777777" w:rsidR="00C865B7" w:rsidRDefault="00C865B7" w:rsidP="00480922">
      <w:pPr>
        <w:autoSpaceDE w:val="0"/>
        <w:autoSpaceDN w:val="0"/>
        <w:adjustRightInd w:val="0"/>
        <w:spacing w:after="0" w:line="240" w:lineRule="auto"/>
        <w:jc w:val="both"/>
        <w:rPr>
          <w:rFonts w:ascii="Arial" w:hAnsi="Arial" w:cs="Arial"/>
          <w:color w:val="000000"/>
        </w:rPr>
      </w:pPr>
      <w:r>
        <w:rPr>
          <w:rFonts w:ascii="Arial" w:hAnsi="Arial" w:cs="Arial"/>
          <w:color w:val="000000"/>
        </w:rPr>
        <w:t>3.3 Articulación del PDC Huacrapuquio con PDC Regional Junin.</w:t>
      </w:r>
    </w:p>
    <w:p w14:paraId="4CB02766" w14:textId="77777777" w:rsidR="00480922" w:rsidRPr="00480922" w:rsidRDefault="00C865B7" w:rsidP="00480922">
      <w:pPr>
        <w:autoSpaceDE w:val="0"/>
        <w:autoSpaceDN w:val="0"/>
        <w:adjustRightInd w:val="0"/>
        <w:spacing w:after="0" w:line="240" w:lineRule="auto"/>
        <w:jc w:val="both"/>
        <w:rPr>
          <w:rFonts w:ascii="Arial" w:hAnsi="Arial" w:cs="Arial"/>
          <w:color w:val="000000"/>
        </w:rPr>
      </w:pPr>
      <w:r>
        <w:rPr>
          <w:rFonts w:ascii="Arial" w:hAnsi="Arial" w:cs="Arial"/>
          <w:color w:val="000000"/>
        </w:rPr>
        <w:t xml:space="preserve">3.4 Ejes Estratégicos y Proyectos Priorizados.   </w:t>
      </w:r>
      <w:r w:rsidR="00480922">
        <w:rPr>
          <w:rFonts w:ascii="Arial" w:hAnsi="Arial" w:cs="Arial"/>
          <w:color w:val="000000"/>
        </w:rPr>
        <w:t xml:space="preserve"> </w:t>
      </w:r>
    </w:p>
    <w:p w14:paraId="1CE46294" w14:textId="77777777" w:rsidR="00480922" w:rsidRPr="00480922" w:rsidRDefault="00480922" w:rsidP="00480922">
      <w:pPr>
        <w:autoSpaceDE w:val="0"/>
        <w:autoSpaceDN w:val="0"/>
        <w:adjustRightInd w:val="0"/>
        <w:spacing w:after="0" w:line="240" w:lineRule="auto"/>
        <w:jc w:val="both"/>
        <w:rPr>
          <w:rFonts w:ascii="Arial" w:hAnsi="Arial" w:cs="Arial"/>
          <w:b/>
          <w:color w:val="000000"/>
        </w:rPr>
      </w:pPr>
      <w:r>
        <w:rPr>
          <w:rFonts w:ascii="Arial" w:hAnsi="Arial" w:cs="Arial"/>
          <w:b/>
          <w:color w:val="000000"/>
        </w:rPr>
        <w:t xml:space="preserve"> </w:t>
      </w:r>
    </w:p>
    <w:p w14:paraId="00A6782C" w14:textId="77777777" w:rsidR="00247DD5" w:rsidRPr="00C865B7" w:rsidRDefault="00247DD5" w:rsidP="00C865B7">
      <w:pPr>
        <w:autoSpaceDE w:val="0"/>
        <w:autoSpaceDN w:val="0"/>
        <w:adjustRightInd w:val="0"/>
        <w:spacing w:after="0" w:line="240" w:lineRule="auto"/>
        <w:jc w:val="both"/>
        <w:rPr>
          <w:rFonts w:ascii="Arial" w:hAnsi="Arial" w:cs="Arial"/>
          <w:b/>
          <w:color w:val="000000"/>
          <w:sz w:val="18"/>
          <w:szCs w:val="18"/>
        </w:rPr>
      </w:pPr>
      <w:r w:rsidRPr="00C865B7">
        <w:rPr>
          <w:rFonts w:ascii="Arial" w:hAnsi="Arial" w:cs="Arial"/>
          <w:b/>
          <w:color w:val="000000"/>
          <w:sz w:val="18"/>
          <w:szCs w:val="18"/>
        </w:rPr>
        <w:t>FASE 4: SEGUIMIEN</w:t>
      </w:r>
      <w:r w:rsidR="00C865B7">
        <w:rPr>
          <w:rFonts w:ascii="Arial" w:hAnsi="Arial" w:cs="Arial"/>
          <w:b/>
          <w:color w:val="000000"/>
          <w:sz w:val="18"/>
          <w:szCs w:val="18"/>
        </w:rPr>
        <w:t>TO Y EVALUACION DE POLITICAS Y PLANES PARA LA MEJORA CONTINUA</w:t>
      </w:r>
    </w:p>
    <w:p w14:paraId="0D5CF080" w14:textId="77777777" w:rsidR="00247DD5" w:rsidRPr="00C5166F" w:rsidRDefault="00247DD5" w:rsidP="00D8613E">
      <w:pPr>
        <w:pStyle w:val="ListParagraph"/>
        <w:numPr>
          <w:ilvl w:val="1"/>
          <w:numId w:val="5"/>
        </w:numPr>
        <w:autoSpaceDE w:val="0"/>
        <w:autoSpaceDN w:val="0"/>
        <w:adjustRightInd w:val="0"/>
        <w:spacing w:after="0" w:line="240" w:lineRule="auto"/>
        <w:jc w:val="both"/>
        <w:rPr>
          <w:rFonts w:ascii="Arial" w:hAnsi="Arial" w:cs="Arial"/>
          <w:color w:val="000000"/>
        </w:rPr>
      </w:pPr>
      <w:r w:rsidRPr="00C5166F">
        <w:rPr>
          <w:rFonts w:ascii="Arial" w:hAnsi="Arial" w:cs="Arial"/>
          <w:color w:val="000000"/>
        </w:rPr>
        <w:t>Gestión del Plan:</w:t>
      </w:r>
    </w:p>
    <w:p w14:paraId="4183210A" w14:textId="77777777" w:rsidR="00B72692" w:rsidRDefault="00247DD5" w:rsidP="004774CE">
      <w:pPr>
        <w:autoSpaceDE w:val="0"/>
        <w:autoSpaceDN w:val="0"/>
        <w:adjustRightInd w:val="0"/>
        <w:spacing w:after="0" w:line="240" w:lineRule="auto"/>
        <w:ind w:left="708"/>
        <w:jc w:val="both"/>
        <w:rPr>
          <w:rFonts w:ascii="Arial" w:hAnsi="Arial" w:cs="Arial"/>
        </w:rPr>
      </w:pPr>
      <w:r w:rsidRPr="00B72692">
        <w:rPr>
          <w:rFonts w:ascii="Arial" w:hAnsi="Arial" w:cs="Arial"/>
          <w:b/>
          <w:color w:val="000000"/>
        </w:rPr>
        <w:t>ANEXOS</w:t>
      </w:r>
    </w:p>
    <w:p w14:paraId="5E9746FF" w14:textId="77777777" w:rsidR="00A06C3F" w:rsidRDefault="00A06C3F">
      <w:pPr>
        <w:rPr>
          <w:rFonts w:ascii="Arial" w:hAnsi="Arial" w:cs="Arial"/>
        </w:rPr>
      </w:pPr>
    </w:p>
    <w:p w14:paraId="6C8B9C5F" w14:textId="57C20AD7" w:rsidR="00A06C3F" w:rsidRDefault="00A06C3F">
      <w:pPr>
        <w:rPr>
          <w:rFonts w:ascii="Arial" w:hAnsi="Arial" w:cs="Arial"/>
        </w:rPr>
      </w:pPr>
    </w:p>
    <w:p w14:paraId="2A7FF71D" w14:textId="77777777" w:rsidR="005E58D2" w:rsidRDefault="005E58D2">
      <w:pPr>
        <w:rPr>
          <w:rFonts w:ascii="Arial" w:hAnsi="Arial" w:cs="Arial"/>
        </w:rPr>
      </w:pPr>
    </w:p>
    <w:p w14:paraId="1D4FBC6C" w14:textId="2DC80C18" w:rsidR="005E58D2" w:rsidRDefault="005E58D2" w:rsidP="00F5587D">
      <w:pPr>
        <w:jc w:val="center"/>
        <w:rPr>
          <w:rFonts w:ascii="Arial" w:hAnsi="Arial" w:cs="Arial"/>
        </w:rPr>
      </w:pPr>
    </w:p>
    <w:p w14:paraId="16FC3BD3" w14:textId="77777777" w:rsidR="005E58D2" w:rsidRDefault="005E58D2">
      <w:pPr>
        <w:rPr>
          <w:rFonts w:ascii="Arial" w:hAnsi="Arial" w:cs="Arial"/>
        </w:rPr>
      </w:pPr>
    </w:p>
    <w:p w14:paraId="658FD728" w14:textId="77777777" w:rsidR="005E58D2" w:rsidRDefault="005E58D2">
      <w:pPr>
        <w:rPr>
          <w:rFonts w:ascii="Arial" w:hAnsi="Arial" w:cs="Arial"/>
        </w:rPr>
      </w:pPr>
    </w:p>
    <w:p w14:paraId="5A3DFAA3" w14:textId="77777777" w:rsidR="005E58D2" w:rsidRDefault="005E58D2">
      <w:pPr>
        <w:rPr>
          <w:rFonts w:ascii="Arial" w:hAnsi="Arial" w:cs="Arial"/>
        </w:rPr>
      </w:pPr>
    </w:p>
    <w:p w14:paraId="16C528A4" w14:textId="77777777" w:rsidR="005E58D2" w:rsidRDefault="005E58D2">
      <w:pPr>
        <w:rPr>
          <w:rFonts w:ascii="Arial" w:hAnsi="Arial" w:cs="Arial"/>
        </w:rPr>
      </w:pPr>
    </w:p>
    <w:p w14:paraId="15F30542" w14:textId="77777777" w:rsidR="00F0510D" w:rsidRDefault="00F0510D" w:rsidP="00A06C3F">
      <w:pPr>
        <w:autoSpaceDE w:val="0"/>
        <w:autoSpaceDN w:val="0"/>
        <w:adjustRightInd w:val="0"/>
        <w:spacing w:after="0" w:line="240" w:lineRule="auto"/>
        <w:jc w:val="both"/>
        <w:rPr>
          <w:rFonts w:ascii="Arial" w:hAnsi="Arial" w:cs="Arial"/>
          <w:b/>
          <w:sz w:val="24"/>
          <w:szCs w:val="24"/>
        </w:rPr>
      </w:pPr>
    </w:p>
    <w:p w14:paraId="271D6010" w14:textId="77777777" w:rsidR="00F0510D" w:rsidRDefault="005043F7" w:rsidP="005043F7">
      <w:pPr>
        <w:autoSpaceDE w:val="0"/>
        <w:autoSpaceDN w:val="0"/>
        <w:adjustRightInd w:val="0"/>
        <w:spacing w:after="0" w:line="240" w:lineRule="auto"/>
        <w:jc w:val="center"/>
        <w:rPr>
          <w:rFonts w:ascii="Arial" w:hAnsi="Arial" w:cs="Arial"/>
          <w:b/>
          <w:sz w:val="24"/>
          <w:szCs w:val="24"/>
        </w:rPr>
      </w:pPr>
      <w:r>
        <w:rPr>
          <w:noProof/>
          <w:lang w:val="en-US"/>
        </w:rPr>
        <w:drawing>
          <wp:inline distT="0" distB="0" distL="0" distR="0" wp14:anchorId="6F2EE99F" wp14:editId="75C56135">
            <wp:extent cx="4267028" cy="1045810"/>
            <wp:effectExtent l="0" t="0" r="635" b="2540"/>
            <wp:docPr id="133" name="Imagen 133" descr="Resultado de imagen de imagenes informacion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de imagenes informacion gener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1629" cy="1056741"/>
                    </a:xfrm>
                    <a:prstGeom prst="rect">
                      <a:avLst/>
                    </a:prstGeom>
                    <a:noFill/>
                    <a:ln>
                      <a:noFill/>
                    </a:ln>
                  </pic:spPr>
                </pic:pic>
              </a:graphicData>
            </a:graphic>
          </wp:inline>
        </w:drawing>
      </w:r>
    </w:p>
    <w:p w14:paraId="2CFB0A4C" w14:textId="77777777" w:rsidR="00F0510D" w:rsidRDefault="00F0510D" w:rsidP="00A06C3F">
      <w:pPr>
        <w:autoSpaceDE w:val="0"/>
        <w:autoSpaceDN w:val="0"/>
        <w:adjustRightInd w:val="0"/>
        <w:spacing w:after="0" w:line="240" w:lineRule="auto"/>
        <w:jc w:val="both"/>
        <w:rPr>
          <w:rFonts w:ascii="Arial" w:hAnsi="Arial" w:cs="Arial"/>
          <w:b/>
          <w:sz w:val="24"/>
          <w:szCs w:val="24"/>
        </w:rPr>
      </w:pPr>
    </w:p>
    <w:p w14:paraId="35C6E033" w14:textId="77777777" w:rsidR="00F84F15" w:rsidRDefault="005043F7" w:rsidP="005043F7">
      <w:pPr>
        <w:autoSpaceDE w:val="0"/>
        <w:autoSpaceDN w:val="0"/>
        <w:adjustRightInd w:val="0"/>
        <w:spacing w:after="0" w:line="240" w:lineRule="auto"/>
        <w:jc w:val="center"/>
        <w:rPr>
          <w:rFonts w:ascii="Arial" w:hAnsi="Arial" w:cs="Arial"/>
          <w:b/>
          <w:sz w:val="24"/>
          <w:szCs w:val="24"/>
        </w:rPr>
      </w:pPr>
      <w:r>
        <w:rPr>
          <w:noProof/>
          <w:lang w:val="en-US"/>
        </w:rPr>
        <w:drawing>
          <wp:inline distT="0" distB="0" distL="0" distR="0" wp14:anchorId="302F368D" wp14:editId="1E4C8249">
            <wp:extent cx="2141855" cy="2141855"/>
            <wp:effectExtent l="0" t="0" r="0" b="0"/>
            <wp:docPr id="134" name="Imagen 134" descr="Resultado de imagen de imagenes informacion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ultado de imagen de imagenes informacion gener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2993CF28"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267F0813" w14:textId="77777777" w:rsidR="006E6B52" w:rsidRDefault="006E6B52" w:rsidP="00A06C3F">
      <w:pPr>
        <w:autoSpaceDE w:val="0"/>
        <w:autoSpaceDN w:val="0"/>
        <w:adjustRightInd w:val="0"/>
        <w:spacing w:after="0" w:line="240" w:lineRule="auto"/>
        <w:jc w:val="both"/>
        <w:rPr>
          <w:rFonts w:ascii="Arial" w:hAnsi="Arial" w:cs="Arial"/>
          <w:b/>
          <w:sz w:val="24"/>
          <w:szCs w:val="24"/>
        </w:rPr>
      </w:pPr>
    </w:p>
    <w:p w14:paraId="726592DF" w14:textId="77777777" w:rsidR="006E6B52" w:rsidRDefault="006E6B52" w:rsidP="00A06C3F">
      <w:pPr>
        <w:autoSpaceDE w:val="0"/>
        <w:autoSpaceDN w:val="0"/>
        <w:adjustRightInd w:val="0"/>
        <w:spacing w:after="0" w:line="240" w:lineRule="auto"/>
        <w:jc w:val="both"/>
        <w:rPr>
          <w:rFonts w:ascii="Arial" w:hAnsi="Arial" w:cs="Arial"/>
          <w:b/>
          <w:sz w:val="24"/>
          <w:szCs w:val="24"/>
        </w:rPr>
      </w:pPr>
    </w:p>
    <w:p w14:paraId="3DC06A46" w14:textId="77777777" w:rsidR="006E6B52" w:rsidRDefault="006E6B52" w:rsidP="00A06C3F">
      <w:pPr>
        <w:autoSpaceDE w:val="0"/>
        <w:autoSpaceDN w:val="0"/>
        <w:adjustRightInd w:val="0"/>
        <w:spacing w:after="0" w:line="240" w:lineRule="auto"/>
        <w:jc w:val="both"/>
        <w:rPr>
          <w:rFonts w:ascii="Arial" w:hAnsi="Arial" w:cs="Arial"/>
          <w:b/>
          <w:sz w:val="24"/>
          <w:szCs w:val="24"/>
        </w:rPr>
      </w:pPr>
    </w:p>
    <w:p w14:paraId="19B9E39D" w14:textId="77777777" w:rsidR="006E6B52" w:rsidRDefault="006E6B52" w:rsidP="00A06C3F">
      <w:pPr>
        <w:autoSpaceDE w:val="0"/>
        <w:autoSpaceDN w:val="0"/>
        <w:adjustRightInd w:val="0"/>
        <w:spacing w:after="0" w:line="240" w:lineRule="auto"/>
        <w:jc w:val="both"/>
        <w:rPr>
          <w:rFonts w:ascii="Arial" w:hAnsi="Arial" w:cs="Arial"/>
          <w:b/>
          <w:sz w:val="24"/>
          <w:szCs w:val="24"/>
        </w:rPr>
      </w:pPr>
    </w:p>
    <w:p w14:paraId="0B5DABE5" w14:textId="77777777" w:rsidR="006E6B52" w:rsidRDefault="006E6B52" w:rsidP="00A06C3F">
      <w:pPr>
        <w:autoSpaceDE w:val="0"/>
        <w:autoSpaceDN w:val="0"/>
        <w:adjustRightInd w:val="0"/>
        <w:spacing w:after="0" w:line="240" w:lineRule="auto"/>
        <w:jc w:val="both"/>
        <w:rPr>
          <w:rFonts w:ascii="Arial" w:hAnsi="Arial" w:cs="Arial"/>
          <w:b/>
          <w:sz w:val="24"/>
          <w:szCs w:val="24"/>
        </w:rPr>
      </w:pPr>
    </w:p>
    <w:p w14:paraId="239829F7" w14:textId="77777777" w:rsidR="006E6B52" w:rsidRDefault="006E6B52" w:rsidP="00A06C3F">
      <w:pPr>
        <w:autoSpaceDE w:val="0"/>
        <w:autoSpaceDN w:val="0"/>
        <w:adjustRightInd w:val="0"/>
        <w:spacing w:after="0" w:line="240" w:lineRule="auto"/>
        <w:jc w:val="both"/>
        <w:rPr>
          <w:rFonts w:ascii="Arial" w:hAnsi="Arial" w:cs="Arial"/>
          <w:b/>
          <w:sz w:val="24"/>
          <w:szCs w:val="24"/>
        </w:rPr>
      </w:pPr>
    </w:p>
    <w:p w14:paraId="1F8E9DEF" w14:textId="77777777" w:rsidR="006E6B52" w:rsidRDefault="006E6B52" w:rsidP="00A06C3F">
      <w:pPr>
        <w:autoSpaceDE w:val="0"/>
        <w:autoSpaceDN w:val="0"/>
        <w:adjustRightInd w:val="0"/>
        <w:spacing w:after="0" w:line="240" w:lineRule="auto"/>
        <w:jc w:val="both"/>
        <w:rPr>
          <w:rFonts w:ascii="Arial" w:hAnsi="Arial" w:cs="Arial"/>
          <w:b/>
          <w:sz w:val="24"/>
          <w:szCs w:val="24"/>
        </w:rPr>
      </w:pPr>
    </w:p>
    <w:p w14:paraId="3D4D8BF4" w14:textId="77777777" w:rsidR="006E6B52" w:rsidRDefault="006E6B52" w:rsidP="00A06C3F">
      <w:pPr>
        <w:autoSpaceDE w:val="0"/>
        <w:autoSpaceDN w:val="0"/>
        <w:adjustRightInd w:val="0"/>
        <w:spacing w:after="0" w:line="240" w:lineRule="auto"/>
        <w:jc w:val="both"/>
        <w:rPr>
          <w:rFonts w:ascii="Arial" w:hAnsi="Arial" w:cs="Arial"/>
          <w:b/>
          <w:sz w:val="24"/>
          <w:szCs w:val="24"/>
        </w:rPr>
      </w:pPr>
    </w:p>
    <w:p w14:paraId="62FED6F8" w14:textId="77777777" w:rsidR="006E6B52" w:rsidRDefault="006E6B52" w:rsidP="00A06C3F">
      <w:pPr>
        <w:autoSpaceDE w:val="0"/>
        <w:autoSpaceDN w:val="0"/>
        <w:adjustRightInd w:val="0"/>
        <w:spacing w:after="0" w:line="240" w:lineRule="auto"/>
        <w:jc w:val="both"/>
        <w:rPr>
          <w:rFonts w:ascii="Arial" w:hAnsi="Arial" w:cs="Arial"/>
          <w:b/>
          <w:sz w:val="24"/>
          <w:szCs w:val="24"/>
        </w:rPr>
      </w:pPr>
    </w:p>
    <w:p w14:paraId="6589E54C"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762E8274"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714F80EB"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12119D0D"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48C2C1EE"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7296A8DD"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18D92B96"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5E69D25C"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1CB80E75"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5C0F5BB8"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543E8B0B"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7E68FFBB"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1D27A7DD"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155F97BD"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0F4CE7F5"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146B619F"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768CCC67"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128A7BBD" w14:textId="1BD044B2" w:rsidR="00F84F15" w:rsidRDefault="00F84F15" w:rsidP="00A06C3F">
      <w:pPr>
        <w:autoSpaceDE w:val="0"/>
        <w:autoSpaceDN w:val="0"/>
        <w:adjustRightInd w:val="0"/>
        <w:spacing w:after="0" w:line="240" w:lineRule="auto"/>
        <w:jc w:val="both"/>
        <w:rPr>
          <w:rFonts w:ascii="Arial" w:hAnsi="Arial" w:cs="Arial"/>
          <w:b/>
          <w:sz w:val="24"/>
          <w:szCs w:val="24"/>
        </w:rPr>
      </w:pPr>
    </w:p>
    <w:p w14:paraId="1FE821EE" w14:textId="77777777" w:rsidR="00F5587D" w:rsidRDefault="00F5587D" w:rsidP="00A06C3F">
      <w:pPr>
        <w:autoSpaceDE w:val="0"/>
        <w:autoSpaceDN w:val="0"/>
        <w:adjustRightInd w:val="0"/>
        <w:spacing w:after="0" w:line="240" w:lineRule="auto"/>
        <w:jc w:val="both"/>
        <w:rPr>
          <w:rFonts w:ascii="Arial" w:hAnsi="Arial" w:cs="Arial"/>
          <w:b/>
          <w:sz w:val="24"/>
          <w:szCs w:val="24"/>
        </w:rPr>
      </w:pPr>
    </w:p>
    <w:p w14:paraId="65B9BFEC" w14:textId="77777777" w:rsidR="00F84F15" w:rsidRDefault="00F84F15" w:rsidP="00A06C3F">
      <w:pPr>
        <w:autoSpaceDE w:val="0"/>
        <w:autoSpaceDN w:val="0"/>
        <w:adjustRightInd w:val="0"/>
        <w:spacing w:after="0" w:line="240" w:lineRule="auto"/>
        <w:jc w:val="both"/>
        <w:rPr>
          <w:rFonts w:ascii="Arial" w:hAnsi="Arial" w:cs="Arial"/>
          <w:b/>
          <w:sz w:val="24"/>
          <w:szCs w:val="24"/>
        </w:rPr>
      </w:pPr>
    </w:p>
    <w:p w14:paraId="2204BEC4" w14:textId="77777777" w:rsidR="006E6B52" w:rsidRDefault="006E6B52" w:rsidP="006E6B52">
      <w:pPr>
        <w:pStyle w:val="NoSpacing"/>
        <w:rPr>
          <w:rFonts w:ascii="Arial" w:hAnsi="Arial" w:cs="Arial"/>
          <w:b/>
          <w:sz w:val="20"/>
          <w:szCs w:val="20"/>
        </w:rPr>
      </w:pPr>
      <w:r w:rsidRPr="00C37A96">
        <w:rPr>
          <w:rFonts w:ascii="Arial" w:hAnsi="Arial" w:cs="Arial"/>
          <w:b/>
          <w:noProof/>
          <w:lang w:val="en-US"/>
        </w:rPr>
        <w:drawing>
          <wp:inline distT="0" distB="0" distL="0" distR="0" wp14:anchorId="782EF3CC" wp14:editId="3C4BCBAD">
            <wp:extent cx="781050" cy="581025"/>
            <wp:effectExtent l="0" t="0" r="0" b="9525"/>
            <wp:docPr id="1" name="Imagen 1"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2B172C9D" w14:textId="77777777" w:rsidR="006E6B52" w:rsidRPr="00561F7F" w:rsidRDefault="006E6B52" w:rsidP="006E6B52">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sidR="005043F7">
        <w:rPr>
          <w:rFonts w:ascii="Arial" w:hAnsi="Arial" w:cs="Arial"/>
          <w:b/>
          <w:color w:val="ED7D31" w:themeColor="accent2"/>
          <w:sz w:val="20"/>
          <w:szCs w:val="20"/>
        </w:rPr>
        <w:t>-------------------------------</w:t>
      </w:r>
    </w:p>
    <w:p w14:paraId="33173A7C" w14:textId="77777777" w:rsidR="006E6B52" w:rsidRPr="00F0510D" w:rsidRDefault="006E6B52" w:rsidP="00A06C3F">
      <w:pPr>
        <w:autoSpaceDE w:val="0"/>
        <w:autoSpaceDN w:val="0"/>
        <w:adjustRightInd w:val="0"/>
        <w:spacing w:after="0" w:line="240" w:lineRule="auto"/>
        <w:jc w:val="both"/>
        <w:rPr>
          <w:rFonts w:ascii="Arial" w:hAnsi="Arial" w:cs="Arial"/>
          <w:b/>
        </w:rPr>
      </w:pPr>
    </w:p>
    <w:p w14:paraId="1D2B6A69" w14:textId="77777777" w:rsidR="00C542D2" w:rsidRPr="00F0510D" w:rsidRDefault="00C542D2" w:rsidP="00D8613E">
      <w:pPr>
        <w:pStyle w:val="ListParagraph"/>
        <w:numPr>
          <w:ilvl w:val="0"/>
          <w:numId w:val="11"/>
        </w:numPr>
        <w:autoSpaceDE w:val="0"/>
        <w:autoSpaceDN w:val="0"/>
        <w:adjustRightInd w:val="0"/>
        <w:spacing w:after="0" w:line="240" w:lineRule="auto"/>
        <w:jc w:val="center"/>
        <w:rPr>
          <w:rFonts w:ascii="Arial" w:hAnsi="Arial" w:cs="Arial"/>
          <w:b/>
          <w:color w:val="000000"/>
        </w:rPr>
      </w:pPr>
      <w:r w:rsidRPr="00F0510D">
        <w:rPr>
          <w:rFonts w:ascii="Arial" w:hAnsi="Arial" w:cs="Arial"/>
          <w:b/>
          <w:color w:val="000000"/>
        </w:rPr>
        <w:t>INFORMACION GENERAL</w:t>
      </w:r>
    </w:p>
    <w:p w14:paraId="259DFCF0" w14:textId="77777777" w:rsidR="00C542D2" w:rsidRPr="00F0510D" w:rsidRDefault="00C542D2" w:rsidP="00C542D2">
      <w:pPr>
        <w:autoSpaceDE w:val="0"/>
        <w:autoSpaceDN w:val="0"/>
        <w:adjustRightInd w:val="0"/>
        <w:spacing w:after="0" w:line="240" w:lineRule="auto"/>
        <w:jc w:val="both"/>
        <w:rPr>
          <w:rFonts w:ascii="Arial" w:hAnsi="Arial" w:cs="Arial"/>
          <w:color w:val="000000"/>
        </w:rPr>
      </w:pPr>
    </w:p>
    <w:p w14:paraId="38FD3EE8" w14:textId="77777777" w:rsidR="00C542D2" w:rsidRPr="00F0510D" w:rsidRDefault="00C542D2" w:rsidP="00C542D2">
      <w:pPr>
        <w:autoSpaceDE w:val="0"/>
        <w:autoSpaceDN w:val="0"/>
        <w:adjustRightInd w:val="0"/>
        <w:spacing w:after="0" w:line="240" w:lineRule="auto"/>
        <w:jc w:val="both"/>
        <w:rPr>
          <w:rFonts w:ascii="Arial" w:hAnsi="Arial" w:cs="Arial"/>
          <w:b/>
          <w:color w:val="000000"/>
        </w:rPr>
      </w:pPr>
      <w:r w:rsidRPr="00F0510D">
        <w:rPr>
          <w:rFonts w:ascii="Arial" w:hAnsi="Arial" w:cs="Arial"/>
          <w:b/>
          <w:color w:val="000000"/>
        </w:rPr>
        <w:t>RESEÑA HISTORICA</w:t>
      </w:r>
    </w:p>
    <w:p w14:paraId="66631B34" w14:textId="77777777" w:rsidR="00C542D2" w:rsidRPr="00F0510D" w:rsidRDefault="00C542D2" w:rsidP="00C542D2">
      <w:pPr>
        <w:autoSpaceDE w:val="0"/>
        <w:autoSpaceDN w:val="0"/>
        <w:adjustRightInd w:val="0"/>
        <w:spacing w:after="0" w:line="240" w:lineRule="auto"/>
        <w:jc w:val="both"/>
        <w:rPr>
          <w:rFonts w:ascii="Arial" w:hAnsi="Arial" w:cs="Arial"/>
          <w:b/>
          <w:color w:val="000000"/>
        </w:rPr>
      </w:pPr>
    </w:p>
    <w:p w14:paraId="03177A54" w14:textId="77777777" w:rsidR="00C542D2" w:rsidRPr="00F0510D" w:rsidRDefault="00C542D2" w:rsidP="00C542D2">
      <w:pPr>
        <w:autoSpaceDE w:val="0"/>
        <w:autoSpaceDN w:val="0"/>
        <w:adjustRightInd w:val="0"/>
        <w:spacing w:after="0" w:line="360" w:lineRule="auto"/>
        <w:jc w:val="both"/>
        <w:rPr>
          <w:rFonts w:ascii="Arial" w:hAnsi="Arial" w:cs="Arial"/>
          <w:color w:val="000000"/>
        </w:rPr>
      </w:pPr>
      <w:r w:rsidRPr="00F0510D">
        <w:rPr>
          <w:rFonts w:ascii="Arial" w:hAnsi="Arial" w:cs="Arial"/>
          <w:color w:val="000000"/>
        </w:rPr>
        <w:t>Al respecto señalamos no existen estudios históricos</w:t>
      </w:r>
      <w:r w:rsidR="00F06EAD">
        <w:rPr>
          <w:rFonts w:ascii="Arial" w:hAnsi="Arial" w:cs="Arial"/>
          <w:color w:val="000000"/>
        </w:rPr>
        <w:t xml:space="preserve"> </w:t>
      </w:r>
      <w:r w:rsidR="00C65881">
        <w:rPr>
          <w:rFonts w:ascii="Arial" w:hAnsi="Arial" w:cs="Arial"/>
          <w:color w:val="000000"/>
        </w:rPr>
        <w:t>específicos</w:t>
      </w:r>
      <w:r w:rsidRPr="00F0510D">
        <w:rPr>
          <w:rFonts w:ascii="Arial" w:hAnsi="Arial" w:cs="Arial"/>
          <w:color w:val="000000"/>
        </w:rPr>
        <w:t xml:space="preserve"> sobre el origen de Huacrapuquio  como pueblo, </w:t>
      </w:r>
      <w:r w:rsidR="00A3600F" w:rsidRPr="00F0510D">
        <w:rPr>
          <w:rFonts w:ascii="Arial" w:hAnsi="Arial" w:cs="Arial"/>
          <w:color w:val="000000"/>
        </w:rPr>
        <w:t xml:space="preserve">sin embargo </w:t>
      </w:r>
      <w:r w:rsidR="00CF1455" w:rsidRPr="00F0510D">
        <w:rPr>
          <w:rFonts w:ascii="Arial" w:hAnsi="Arial" w:cs="Arial"/>
          <w:color w:val="000000"/>
        </w:rPr>
        <w:t xml:space="preserve">al igual que los demás pueblos del Valle del Mantaro, que hoy son distritos, debió ser un ayllu de la cultura Huanca, </w:t>
      </w:r>
      <w:r w:rsidRPr="00F0510D">
        <w:rPr>
          <w:rFonts w:ascii="Arial" w:hAnsi="Arial" w:cs="Arial"/>
          <w:color w:val="000000"/>
        </w:rPr>
        <w:t>en cuanto al nombre del distrito Huacrapuquio, existe una versión</w:t>
      </w:r>
      <w:r w:rsidR="006F20EE">
        <w:rPr>
          <w:rFonts w:ascii="Arial" w:hAnsi="Arial" w:cs="Arial"/>
          <w:color w:val="000000"/>
        </w:rPr>
        <w:t xml:space="preserve"> </w:t>
      </w:r>
      <w:r w:rsidRPr="00F0510D">
        <w:rPr>
          <w:rFonts w:ascii="Arial" w:hAnsi="Arial" w:cs="Arial"/>
          <w:color w:val="000000"/>
        </w:rPr>
        <w:t xml:space="preserve"> generalizada</w:t>
      </w:r>
      <w:r w:rsidR="006F20EE">
        <w:rPr>
          <w:rFonts w:ascii="Arial" w:hAnsi="Arial" w:cs="Arial"/>
          <w:color w:val="000000"/>
        </w:rPr>
        <w:t xml:space="preserve"> y aceptada</w:t>
      </w:r>
      <w:r w:rsidRPr="00F0510D">
        <w:rPr>
          <w:rFonts w:ascii="Arial" w:hAnsi="Arial" w:cs="Arial"/>
          <w:color w:val="000000"/>
        </w:rPr>
        <w:t xml:space="preserve"> entre los pobladores del lugar, que el nombre de su distrito</w:t>
      </w:r>
      <w:r w:rsidR="00A3600F" w:rsidRPr="00F0510D">
        <w:rPr>
          <w:rFonts w:ascii="Arial" w:hAnsi="Arial" w:cs="Arial"/>
          <w:color w:val="000000"/>
        </w:rPr>
        <w:t xml:space="preserve"> proviene de las palabras  q</w:t>
      </w:r>
      <w:r w:rsidRPr="00F0510D">
        <w:rPr>
          <w:rFonts w:ascii="Arial" w:hAnsi="Arial" w:cs="Arial"/>
          <w:color w:val="000000"/>
        </w:rPr>
        <w:t>uechuas</w:t>
      </w:r>
      <w:r w:rsidR="00CF1455" w:rsidRPr="00F0510D">
        <w:rPr>
          <w:rFonts w:ascii="Arial" w:hAnsi="Arial" w:cs="Arial"/>
          <w:color w:val="000000"/>
        </w:rPr>
        <w:t xml:space="preserve"> siguientes</w:t>
      </w:r>
      <w:r w:rsidR="00A3600F" w:rsidRPr="00F0510D">
        <w:rPr>
          <w:rFonts w:ascii="Arial" w:hAnsi="Arial" w:cs="Arial"/>
          <w:color w:val="000000"/>
        </w:rPr>
        <w:t xml:space="preserve">: </w:t>
      </w:r>
      <w:r w:rsidRPr="00F0510D">
        <w:rPr>
          <w:rFonts w:ascii="Arial" w:hAnsi="Arial" w:cs="Arial"/>
          <w:color w:val="000000"/>
        </w:rPr>
        <w:br/>
      </w:r>
      <w:r w:rsidRPr="00F0510D">
        <w:rPr>
          <w:rFonts w:ascii="Arial" w:hAnsi="Arial" w:cs="Arial"/>
          <w:b/>
          <w:color w:val="000000"/>
        </w:rPr>
        <w:t>HUACRA</w:t>
      </w:r>
      <w:r w:rsidRPr="00F0510D">
        <w:rPr>
          <w:rFonts w:ascii="Arial" w:hAnsi="Arial" w:cs="Arial"/>
          <w:color w:val="000000"/>
        </w:rPr>
        <w:t xml:space="preserve">: Cuerno o cacho de toro y </w:t>
      </w:r>
    </w:p>
    <w:p w14:paraId="36BC933A" w14:textId="77777777" w:rsidR="00C542D2" w:rsidRPr="00F0510D" w:rsidRDefault="00C542D2" w:rsidP="00C542D2">
      <w:pPr>
        <w:autoSpaceDE w:val="0"/>
        <w:autoSpaceDN w:val="0"/>
        <w:adjustRightInd w:val="0"/>
        <w:spacing w:after="0" w:line="360" w:lineRule="auto"/>
        <w:jc w:val="both"/>
        <w:rPr>
          <w:rFonts w:ascii="Arial" w:hAnsi="Arial" w:cs="Arial"/>
          <w:color w:val="000000"/>
        </w:rPr>
      </w:pPr>
      <w:r w:rsidRPr="00F0510D">
        <w:rPr>
          <w:rFonts w:ascii="Arial" w:hAnsi="Arial" w:cs="Arial"/>
          <w:b/>
          <w:color w:val="000000"/>
        </w:rPr>
        <w:t>PUQUIO</w:t>
      </w:r>
      <w:r w:rsidRPr="00F0510D">
        <w:rPr>
          <w:rFonts w:ascii="Arial" w:hAnsi="Arial" w:cs="Arial"/>
          <w:color w:val="000000"/>
        </w:rPr>
        <w:t>: Lugar de donde sale agua.</w:t>
      </w:r>
    </w:p>
    <w:p w14:paraId="7B68E013" w14:textId="77777777" w:rsidR="00C542D2" w:rsidRPr="00F0510D" w:rsidRDefault="00C542D2" w:rsidP="00C542D2">
      <w:pPr>
        <w:autoSpaceDE w:val="0"/>
        <w:autoSpaceDN w:val="0"/>
        <w:adjustRightInd w:val="0"/>
        <w:spacing w:after="0" w:line="240" w:lineRule="auto"/>
        <w:jc w:val="both"/>
        <w:rPr>
          <w:rFonts w:ascii="Arial" w:hAnsi="Arial" w:cs="Arial"/>
          <w:color w:val="000000"/>
        </w:rPr>
      </w:pPr>
    </w:p>
    <w:p w14:paraId="01693F1A" w14:textId="77777777" w:rsidR="00C542D2" w:rsidRPr="00F0510D" w:rsidRDefault="00C542D2" w:rsidP="00C542D2">
      <w:pPr>
        <w:autoSpaceDE w:val="0"/>
        <w:autoSpaceDN w:val="0"/>
        <w:adjustRightInd w:val="0"/>
        <w:spacing w:after="0" w:line="360" w:lineRule="auto"/>
        <w:jc w:val="both"/>
        <w:rPr>
          <w:rFonts w:ascii="Arial" w:hAnsi="Arial" w:cs="Arial"/>
          <w:color w:val="000000"/>
        </w:rPr>
      </w:pPr>
      <w:r w:rsidRPr="00F0510D">
        <w:rPr>
          <w:rFonts w:ascii="Arial" w:hAnsi="Arial" w:cs="Arial"/>
          <w:color w:val="000000"/>
        </w:rPr>
        <w:t xml:space="preserve">Es decir que </w:t>
      </w:r>
      <w:r w:rsidRPr="00F0510D">
        <w:rPr>
          <w:rFonts w:ascii="Arial" w:hAnsi="Arial" w:cs="Arial"/>
          <w:b/>
          <w:color w:val="000000"/>
        </w:rPr>
        <w:t>HUACRAPUQUIO,</w:t>
      </w:r>
      <w:r w:rsidRPr="00F0510D">
        <w:rPr>
          <w:rFonts w:ascii="Arial" w:hAnsi="Arial" w:cs="Arial"/>
          <w:color w:val="000000"/>
        </w:rPr>
        <w:t xml:space="preserve"> significaría lugar de donde se proveen el agua a través del cuerno de un vacuno, esto en razón que en algún momento de su desarrollo social histórico los lugareños obtendrían agua para su consumo de los puquiales utilizando el cuerno del referido animal.</w:t>
      </w:r>
    </w:p>
    <w:p w14:paraId="3DA68836" w14:textId="77777777" w:rsidR="00C542D2" w:rsidRPr="00F0510D" w:rsidRDefault="00C542D2" w:rsidP="00C542D2">
      <w:pPr>
        <w:autoSpaceDE w:val="0"/>
        <w:autoSpaceDN w:val="0"/>
        <w:adjustRightInd w:val="0"/>
        <w:spacing w:after="0" w:line="360" w:lineRule="auto"/>
        <w:jc w:val="both"/>
        <w:rPr>
          <w:rFonts w:ascii="Arial" w:hAnsi="Arial" w:cs="Arial"/>
          <w:color w:val="000000"/>
        </w:rPr>
      </w:pPr>
      <w:r w:rsidRPr="00F0510D">
        <w:rPr>
          <w:rFonts w:ascii="Arial" w:hAnsi="Arial" w:cs="Arial"/>
          <w:color w:val="000000"/>
        </w:rPr>
        <w:t xml:space="preserve">Sin </w:t>
      </w:r>
      <w:r w:rsidR="00C40901" w:rsidRPr="00F0510D">
        <w:rPr>
          <w:rFonts w:ascii="Arial" w:hAnsi="Arial" w:cs="Arial"/>
          <w:color w:val="000000"/>
        </w:rPr>
        <w:t>embargo,</w:t>
      </w:r>
      <w:r w:rsidRPr="00F0510D">
        <w:rPr>
          <w:rFonts w:ascii="Arial" w:hAnsi="Arial" w:cs="Arial"/>
          <w:color w:val="000000"/>
        </w:rPr>
        <w:t xml:space="preserve"> a raíz de algunos indicios históricos podría conceptuarse que el nombre de Huacrapuquio está equivocado, toda vez que en ninguna parte de la sociedad andina una comunidad una familia, ni menos un ayllu antiguo utilizaron el cuerno de un vacuno como material para proveerse de agua, utilizaron y utilizan incluso en la actualidad la hoja del maguey o agave más conocido como </w:t>
      </w:r>
      <w:r w:rsidRPr="00F0510D">
        <w:rPr>
          <w:rFonts w:ascii="Arial" w:hAnsi="Arial" w:cs="Arial"/>
          <w:b/>
          <w:color w:val="000000"/>
        </w:rPr>
        <w:t>ala</w:t>
      </w:r>
      <w:r w:rsidRPr="00F0510D">
        <w:rPr>
          <w:rFonts w:ascii="Arial" w:hAnsi="Arial" w:cs="Arial"/>
          <w:color w:val="000000"/>
        </w:rPr>
        <w:t xml:space="preserve">, por ser más versátil su uso para obtener agua de los puquiales. </w:t>
      </w:r>
      <w:r w:rsidR="00C40901" w:rsidRPr="00F0510D">
        <w:rPr>
          <w:rFonts w:ascii="Arial" w:hAnsi="Arial" w:cs="Arial"/>
          <w:color w:val="000000"/>
        </w:rPr>
        <w:t>Además,</w:t>
      </w:r>
      <w:r w:rsidRPr="00F0510D">
        <w:rPr>
          <w:rFonts w:ascii="Arial" w:hAnsi="Arial" w:cs="Arial"/>
          <w:color w:val="000000"/>
        </w:rPr>
        <w:t xml:space="preserve"> hacemos notar que los vacunos no son oriundos del Perú, son animales traídos por los españoles. </w:t>
      </w:r>
    </w:p>
    <w:p w14:paraId="38C44933" w14:textId="77777777" w:rsidR="006E6B52" w:rsidRPr="00F0510D" w:rsidRDefault="00C542D2" w:rsidP="00C542D2">
      <w:pPr>
        <w:autoSpaceDE w:val="0"/>
        <w:autoSpaceDN w:val="0"/>
        <w:adjustRightInd w:val="0"/>
        <w:spacing w:after="0" w:line="360" w:lineRule="auto"/>
        <w:jc w:val="both"/>
        <w:rPr>
          <w:rFonts w:ascii="Arial" w:hAnsi="Arial" w:cs="Arial"/>
        </w:rPr>
      </w:pPr>
      <w:r w:rsidRPr="00F0510D">
        <w:rPr>
          <w:rFonts w:ascii="Arial" w:hAnsi="Arial" w:cs="Arial"/>
          <w:color w:val="000000"/>
        </w:rPr>
        <w:t xml:space="preserve">Consideramos que el nombre correcto debió ser </w:t>
      </w:r>
      <w:r w:rsidRPr="00F06EAD">
        <w:rPr>
          <w:rFonts w:ascii="Arial" w:hAnsi="Arial" w:cs="Arial"/>
          <w:b/>
          <w:color w:val="000000"/>
          <w:sz w:val="20"/>
          <w:szCs w:val="20"/>
        </w:rPr>
        <w:t>HUARIPUQUIO</w:t>
      </w:r>
      <w:r w:rsidRPr="00F0510D">
        <w:rPr>
          <w:rFonts w:ascii="Arial" w:hAnsi="Arial" w:cs="Arial"/>
          <w:color w:val="000000"/>
        </w:rPr>
        <w:t>, por las razones siguientes, de acuerdo a fuentes escritas y arqueológicas la cultura Huari, tuvo influencia directa en la cultura huanca, durante su periodo de expansión, al respecto el arqueólogo David Mota Pérez refiere “</w:t>
      </w:r>
      <w:r w:rsidRPr="00F0510D">
        <w:rPr>
          <w:rFonts w:ascii="Arial" w:hAnsi="Arial" w:cs="Arial"/>
        </w:rPr>
        <w:t xml:space="preserve">…el sitio arqueológico de Huari Willca, abarca desde la comunidad de Huamanmarca, el anexo de Chanchas Pampa, hasta Coto Coto en Chilca; para este autor, existen sitios arqueológicos del Horizonte Medio identificados por su toponimia como Huari Pampa (Jauja), Hualipampa (Huasicancha- en el valle del Canipaco) y “Huari”, este último es un sitio que se encuentra camino a la selva huancaína de Huachocolpa”, los interpreta como grandes centros de comercialización huari (Motta, s/f: 6).” </w:t>
      </w:r>
    </w:p>
    <w:p w14:paraId="5D38F6B4" w14:textId="77777777" w:rsidR="00C542D2" w:rsidRPr="00F0510D" w:rsidRDefault="00C542D2" w:rsidP="00C542D2">
      <w:pPr>
        <w:autoSpaceDE w:val="0"/>
        <w:autoSpaceDN w:val="0"/>
        <w:adjustRightInd w:val="0"/>
        <w:spacing w:after="0" w:line="360" w:lineRule="auto"/>
        <w:jc w:val="both"/>
        <w:rPr>
          <w:rFonts w:ascii="Arial" w:hAnsi="Arial" w:cs="Arial"/>
        </w:rPr>
      </w:pPr>
      <w:r w:rsidRPr="00F0510D">
        <w:rPr>
          <w:rFonts w:ascii="Arial" w:hAnsi="Arial" w:cs="Arial"/>
        </w:rPr>
        <w:t>En esta parte es necesario aclarar que el mencionado pueblo de Huari pertenece en la actualidad al distrito de San Marcos de Rocchac, provincia de Tayacaja, región Huancavelica.</w:t>
      </w:r>
    </w:p>
    <w:p w14:paraId="6D5D34AD" w14:textId="77777777" w:rsidR="00F06EAD" w:rsidRDefault="00C542D2" w:rsidP="00C542D2">
      <w:pPr>
        <w:autoSpaceDE w:val="0"/>
        <w:autoSpaceDN w:val="0"/>
        <w:adjustRightInd w:val="0"/>
        <w:spacing w:after="0" w:line="360" w:lineRule="auto"/>
        <w:jc w:val="both"/>
        <w:rPr>
          <w:rFonts w:ascii="Arial" w:hAnsi="Arial" w:cs="Arial"/>
        </w:rPr>
      </w:pPr>
      <w:r w:rsidRPr="00F0510D">
        <w:rPr>
          <w:rFonts w:ascii="Arial" w:hAnsi="Arial" w:cs="Arial"/>
        </w:rPr>
        <w:t>Por lo tanto la cultura Huari tuvo influencia en la cultura Huanca, razón por la cual el ayllu que radicaba en Huacrapuquio debió denominarse Huaripuquio, cuyo significado seria de las voces:</w:t>
      </w:r>
    </w:p>
    <w:p w14:paraId="2BBAB028" w14:textId="77777777" w:rsidR="00F06EAD" w:rsidRPr="00A81723" w:rsidRDefault="00F06EAD" w:rsidP="00F06EAD">
      <w:pPr>
        <w:pStyle w:val="NoSpacing"/>
        <w:rPr>
          <w:rFonts w:ascii="Arial" w:hAnsi="Arial" w:cs="Arial"/>
          <w:b/>
          <w:sz w:val="16"/>
          <w:szCs w:val="16"/>
        </w:rPr>
      </w:pPr>
      <w:r w:rsidRPr="00A87C56">
        <w:rPr>
          <w:rFonts w:ascii="Arial" w:hAnsi="Arial" w:cs="Arial"/>
          <w:b/>
          <w:noProof/>
          <w:color w:val="FF0000"/>
          <w:lang w:val="en-US"/>
        </w:rPr>
        <w:drawing>
          <wp:inline distT="0" distB="0" distL="0" distR="0" wp14:anchorId="42D17B59" wp14:editId="7975D474">
            <wp:extent cx="781050" cy="581025"/>
            <wp:effectExtent l="0" t="0" r="0" b="9525"/>
            <wp:docPr id="2" name="Imagen 2"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sidRPr="00A87C56">
        <w:rPr>
          <w:rFonts w:ascii="Arial" w:hAnsi="Arial" w:cs="Arial"/>
          <w:b/>
          <w:color w:val="FF0000"/>
        </w:rPr>
        <w:t xml:space="preserve"> </w:t>
      </w:r>
      <w:r w:rsidRPr="00A81723">
        <w:rPr>
          <w:rFonts w:ascii="Arial" w:hAnsi="Arial" w:cs="Arial"/>
          <w:b/>
          <w:sz w:val="16"/>
          <w:szCs w:val="16"/>
        </w:rPr>
        <w:t>Plan de Desarrollo Concertado Distrito de Huacrapuquio 2020-2030</w:t>
      </w:r>
    </w:p>
    <w:p w14:paraId="3404CA2B" w14:textId="77777777" w:rsidR="00F06EAD" w:rsidRPr="00A87C56" w:rsidRDefault="00F06EAD" w:rsidP="00F06EAD">
      <w:pPr>
        <w:pStyle w:val="NoSpacing"/>
        <w:rPr>
          <w:rFonts w:ascii="Arial" w:hAnsi="Arial" w:cs="Arial"/>
          <w:b/>
          <w:color w:val="FF0000"/>
        </w:rPr>
      </w:pPr>
      <w:r w:rsidRPr="00A87C56">
        <w:rPr>
          <w:rFonts w:ascii="Arial" w:hAnsi="Arial" w:cs="Arial"/>
          <w:b/>
          <w:color w:val="FF0000"/>
        </w:rPr>
        <w:t>---------------------------------------------------------------------------------------------------------------------------</w:t>
      </w:r>
    </w:p>
    <w:p w14:paraId="36CCB315" w14:textId="77777777" w:rsidR="00C542D2" w:rsidRPr="00F0510D" w:rsidRDefault="00C542D2" w:rsidP="00C542D2">
      <w:pPr>
        <w:autoSpaceDE w:val="0"/>
        <w:autoSpaceDN w:val="0"/>
        <w:adjustRightInd w:val="0"/>
        <w:spacing w:after="0" w:line="360" w:lineRule="auto"/>
        <w:jc w:val="both"/>
        <w:rPr>
          <w:rFonts w:ascii="Arial" w:hAnsi="Arial" w:cs="Arial"/>
        </w:rPr>
      </w:pPr>
      <w:r w:rsidRPr="00F06EAD">
        <w:rPr>
          <w:rFonts w:ascii="Arial" w:hAnsi="Arial" w:cs="Arial"/>
          <w:b/>
        </w:rPr>
        <w:t>HUAR</w:t>
      </w:r>
      <w:r w:rsidRPr="00F0510D">
        <w:rPr>
          <w:rFonts w:ascii="Arial" w:hAnsi="Arial" w:cs="Arial"/>
        </w:rPr>
        <w:t>I: Persona perteneciente a los Huaris, y/o Dios de los Huaris y</w:t>
      </w:r>
    </w:p>
    <w:p w14:paraId="65FEEFD6" w14:textId="77777777" w:rsidR="00C542D2" w:rsidRPr="00F0510D" w:rsidRDefault="00C542D2" w:rsidP="00C542D2">
      <w:pPr>
        <w:autoSpaceDE w:val="0"/>
        <w:autoSpaceDN w:val="0"/>
        <w:adjustRightInd w:val="0"/>
        <w:spacing w:after="0" w:line="360" w:lineRule="auto"/>
        <w:jc w:val="both"/>
        <w:rPr>
          <w:rFonts w:ascii="Arial" w:hAnsi="Arial" w:cs="Arial"/>
        </w:rPr>
      </w:pPr>
      <w:r w:rsidRPr="00F06EAD">
        <w:rPr>
          <w:rFonts w:ascii="Arial" w:hAnsi="Arial" w:cs="Arial"/>
          <w:b/>
        </w:rPr>
        <w:t>PUQUIO:</w:t>
      </w:r>
      <w:r w:rsidRPr="00F0510D">
        <w:rPr>
          <w:rFonts w:ascii="Arial" w:hAnsi="Arial" w:cs="Arial"/>
        </w:rPr>
        <w:t xml:space="preserve"> Lugar donde brota el agua</w:t>
      </w:r>
    </w:p>
    <w:p w14:paraId="0043E254" w14:textId="77777777" w:rsidR="00C542D2" w:rsidRPr="00F0510D" w:rsidRDefault="00C542D2" w:rsidP="00C542D2">
      <w:pPr>
        <w:autoSpaceDE w:val="0"/>
        <w:autoSpaceDN w:val="0"/>
        <w:adjustRightInd w:val="0"/>
        <w:spacing w:after="0" w:line="360" w:lineRule="auto"/>
        <w:jc w:val="both"/>
        <w:rPr>
          <w:rFonts w:ascii="Arial" w:hAnsi="Arial" w:cs="Arial"/>
          <w:color w:val="231F20"/>
        </w:rPr>
      </w:pPr>
      <w:r w:rsidRPr="00F0510D">
        <w:rPr>
          <w:rFonts w:ascii="Arial" w:hAnsi="Arial" w:cs="Arial"/>
        </w:rPr>
        <w:t>Por lo tanto Huaripuquio debió denominarse originalmente como Puquial de los Huaris Por otro lado tampoco olvidemos que el camino Real del Inca, denominado QHAPAC ÑAN, era por el camino actual del Distrito de Acostambo (Huancavelica) al Distrito de Pucara y Sapallanga (Huancayo), que limita con el distrito de Huacrapuquio. De acuerdo a un estudio del Instituto de Cultura los autores refieren “</w:t>
      </w:r>
      <w:r w:rsidRPr="00F0510D">
        <w:rPr>
          <w:rFonts w:ascii="Arial" w:hAnsi="Arial" w:cs="Arial"/>
          <w:color w:val="231F20"/>
        </w:rPr>
        <w:t>. La historia de los pequeños pueblos entre Pucará y Acostambo está marcada por el Qhapaq Ñan, ya que ellos fueron paso obligado de los ejércitos imperiales del Inca.</w:t>
      </w:r>
    </w:p>
    <w:p w14:paraId="474E4E1D" w14:textId="77777777" w:rsidR="00F85639" w:rsidRPr="006F20EE" w:rsidRDefault="00F85639" w:rsidP="00F85639">
      <w:pPr>
        <w:autoSpaceDE w:val="0"/>
        <w:autoSpaceDN w:val="0"/>
        <w:adjustRightInd w:val="0"/>
        <w:spacing w:after="0" w:line="360" w:lineRule="auto"/>
        <w:jc w:val="center"/>
        <w:rPr>
          <w:rFonts w:ascii="Arial" w:hAnsi="Arial" w:cs="Arial"/>
          <w:color w:val="231F20"/>
          <w:sz w:val="18"/>
          <w:szCs w:val="18"/>
        </w:rPr>
      </w:pPr>
      <w:r w:rsidRPr="006F20EE">
        <w:rPr>
          <w:rFonts w:ascii="Arial" w:hAnsi="Arial" w:cs="Arial"/>
          <w:color w:val="231F20"/>
          <w:sz w:val="18"/>
          <w:szCs w:val="18"/>
        </w:rPr>
        <w:t>MAPA N° 01</w:t>
      </w:r>
    </w:p>
    <w:p w14:paraId="22177EB6" w14:textId="77777777" w:rsidR="00F85639" w:rsidRPr="006F20EE" w:rsidRDefault="00F85639" w:rsidP="00F85639">
      <w:pPr>
        <w:autoSpaceDE w:val="0"/>
        <w:autoSpaceDN w:val="0"/>
        <w:adjustRightInd w:val="0"/>
        <w:spacing w:after="0" w:line="360" w:lineRule="auto"/>
        <w:jc w:val="center"/>
        <w:rPr>
          <w:rFonts w:ascii="Arial" w:hAnsi="Arial" w:cs="Arial"/>
          <w:color w:val="231F20"/>
          <w:sz w:val="18"/>
          <w:szCs w:val="18"/>
        </w:rPr>
      </w:pPr>
      <w:r w:rsidRPr="006F20EE">
        <w:rPr>
          <w:rFonts w:ascii="Arial" w:hAnsi="Arial" w:cs="Arial"/>
          <w:color w:val="231F20"/>
          <w:sz w:val="18"/>
          <w:szCs w:val="18"/>
        </w:rPr>
        <w:t>MAPA DE INFLUENCIA DE LA CULTURA HUARI EN EL PERU</w:t>
      </w:r>
    </w:p>
    <w:p w14:paraId="7A64DB9D" w14:textId="77777777" w:rsidR="00F85639" w:rsidRPr="00C542D2" w:rsidRDefault="00F85639" w:rsidP="00F85639">
      <w:pPr>
        <w:autoSpaceDE w:val="0"/>
        <w:autoSpaceDN w:val="0"/>
        <w:adjustRightInd w:val="0"/>
        <w:spacing w:after="0" w:line="360" w:lineRule="auto"/>
        <w:jc w:val="center"/>
        <w:rPr>
          <w:rFonts w:ascii="Arial" w:hAnsi="Arial" w:cs="Arial"/>
          <w:color w:val="231F20"/>
        </w:rPr>
      </w:pPr>
      <w:r w:rsidRPr="004860E0">
        <w:rPr>
          <w:rFonts w:ascii="Times New Roman" w:hAnsi="Times New Roman" w:cs="Times New Roman"/>
          <w:noProof/>
          <w:sz w:val="24"/>
          <w:szCs w:val="24"/>
          <w:lang w:val="en-US"/>
        </w:rPr>
        <w:drawing>
          <wp:inline distT="0" distB="0" distL="0" distR="0" wp14:anchorId="38645F27" wp14:editId="7DA31C21">
            <wp:extent cx="3799205" cy="4066390"/>
            <wp:effectExtent l="0" t="0" r="0" b="0"/>
            <wp:docPr id="10" name="Imagen 10" descr="https://4.bp.blogspot.com/_uheNlUAGBA8/SFVSiwvh8kI/AAAAAAAAARI/HRWeRQGR3Ao/s1600/imperio_W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_uheNlUAGBA8/SFVSiwvh8kI/AAAAAAAAARI/HRWeRQGR3Ao/s1600/imperio_War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4324" cy="4093275"/>
                    </a:xfrm>
                    <a:prstGeom prst="rect">
                      <a:avLst/>
                    </a:prstGeom>
                    <a:noFill/>
                    <a:ln>
                      <a:noFill/>
                    </a:ln>
                  </pic:spPr>
                </pic:pic>
              </a:graphicData>
            </a:graphic>
          </wp:inline>
        </w:drawing>
      </w:r>
    </w:p>
    <w:p w14:paraId="0A4A0B87" w14:textId="77777777" w:rsidR="00F85639" w:rsidRPr="0044022F" w:rsidRDefault="00F06EAD" w:rsidP="00F85639">
      <w:pPr>
        <w:autoSpaceDE w:val="0"/>
        <w:autoSpaceDN w:val="0"/>
        <w:adjustRightInd w:val="0"/>
        <w:spacing w:after="0" w:line="360" w:lineRule="auto"/>
        <w:jc w:val="both"/>
        <w:rPr>
          <w:rFonts w:ascii="Arial" w:hAnsi="Arial" w:cs="Arial"/>
          <w:shd w:val="clear" w:color="auto" w:fill="FFFFFF"/>
        </w:rPr>
      </w:pPr>
      <w:r w:rsidRPr="0044022F">
        <w:rPr>
          <w:rFonts w:ascii="Arial" w:hAnsi="Arial" w:cs="Arial"/>
          <w:shd w:val="clear" w:color="auto" w:fill="FFFFFF"/>
        </w:rPr>
        <w:t>La cultura huari se ubicó</w:t>
      </w:r>
      <w:r w:rsidR="00F85639" w:rsidRPr="0044022F">
        <w:rPr>
          <w:rFonts w:ascii="Arial" w:hAnsi="Arial" w:cs="Arial"/>
          <w:shd w:val="clear" w:color="auto" w:fill="FFFFFF"/>
        </w:rPr>
        <w:t xml:space="preserve"> en Huari, departamento de Ayacucho. Su </w:t>
      </w:r>
      <w:r w:rsidR="00CF1455" w:rsidRPr="0044022F">
        <w:rPr>
          <w:rFonts w:ascii="Arial" w:hAnsi="Arial" w:cs="Arial"/>
          <w:shd w:val="clear" w:color="auto" w:fill="FFFFFF"/>
        </w:rPr>
        <w:t>Antigüedad</w:t>
      </w:r>
      <w:r w:rsidR="00F85639" w:rsidRPr="0044022F">
        <w:rPr>
          <w:rFonts w:ascii="Arial" w:hAnsi="Arial" w:cs="Arial"/>
          <w:shd w:val="clear" w:color="auto" w:fill="FFFFFF"/>
        </w:rPr>
        <w:t xml:space="preserve"> es de 600 d.c- 1200 dc, durante su expansión alcanzó por el Norte hasta los territorios de los departamentos de Cajamarca y Lambayeque y por el Sur hasta los departamentos de Cusco y Moquegua. La cultura </w:t>
      </w:r>
      <w:r w:rsidR="00F85639" w:rsidRPr="0044022F">
        <w:rPr>
          <w:rFonts w:ascii="Arial" w:hAnsi="Arial" w:cs="Arial"/>
          <w:b/>
          <w:shd w:val="clear" w:color="auto" w:fill="FFFFFF"/>
        </w:rPr>
        <w:t>huanca</w:t>
      </w:r>
      <w:r w:rsidR="00F85639" w:rsidRPr="0044022F">
        <w:rPr>
          <w:rFonts w:ascii="Arial" w:hAnsi="Arial" w:cs="Arial"/>
          <w:shd w:val="clear" w:color="auto" w:fill="FFFFFF"/>
        </w:rPr>
        <w:t xml:space="preserve"> fue parte de los ´pueblos conquistados y funciono como centro administrativo.</w:t>
      </w:r>
    </w:p>
    <w:p w14:paraId="55A8E653" w14:textId="77777777" w:rsidR="006E6B52" w:rsidRDefault="006E6B52" w:rsidP="00F85639">
      <w:pPr>
        <w:autoSpaceDE w:val="0"/>
        <w:autoSpaceDN w:val="0"/>
        <w:adjustRightInd w:val="0"/>
        <w:spacing w:after="0" w:line="360" w:lineRule="auto"/>
        <w:jc w:val="both"/>
        <w:rPr>
          <w:rFonts w:ascii="Arial" w:hAnsi="Arial" w:cs="Arial"/>
          <w:sz w:val="24"/>
          <w:szCs w:val="24"/>
          <w:shd w:val="clear" w:color="auto" w:fill="FFFFFF"/>
        </w:rPr>
      </w:pPr>
    </w:p>
    <w:p w14:paraId="4B98E567" w14:textId="77777777" w:rsidR="00F06EAD" w:rsidRDefault="00F06EAD" w:rsidP="00F85639">
      <w:pPr>
        <w:autoSpaceDE w:val="0"/>
        <w:autoSpaceDN w:val="0"/>
        <w:adjustRightInd w:val="0"/>
        <w:spacing w:after="0" w:line="360" w:lineRule="auto"/>
        <w:jc w:val="both"/>
        <w:rPr>
          <w:rFonts w:ascii="Arial" w:hAnsi="Arial" w:cs="Arial"/>
          <w:sz w:val="24"/>
          <w:szCs w:val="24"/>
          <w:shd w:val="clear" w:color="auto" w:fill="FFFFFF"/>
        </w:rPr>
      </w:pPr>
    </w:p>
    <w:p w14:paraId="43A585CC" w14:textId="77777777" w:rsidR="00F06EAD" w:rsidRDefault="00F06EAD" w:rsidP="00F85639">
      <w:pPr>
        <w:autoSpaceDE w:val="0"/>
        <w:autoSpaceDN w:val="0"/>
        <w:adjustRightInd w:val="0"/>
        <w:spacing w:after="0" w:line="360" w:lineRule="auto"/>
        <w:jc w:val="both"/>
        <w:rPr>
          <w:rFonts w:ascii="Arial" w:hAnsi="Arial" w:cs="Arial"/>
          <w:sz w:val="24"/>
          <w:szCs w:val="24"/>
          <w:shd w:val="clear" w:color="auto" w:fill="FFFFFF"/>
        </w:rPr>
      </w:pPr>
    </w:p>
    <w:p w14:paraId="400AB3BC" w14:textId="77777777" w:rsidR="00F06EAD" w:rsidRDefault="00F06EAD" w:rsidP="00F06EAD">
      <w:pPr>
        <w:pStyle w:val="NoSpacing"/>
        <w:rPr>
          <w:rFonts w:ascii="Arial" w:hAnsi="Arial" w:cs="Arial"/>
          <w:b/>
          <w:sz w:val="20"/>
          <w:szCs w:val="20"/>
        </w:rPr>
      </w:pPr>
      <w:r w:rsidRPr="00C37A96">
        <w:rPr>
          <w:rFonts w:ascii="Arial" w:hAnsi="Arial" w:cs="Arial"/>
          <w:b/>
          <w:noProof/>
          <w:lang w:val="en-US"/>
        </w:rPr>
        <w:drawing>
          <wp:inline distT="0" distB="0" distL="0" distR="0" wp14:anchorId="757B0A55" wp14:editId="0C4851E6">
            <wp:extent cx="781050" cy="581025"/>
            <wp:effectExtent l="0" t="0" r="0" b="9525"/>
            <wp:docPr id="3" name="Imagen 3"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759DF7DA" w14:textId="77777777" w:rsidR="00F06EAD" w:rsidRPr="00561F7F" w:rsidRDefault="00F06EAD" w:rsidP="00F06EAD">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483A6E1D" w14:textId="77777777" w:rsidR="00F85639" w:rsidRPr="00114C1B" w:rsidRDefault="003326C0" w:rsidP="006E6B52">
      <w:pPr>
        <w:autoSpaceDE w:val="0"/>
        <w:autoSpaceDN w:val="0"/>
        <w:adjustRightInd w:val="0"/>
        <w:spacing w:after="0" w:line="360" w:lineRule="auto"/>
        <w:jc w:val="center"/>
        <w:rPr>
          <w:rFonts w:ascii="Arial" w:hAnsi="Arial" w:cs="Arial"/>
          <w:b/>
          <w:bCs/>
          <w:color w:val="000000"/>
        </w:rPr>
      </w:pPr>
      <w:r w:rsidRPr="00114C1B">
        <w:rPr>
          <w:rFonts w:ascii="Arial" w:hAnsi="Arial" w:cs="Arial"/>
          <w:b/>
          <w:bCs/>
          <w:color w:val="000000"/>
        </w:rPr>
        <w:t>CREACION DEL DISTRITO</w:t>
      </w:r>
      <w:r w:rsidR="006E6B52" w:rsidRPr="00114C1B">
        <w:rPr>
          <w:rFonts w:ascii="Arial" w:hAnsi="Arial" w:cs="Arial"/>
          <w:b/>
          <w:bCs/>
          <w:color w:val="000000"/>
        </w:rPr>
        <w:t xml:space="preserve"> DE HUACRAPUQUIO</w:t>
      </w:r>
    </w:p>
    <w:p w14:paraId="049F3B8F" w14:textId="77777777" w:rsidR="00F06EAD" w:rsidRPr="0044022F" w:rsidRDefault="00F85639" w:rsidP="00214542">
      <w:pPr>
        <w:pStyle w:val="NoSpacing"/>
        <w:spacing w:line="360" w:lineRule="auto"/>
        <w:rPr>
          <w:rFonts w:ascii="Arial" w:hAnsi="Arial" w:cs="Arial"/>
        </w:rPr>
      </w:pPr>
      <w:r w:rsidRPr="0044022F">
        <w:rPr>
          <w:rFonts w:ascii="Arial" w:hAnsi="Arial" w:cs="Arial"/>
        </w:rPr>
        <w:t xml:space="preserve">El distrito de Huacrapuquio fue creado mediante Ley N° 9068 del 20 de Marzo de 1940, durante el primer gobierno del Presidente Manuel Prado Ugarteche. </w:t>
      </w:r>
      <w:r w:rsidR="00214542" w:rsidRPr="0044022F">
        <w:rPr>
          <w:rFonts w:ascii="Arial" w:hAnsi="Arial" w:cs="Arial"/>
        </w:rPr>
        <w:t xml:space="preserve"> </w:t>
      </w:r>
    </w:p>
    <w:p w14:paraId="6BBC9B70" w14:textId="77777777" w:rsidR="00F85639" w:rsidRPr="0044022F" w:rsidRDefault="00F06EAD" w:rsidP="00F06EAD">
      <w:pPr>
        <w:pStyle w:val="NoSpacing"/>
        <w:spacing w:line="360" w:lineRule="auto"/>
        <w:jc w:val="center"/>
        <w:rPr>
          <w:rFonts w:ascii="Arial" w:hAnsi="Arial" w:cs="Arial"/>
        </w:rPr>
      </w:pPr>
      <w:r w:rsidRPr="0044022F">
        <w:rPr>
          <w:rFonts w:ascii="Arial" w:hAnsi="Arial" w:cs="Arial"/>
        </w:rPr>
        <w:t>E</w:t>
      </w:r>
      <w:r w:rsidR="00214542" w:rsidRPr="0044022F">
        <w:rPr>
          <w:rFonts w:ascii="Arial" w:hAnsi="Arial" w:cs="Arial"/>
        </w:rPr>
        <w:t>l texto de la mencionada ley</w:t>
      </w:r>
      <w:r w:rsidRPr="0044022F">
        <w:rPr>
          <w:rFonts w:ascii="Arial" w:hAnsi="Arial" w:cs="Arial"/>
        </w:rPr>
        <w:t xml:space="preserve"> es el siguiente</w:t>
      </w:r>
      <w:r w:rsidR="00214542" w:rsidRPr="0044022F">
        <w:rPr>
          <w:rFonts w:ascii="Arial" w:hAnsi="Arial" w:cs="Arial"/>
        </w:rPr>
        <w:t>.</w:t>
      </w:r>
    </w:p>
    <w:p w14:paraId="3DA40442" w14:textId="77777777" w:rsidR="00214542" w:rsidRPr="0044022F" w:rsidRDefault="00214542" w:rsidP="00214542">
      <w:pPr>
        <w:pStyle w:val="NoSpacing"/>
        <w:jc w:val="center"/>
        <w:rPr>
          <w:rFonts w:ascii="Arial" w:hAnsi="Arial" w:cs="Arial"/>
          <w:b/>
        </w:rPr>
      </w:pPr>
      <w:r w:rsidRPr="0044022F">
        <w:rPr>
          <w:rFonts w:ascii="Arial" w:hAnsi="Arial" w:cs="Arial"/>
          <w:b/>
        </w:rPr>
        <w:t>LEY N° 9068</w:t>
      </w:r>
    </w:p>
    <w:p w14:paraId="58443975" w14:textId="77777777" w:rsidR="00DF23C2" w:rsidRPr="0044022F" w:rsidRDefault="00DF23C2" w:rsidP="00214542">
      <w:pPr>
        <w:pStyle w:val="NoSpacing"/>
        <w:jc w:val="center"/>
        <w:rPr>
          <w:rFonts w:ascii="Arial" w:hAnsi="Arial" w:cs="Arial"/>
          <w:b/>
        </w:rPr>
      </w:pPr>
    </w:p>
    <w:p w14:paraId="4C5D2368" w14:textId="77777777" w:rsidR="00214542" w:rsidRPr="0044022F" w:rsidRDefault="00214542" w:rsidP="00214542">
      <w:pPr>
        <w:pStyle w:val="NoSpacing"/>
        <w:jc w:val="center"/>
        <w:rPr>
          <w:rFonts w:ascii="Arial" w:hAnsi="Arial" w:cs="Arial"/>
          <w:b/>
        </w:rPr>
      </w:pPr>
      <w:r w:rsidRPr="0044022F">
        <w:rPr>
          <w:rFonts w:ascii="Arial" w:hAnsi="Arial" w:cs="Arial"/>
          <w:b/>
        </w:rPr>
        <w:t>EL PRESIDENTE DE LA REPUBLICA</w:t>
      </w:r>
    </w:p>
    <w:p w14:paraId="2C2427D2" w14:textId="77777777" w:rsidR="00DF23C2" w:rsidRPr="0044022F" w:rsidRDefault="00DF23C2" w:rsidP="00214542">
      <w:pPr>
        <w:pStyle w:val="NoSpacing"/>
        <w:jc w:val="center"/>
        <w:rPr>
          <w:rFonts w:ascii="Arial" w:hAnsi="Arial" w:cs="Arial"/>
        </w:rPr>
      </w:pPr>
    </w:p>
    <w:p w14:paraId="0218715E" w14:textId="77777777" w:rsidR="00214542" w:rsidRPr="0044022F" w:rsidRDefault="00DF23C2" w:rsidP="006E6B52">
      <w:pPr>
        <w:spacing w:line="360" w:lineRule="auto"/>
        <w:jc w:val="center"/>
        <w:rPr>
          <w:rFonts w:ascii="Arial" w:hAnsi="Arial" w:cs="Arial"/>
        </w:rPr>
      </w:pPr>
      <w:r w:rsidRPr="0044022F">
        <w:rPr>
          <w:rFonts w:ascii="Arial" w:hAnsi="Arial" w:cs="Arial"/>
        </w:rPr>
        <w:t>Por cuanto: el Congreso ha dado la ley siguiente:</w:t>
      </w:r>
    </w:p>
    <w:p w14:paraId="7EC1E0F6" w14:textId="77777777" w:rsidR="00DF23C2" w:rsidRPr="0044022F" w:rsidRDefault="00DF23C2" w:rsidP="006E6B52">
      <w:pPr>
        <w:spacing w:line="360" w:lineRule="auto"/>
        <w:jc w:val="center"/>
        <w:rPr>
          <w:rFonts w:ascii="Arial" w:hAnsi="Arial" w:cs="Arial"/>
        </w:rPr>
      </w:pPr>
      <w:r w:rsidRPr="0044022F">
        <w:rPr>
          <w:rFonts w:ascii="Arial" w:hAnsi="Arial" w:cs="Arial"/>
        </w:rPr>
        <w:t>El Congreso de la Republica Peruana.</w:t>
      </w:r>
    </w:p>
    <w:p w14:paraId="6EE037F3" w14:textId="77777777" w:rsidR="00DF23C2" w:rsidRPr="0044022F" w:rsidRDefault="00DF23C2" w:rsidP="006E6B52">
      <w:pPr>
        <w:spacing w:line="360" w:lineRule="auto"/>
        <w:jc w:val="center"/>
        <w:rPr>
          <w:rFonts w:ascii="Arial" w:hAnsi="Arial" w:cs="Arial"/>
        </w:rPr>
      </w:pPr>
      <w:r w:rsidRPr="0044022F">
        <w:rPr>
          <w:rFonts w:ascii="Arial" w:hAnsi="Arial" w:cs="Arial"/>
        </w:rPr>
        <w:t>Ha dado la ley siguiente:</w:t>
      </w:r>
    </w:p>
    <w:p w14:paraId="2ACF5C7D" w14:textId="77777777" w:rsidR="00DF23C2" w:rsidRPr="0044022F" w:rsidRDefault="00DF23C2" w:rsidP="00F85639">
      <w:pPr>
        <w:spacing w:line="360" w:lineRule="auto"/>
        <w:jc w:val="both"/>
        <w:rPr>
          <w:rFonts w:ascii="Arial" w:hAnsi="Arial" w:cs="Arial"/>
        </w:rPr>
      </w:pPr>
      <w:r w:rsidRPr="0044022F">
        <w:rPr>
          <w:rFonts w:ascii="Arial" w:hAnsi="Arial" w:cs="Arial"/>
          <w:b/>
        </w:rPr>
        <w:t>Art. 1°-</w:t>
      </w:r>
      <w:r w:rsidRPr="0044022F">
        <w:rPr>
          <w:rFonts w:ascii="Arial" w:hAnsi="Arial" w:cs="Arial"/>
        </w:rPr>
        <w:t xml:space="preserve"> Elévese a la categoría de Distrito el pueblo de Huacrapuquio, comprensión de la Provincia de Huancayo, cuya capital será el pueblo del mismo nombre.</w:t>
      </w:r>
    </w:p>
    <w:p w14:paraId="701C00F2" w14:textId="77777777" w:rsidR="00D04DB5" w:rsidRPr="0044022F" w:rsidRDefault="00D04DB5" w:rsidP="00F85639">
      <w:pPr>
        <w:spacing w:line="360" w:lineRule="auto"/>
        <w:jc w:val="both"/>
        <w:rPr>
          <w:rFonts w:ascii="Arial" w:hAnsi="Arial" w:cs="Arial"/>
        </w:rPr>
      </w:pPr>
      <w:r w:rsidRPr="0044022F">
        <w:rPr>
          <w:rFonts w:ascii="Arial" w:hAnsi="Arial" w:cs="Arial"/>
          <w:b/>
        </w:rPr>
        <w:t>Art. 2</w:t>
      </w:r>
      <w:r w:rsidRPr="0044022F">
        <w:rPr>
          <w:rFonts w:ascii="Arial" w:hAnsi="Arial" w:cs="Arial"/>
        </w:rPr>
        <w:t>°- El nuevo Distrito estará conformado por los pueblos de Cascas, Paccha, Retama, Pihuas, Pampa Cruz, Aza Cruz y Cullhuas.</w:t>
      </w:r>
    </w:p>
    <w:p w14:paraId="7D5D4670" w14:textId="77777777" w:rsidR="00D04DB5" w:rsidRPr="0044022F" w:rsidRDefault="00D04DB5" w:rsidP="00F85639">
      <w:pPr>
        <w:spacing w:line="360" w:lineRule="auto"/>
        <w:jc w:val="both"/>
        <w:rPr>
          <w:rFonts w:ascii="Arial" w:hAnsi="Arial" w:cs="Arial"/>
        </w:rPr>
      </w:pPr>
      <w:r w:rsidRPr="0044022F">
        <w:rPr>
          <w:rFonts w:ascii="Arial" w:hAnsi="Arial" w:cs="Arial"/>
        </w:rPr>
        <w:t>Comuníquese al Poder Ejecutivo para que disponga lo necesario a su cumplimiento.</w:t>
      </w:r>
    </w:p>
    <w:p w14:paraId="7E6420B5" w14:textId="77777777" w:rsidR="00D04DB5" w:rsidRPr="0044022F" w:rsidRDefault="00D04DB5" w:rsidP="00F85639">
      <w:pPr>
        <w:spacing w:line="360" w:lineRule="auto"/>
        <w:jc w:val="both"/>
        <w:rPr>
          <w:rFonts w:ascii="Arial" w:hAnsi="Arial" w:cs="Arial"/>
        </w:rPr>
      </w:pPr>
      <w:r w:rsidRPr="0044022F">
        <w:rPr>
          <w:rFonts w:ascii="Arial" w:hAnsi="Arial" w:cs="Arial"/>
        </w:rPr>
        <w:t>Casa del Congreso, en Lima, a los 20 días del mes de marzo de 1940</w:t>
      </w:r>
    </w:p>
    <w:p w14:paraId="6247C0DB" w14:textId="77777777" w:rsidR="00EA7D43" w:rsidRPr="0044022F" w:rsidRDefault="00EA7D43" w:rsidP="00EA7D43">
      <w:pPr>
        <w:spacing w:line="360" w:lineRule="auto"/>
        <w:jc w:val="both"/>
        <w:rPr>
          <w:rFonts w:ascii="Arial" w:hAnsi="Arial" w:cs="Arial"/>
        </w:rPr>
      </w:pPr>
      <w:r w:rsidRPr="0044022F">
        <w:rPr>
          <w:rFonts w:ascii="Arial" w:hAnsi="Arial" w:cs="Arial"/>
        </w:rPr>
        <w:t xml:space="preserve">D </w:t>
      </w:r>
      <w:r w:rsidR="00D04DB5" w:rsidRPr="0044022F">
        <w:rPr>
          <w:rFonts w:ascii="Arial" w:hAnsi="Arial" w:cs="Arial"/>
        </w:rPr>
        <w:t xml:space="preserve">Montagne, presidente del Senado – Carlos Sayán </w:t>
      </w:r>
      <w:r w:rsidR="00C20DD3" w:rsidRPr="0044022F">
        <w:rPr>
          <w:rFonts w:ascii="Arial" w:hAnsi="Arial" w:cs="Arial"/>
        </w:rPr>
        <w:t>Álvarez,</w:t>
      </w:r>
      <w:r w:rsidRPr="0044022F">
        <w:rPr>
          <w:rFonts w:ascii="Arial" w:hAnsi="Arial" w:cs="Arial"/>
        </w:rPr>
        <w:t xml:space="preserve"> Presidente de la Cámara de Diputados – E. Silva Elguera, Senador Secretario – Fernando Castro Agusti, Diputado Secretario.</w:t>
      </w:r>
    </w:p>
    <w:p w14:paraId="75BE6A32" w14:textId="77777777" w:rsidR="00EA7D43" w:rsidRPr="0044022F" w:rsidRDefault="00EA7D43" w:rsidP="006E6B52">
      <w:pPr>
        <w:spacing w:line="360" w:lineRule="auto"/>
        <w:jc w:val="center"/>
        <w:rPr>
          <w:rFonts w:ascii="Arial" w:hAnsi="Arial" w:cs="Arial"/>
        </w:rPr>
      </w:pPr>
      <w:r w:rsidRPr="0044022F">
        <w:rPr>
          <w:rFonts w:ascii="Arial" w:hAnsi="Arial" w:cs="Arial"/>
        </w:rPr>
        <w:t>Al Sr. Presidente Constitucional de la Republica.</w:t>
      </w:r>
    </w:p>
    <w:p w14:paraId="24FCFBCC" w14:textId="77777777" w:rsidR="00EA7D43" w:rsidRPr="0044022F" w:rsidRDefault="00EA7D43" w:rsidP="006E6B52">
      <w:pPr>
        <w:spacing w:line="360" w:lineRule="auto"/>
        <w:jc w:val="center"/>
        <w:rPr>
          <w:rFonts w:ascii="Arial" w:hAnsi="Arial" w:cs="Arial"/>
        </w:rPr>
      </w:pPr>
      <w:r w:rsidRPr="0044022F">
        <w:rPr>
          <w:rFonts w:ascii="Arial" w:hAnsi="Arial" w:cs="Arial"/>
        </w:rPr>
        <w:t>Por tanto: mando se publique y cumpla.</w:t>
      </w:r>
    </w:p>
    <w:p w14:paraId="18548FDD" w14:textId="77777777" w:rsidR="00D04DB5" w:rsidRPr="0044022F" w:rsidRDefault="00EA7D43" w:rsidP="00EA7D43">
      <w:pPr>
        <w:spacing w:line="360" w:lineRule="auto"/>
        <w:jc w:val="both"/>
        <w:rPr>
          <w:rFonts w:ascii="Arial" w:hAnsi="Arial" w:cs="Arial"/>
        </w:rPr>
      </w:pPr>
      <w:r w:rsidRPr="0044022F">
        <w:rPr>
          <w:rFonts w:ascii="Arial" w:hAnsi="Arial" w:cs="Arial"/>
        </w:rPr>
        <w:t>Dado en la casa de Gobierno, en Lima, a los 20 días del mes de marzo de 1940.</w:t>
      </w:r>
    </w:p>
    <w:p w14:paraId="7F1FC116" w14:textId="77777777" w:rsidR="00EA7D43" w:rsidRPr="0044022F" w:rsidRDefault="00EA7D43" w:rsidP="00EA7D43">
      <w:pPr>
        <w:spacing w:line="360" w:lineRule="auto"/>
        <w:jc w:val="both"/>
        <w:rPr>
          <w:rFonts w:ascii="Arial" w:hAnsi="Arial" w:cs="Arial"/>
        </w:rPr>
      </w:pPr>
      <w:r w:rsidRPr="0044022F">
        <w:rPr>
          <w:rFonts w:ascii="Arial" w:hAnsi="Arial" w:cs="Arial"/>
        </w:rPr>
        <w:t>Manuel Prado – G. Garrido Lecca.</w:t>
      </w:r>
    </w:p>
    <w:p w14:paraId="003F64DA" w14:textId="77777777" w:rsidR="0044022F" w:rsidRPr="0044022F" w:rsidRDefault="0044022F" w:rsidP="00CF1455">
      <w:pPr>
        <w:autoSpaceDE w:val="0"/>
        <w:autoSpaceDN w:val="0"/>
        <w:adjustRightInd w:val="0"/>
        <w:spacing w:after="0" w:line="240" w:lineRule="auto"/>
        <w:jc w:val="both"/>
        <w:rPr>
          <w:rFonts w:ascii="Arial" w:hAnsi="Arial" w:cs="Arial"/>
          <w:b/>
          <w:shd w:val="clear" w:color="auto" w:fill="FFFFFF"/>
        </w:rPr>
      </w:pPr>
    </w:p>
    <w:p w14:paraId="1B0CBC6A" w14:textId="77777777" w:rsidR="0044022F" w:rsidRDefault="0044022F" w:rsidP="00CF1455">
      <w:pPr>
        <w:autoSpaceDE w:val="0"/>
        <w:autoSpaceDN w:val="0"/>
        <w:adjustRightInd w:val="0"/>
        <w:spacing w:after="0" w:line="240" w:lineRule="auto"/>
        <w:jc w:val="both"/>
        <w:rPr>
          <w:rFonts w:ascii="Arial" w:hAnsi="Arial" w:cs="Arial"/>
          <w:b/>
          <w:sz w:val="24"/>
          <w:szCs w:val="24"/>
          <w:shd w:val="clear" w:color="auto" w:fill="FFFFFF"/>
        </w:rPr>
      </w:pPr>
    </w:p>
    <w:p w14:paraId="52A4F158" w14:textId="77777777" w:rsidR="0044022F" w:rsidRDefault="0044022F" w:rsidP="00CF1455">
      <w:pPr>
        <w:autoSpaceDE w:val="0"/>
        <w:autoSpaceDN w:val="0"/>
        <w:adjustRightInd w:val="0"/>
        <w:spacing w:after="0" w:line="240" w:lineRule="auto"/>
        <w:jc w:val="both"/>
        <w:rPr>
          <w:rFonts w:ascii="Arial" w:hAnsi="Arial" w:cs="Arial"/>
          <w:b/>
          <w:sz w:val="24"/>
          <w:szCs w:val="24"/>
          <w:shd w:val="clear" w:color="auto" w:fill="FFFFFF"/>
        </w:rPr>
      </w:pPr>
    </w:p>
    <w:p w14:paraId="1CCBA618" w14:textId="77777777" w:rsidR="0044022F" w:rsidRDefault="0044022F" w:rsidP="00CF1455">
      <w:pPr>
        <w:autoSpaceDE w:val="0"/>
        <w:autoSpaceDN w:val="0"/>
        <w:adjustRightInd w:val="0"/>
        <w:spacing w:after="0" w:line="240" w:lineRule="auto"/>
        <w:jc w:val="both"/>
        <w:rPr>
          <w:rFonts w:ascii="Arial" w:hAnsi="Arial" w:cs="Arial"/>
          <w:b/>
          <w:sz w:val="24"/>
          <w:szCs w:val="24"/>
          <w:shd w:val="clear" w:color="auto" w:fill="FFFFFF"/>
        </w:rPr>
      </w:pPr>
    </w:p>
    <w:p w14:paraId="4BAFBA7D" w14:textId="77777777" w:rsidR="0044022F" w:rsidRDefault="0044022F" w:rsidP="00CF1455">
      <w:pPr>
        <w:autoSpaceDE w:val="0"/>
        <w:autoSpaceDN w:val="0"/>
        <w:adjustRightInd w:val="0"/>
        <w:spacing w:after="0" w:line="240" w:lineRule="auto"/>
        <w:jc w:val="both"/>
        <w:rPr>
          <w:rFonts w:ascii="Arial" w:hAnsi="Arial" w:cs="Arial"/>
          <w:b/>
          <w:sz w:val="24"/>
          <w:szCs w:val="24"/>
          <w:shd w:val="clear" w:color="auto" w:fill="FFFFFF"/>
        </w:rPr>
      </w:pPr>
    </w:p>
    <w:p w14:paraId="2F922A19" w14:textId="77777777" w:rsidR="0044022F" w:rsidRDefault="0044022F" w:rsidP="00CF1455">
      <w:pPr>
        <w:autoSpaceDE w:val="0"/>
        <w:autoSpaceDN w:val="0"/>
        <w:adjustRightInd w:val="0"/>
        <w:spacing w:after="0" w:line="240" w:lineRule="auto"/>
        <w:jc w:val="both"/>
        <w:rPr>
          <w:rFonts w:ascii="Arial" w:hAnsi="Arial" w:cs="Arial"/>
          <w:b/>
          <w:sz w:val="24"/>
          <w:szCs w:val="24"/>
          <w:shd w:val="clear" w:color="auto" w:fill="FFFFFF"/>
        </w:rPr>
      </w:pPr>
    </w:p>
    <w:p w14:paraId="1565CF03" w14:textId="77777777" w:rsidR="005043F7" w:rsidRDefault="005043F7" w:rsidP="00CF1455">
      <w:pPr>
        <w:autoSpaceDE w:val="0"/>
        <w:autoSpaceDN w:val="0"/>
        <w:adjustRightInd w:val="0"/>
        <w:spacing w:after="0" w:line="240" w:lineRule="auto"/>
        <w:jc w:val="both"/>
        <w:rPr>
          <w:rFonts w:ascii="Arial" w:hAnsi="Arial" w:cs="Arial"/>
          <w:b/>
          <w:sz w:val="24"/>
          <w:szCs w:val="24"/>
          <w:shd w:val="clear" w:color="auto" w:fill="FFFFFF"/>
        </w:rPr>
      </w:pPr>
    </w:p>
    <w:p w14:paraId="7DC355F7" w14:textId="77777777" w:rsidR="0044022F" w:rsidRDefault="0044022F" w:rsidP="00CF1455">
      <w:pPr>
        <w:autoSpaceDE w:val="0"/>
        <w:autoSpaceDN w:val="0"/>
        <w:adjustRightInd w:val="0"/>
        <w:spacing w:after="0" w:line="240" w:lineRule="auto"/>
        <w:jc w:val="both"/>
        <w:rPr>
          <w:rFonts w:ascii="Arial" w:hAnsi="Arial" w:cs="Arial"/>
          <w:b/>
          <w:sz w:val="24"/>
          <w:szCs w:val="24"/>
          <w:shd w:val="clear" w:color="auto" w:fill="FFFFFF"/>
        </w:rPr>
      </w:pPr>
    </w:p>
    <w:p w14:paraId="49C5E78E" w14:textId="77777777" w:rsidR="0044022F" w:rsidRDefault="0044022F" w:rsidP="0044022F">
      <w:pPr>
        <w:pStyle w:val="NoSpacing"/>
        <w:rPr>
          <w:rFonts w:ascii="Arial" w:hAnsi="Arial" w:cs="Arial"/>
          <w:b/>
          <w:sz w:val="20"/>
          <w:szCs w:val="20"/>
        </w:rPr>
      </w:pPr>
      <w:r w:rsidRPr="00C37A96">
        <w:rPr>
          <w:rFonts w:ascii="Arial" w:hAnsi="Arial" w:cs="Arial"/>
          <w:b/>
          <w:noProof/>
          <w:lang w:val="en-US"/>
        </w:rPr>
        <w:drawing>
          <wp:inline distT="0" distB="0" distL="0" distR="0" wp14:anchorId="4D7A9123" wp14:editId="721EC879">
            <wp:extent cx="781050" cy="581025"/>
            <wp:effectExtent l="0" t="0" r="0" b="9525"/>
            <wp:docPr id="51" name="Imagen 51"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4851121F" w14:textId="77777777" w:rsidR="0044022F" w:rsidRPr="00561F7F" w:rsidRDefault="0044022F" w:rsidP="0044022F">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sidR="00B0029F">
        <w:rPr>
          <w:rFonts w:ascii="Arial" w:hAnsi="Arial" w:cs="Arial"/>
          <w:b/>
          <w:color w:val="ED7D31" w:themeColor="accent2"/>
          <w:sz w:val="20"/>
          <w:szCs w:val="20"/>
        </w:rPr>
        <w:t>-------------------------------</w:t>
      </w:r>
    </w:p>
    <w:p w14:paraId="6930F970" w14:textId="77777777" w:rsidR="0044022F" w:rsidRDefault="0044022F" w:rsidP="00CF1455">
      <w:pPr>
        <w:autoSpaceDE w:val="0"/>
        <w:autoSpaceDN w:val="0"/>
        <w:adjustRightInd w:val="0"/>
        <w:spacing w:after="0" w:line="240" w:lineRule="auto"/>
        <w:jc w:val="both"/>
        <w:rPr>
          <w:rFonts w:ascii="Arial" w:hAnsi="Arial" w:cs="Arial"/>
          <w:b/>
          <w:sz w:val="24"/>
          <w:szCs w:val="24"/>
          <w:shd w:val="clear" w:color="auto" w:fill="FFFFFF"/>
        </w:rPr>
      </w:pPr>
    </w:p>
    <w:p w14:paraId="16DE3726" w14:textId="77777777" w:rsidR="00D22F18" w:rsidRPr="00704418" w:rsidRDefault="0086577F" w:rsidP="00CF1455">
      <w:pPr>
        <w:autoSpaceDE w:val="0"/>
        <w:autoSpaceDN w:val="0"/>
        <w:adjustRightInd w:val="0"/>
        <w:spacing w:after="0" w:line="240" w:lineRule="auto"/>
        <w:jc w:val="both"/>
        <w:rPr>
          <w:rFonts w:ascii="Arial" w:hAnsi="Arial" w:cs="Arial"/>
          <w:b/>
          <w:shd w:val="clear" w:color="auto" w:fill="FFFFFF"/>
        </w:rPr>
      </w:pPr>
      <w:r w:rsidRPr="00704418">
        <w:rPr>
          <w:rFonts w:ascii="Arial" w:hAnsi="Arial" w:cs="Arial"/>
          <w:b/>
          <w:shd w:val="clear" w:color="auto" w:fill="FFFFFF"/>
        </w:rPr>
        <w:t>LA BREÑA</w:t>
      </w:r>
    </w:p>
    <w:p w14:paraId="65F67123" w14:textId="77777777" w:rsidR="00300B44" w:rsidRPr="000E52CC" w:rsidRDefault="00300B44" w:rsidP="00CF1455">
      <w:pPr>
        <w:autoSpaceDE w:val="0"/>
        <w:autoSpaceDN w:val="0"/>
        <w:adjustRightInd w:val="0"/>
        <w:spacing w:after="0" w:line="360" w:lineRule="auto"/>
        <w:jc w:val="both"/>
        <w:rPr>
          <w:rFonts w:ascii="Arial" w:hAnsi="Arial" w:cs="Arial"/>
          <w:shd w:val="clear" w:color="auto" w:fill="FFFFFF"/>
        </w:rPr>
      </w:pPr>
      <w:r w:rsidRPr="000E52CC">
        <w:rPr>
          <w:rFonts w:ascii="Arial" w:hAnsi="Arial" w:cs="Arial"/>
          <w:shd w:val="clear" w:color="auto" w:fill="FFFFFF"/>
        </w:rPr>
        <w:t>El pueblo de la Breña originalmente su nombre era Caccas, cuyo significado era lugar de barrancos</w:t>
      </w:r>
      <w:r w:rsidR="0044022F" w:rsidRPr="000E52CC">
        <w:rPr>
          <w:rFonts w:ascii="Arial" w:hAnsi="Arial" w:cs="Arial"/>
          <w:shd w:val="clear" w:color="auto" w:fill="FFFFFF"/>
        </w:rPr>
        <w:t>,</w:t>
      </w:r>
      <w:r w:rsidR="000E52CC">
        <w:rPr>
          <w:rFonts w:ascii="Arial" w:hAnsi="Arial" w:cs="Arial"/>
          <w:shd w:val="clear" w:color="auto" w:fill="FFFFFF"/>
        </w:rPr>
        <w:t xml:space="preserve"> hasta que el 20</w:t>
      </w:r>
      <w:r w:rsidRPr="000E52CC">
        <w:rPr>
          <w:rFonts w:ascii="Arial" w:hAnsi="Arial" w:cs="Arial"/>
          <w:shd w:val="clear" w:color="auto" w:fill="FFFFFF"/>
        </w:rPr>
        <w:t xml:space="preserve"> de Setiembre de 1943 a través de la Ley N° 9819</w:t>
      </w:r>
      <w:r w:rsidR="00AB7547" w:rsidRPr="000E52CC">
        <w:rPr>
          <w:rFonts w:ascii="Arial" w:hAnsi="Arial" w:cs="Arial"/>
          <w:shd w:val="clear" w:color="auto" w:fill="FFFFFF"/>
        </w:rPr>
        <w:t xml:space="preserve">, se cambia al nombre </w:t>
      </w:r>
      <w:r w:rsidRPr="000E52CC">
        <w:rPr>
          <w:rFonts w:ascii="Arial" w:hAnsi="Arial" w:cs="Arial"/>
          <w:shd w:val="clear" w:color="auto" w:fill="FFFFFF"/>
        </w:rPr>
        <w:t>por el</w:t>
      </w:r>
      <w:r w:rsidR="0086577F" w:rsidRPr="000E52CC">
        <w:rPr>
          <w:rFonts w:ascii="Arial" w:hAnsi="Arial" w:cs="Arial"/>
          <w:shd w:val="clear" w:color="auto" w:fill="FFFFFF"/>
        </w:rPr>
        <w:t xml:space="preserve"> Villa de</w:t>
      </w:r>
      <w:r w:rsidRPr="000E52CC">
        <w:rPr>
          <w:rFonts w:ascii="Arial" w:hAnsi="Arial" w:cs="Arial"/>
          <w:shd w:val="clear" w:color="auto" w:fill="FFFFFF"/>
        </w:rPr>
        <w:t xml:space="preserve"> La Breña, cuyo texto es lo siguiente:</w:t>
      </w:r>
    </w:p>
    <w:p w14:paraId="3A5F3EBB" w14:textId="77777777" w:rsidR="00300B44" w:rsidRPr="000E52CC" w:rsidRDefault="00300B44" w:rsidP="00CF1455">
      <w:pPr>
        <w:autoSpaceDE w:val="0"/>
        <w:autoSpaceDN w:val="0"/>
        <w:adjustRightInd w:val="0"/>
        <w:spacing w:after="0" w:line="360" w:lineRule="auto"/>
        <w:jc w:val="both"/>
        <w:rPr>
          <w:rFonts w:ascii="Arial" w:hAnsi="Arial" w:cs="Arial"/>
          <w:shd w:val="clear" w:color="auto" w:fill="FFFFFF"/>
        </w:rPr>
      </w:pPr>
    </w:p>
    <w:p w14:paraId="72F65ECD" w14:textId="77777777" w:rsidR="00300B44" w:rsidRPr="000E52CC" w:rsidRDefault="00300B44" w:rsidP="00CF1455">
      <w:pPr>
        <w:autoSpaceDE w:val="0"/>
        <w:autoSpaceDN w:val="0"/>
        <w:adjustRightInd w:val="0"/>
        <w:spacing w:after="0" w:line="360" w:lineRule="auto"/>
        <w:jc w:val="center"/>
        <w:rPr>
          <w:rFonts w:ascii="Arial" w:hAnsi="Arial" w:cs="Arial"/>
          <w:shd w:val="clear" w:color="auto" w:fill="FFFFFF"/>
        </w:rPr>
      </w:pPr>
      <w:r w:rsidRPr="000E52CC">
        <w:rPr>
          <w:rFonts w:ascii="Arial" w:hAnsi="Arial" w:cs="Arial"/>
          <w:shd w:val="clear" w:color="auto" w:fill="FFFFFF"/>
        </w:rPr>
        <w:t>LEY N° 9819</w:t>
      </w:r>
    </w:p>
    <w:p w14:paraId="709FDAA0" w14:textId="77777777" w:rsidR="00300B44" w:rsidRPr="000E52CC" w:rsidRDefault="00300B44" w:rsidP="00CF1455">
      <w:pPr>
        <w:autoSpaceDE w:val="0"/>
        <w:autoSpaceDN w:val="0"/>
        <w:adjustRightInd w:val="0"/>
        <w:spacing w:after="0" w:line="360" w:lineRule="auto"/>
        <w:jc w:val="center"/>
        <w:rPr>
          <w:rFonts w:ascii="Arial" w:hAnsi="Arial" w:cs="Arial"/>
          <w:shd w:val="clear" w:color="auto" w:fill="FFFFFF"/>
        </w:rPr>
      </w:pPr>
      <w:r w:rsidRPr="000E52CC">
        <w:rPr>
          <w:rFonts w:ascii="Arial" w:hAnsi="Arial" w:cs="Arial"/>
          <w:shd w:val="clear" w:color="auto" w:fill="FFFFFF"/>
        </w:rPr>
        <w:t>EL PRESIDENTE DE LA REPUBLICA</w:t>
      </w:r>
    </w:p>
    <w:p w14:paraId="3F932B94" w14:textId="77777777" w:rsidR="00CA5A43" w:rsidRPr="000E52CC" w:rsidRDefault="00CA5A43" w:rsidP="006E6B52">
      <w:pPr>
        <w:autoSpaceDE w:val="0"/>
        <w:autoSpaceDN w:val="0"/>
        <w:adjustRightInd w:val="0"/>
        <w:spacing w:after="0" w:line="360" w:lineRule="auto"/>
        <w:jc w:val="center"/>
        <w:rPr>
          <w:rFonts w:ascii="Arial" w:hAnsi="Arial" w:cs="Arial"/>
          <w:shd w:val="clear" w:color="auto" w:fill="FFFFFF"/>
        </w:rPr>
      </w:pPr>
      <w:r w:rsidRPr="000E52CC">
        <w:rPr>
          <w:rFonts w:ascii="Arial" w:hAnsi="Arial" w:cs="Arial"/>
          <w:shd w:val="clear" w:color="auto" w:fill="FFFFFF"/>
        </w:rPr>
        <w:t>Por cuanto: el Congreso ha dado la ley siguiente:</w:t>
      </w:r>
    </w:p>
    <w:p w14:paraId="0BFBA58F" w14:textId="77777777" w:rsidR="00D22F18" w:rsidRPr="000E52CC" w:rsidRDefault="00CA5A43" w:rsidP="006E6B52">
      <w:pPr>
        <w:autoSpaceDE w:val="0"/>
        <w:autoSpaceDN w:val="0"/>
        <w:adjustRightInd w:val="0"/>
        <w:spacing w:after="0" w:line="360" w:lineRule="auto"/>
        <w:jc w:val="center"/>
        <w:rPr>
          <w:rFonts w:ascii="Arial" w:hAnsi="Arial" w:cs="Arial"/>
          <w:shd w:val="clear" w:color="auto" w:fill="FFFFFF"/>
        </w:rPr>
      </w:pPr>
      <w:r w:rsidRPr="000E52CC">
        <w:rPr>
          <w:rFonts w:ascii="Arial" w:hAnsi="Arial" w:cs="Arial"/>
          <w:shd w:val="clear" w:color="auto" w:fill="FFFFFF"/>
        </w:rPr>
        <w:t>El Congreso de la Republica Peruana</w:t>
      </w:r>
    </w:p>
    <w:p w14:paraId="500B1BCA" w14:textId="77777777" w:rsidR="00CA5A43" w:rsidRPr="000E52CC" w:rsidRDefault="00CA5A43" w:rsidP="006E6B52">
      <w:pPr>
        <w:autoSpaceDE w:val="0"/>
        <w:autoSpaceDN w:val="0"/>
        <w:adjustRightInd w:val="0"/>
        <w:spacing w:after="0" w:line="360" w:lineRule="auto"/>
        <w:jc w:val="center"/>
        <w:rPr>
          <w:rFonts w:ascii="Arial" w:hAnsi="Arial" w:cs="Arial"/>
          <w:shd w:val="clear" w:color="auto" w:fill="FFFFFF"/>
        </w:rPr>
      </w:pPr>
      <w:r w:rsidRPr="000E52CC">
        <w:rPr>
          <w:rFonts w:ascii="Arial" w:hAnsi="Arial" w:cs="Arial"/>
          <w:shd w:val="clear" w:color="auto" w:fill="FFFFFF"/>
        </w:rPr>
        <w:t>Ha dado la ley siguiente:</w:t>
      </w:r>
    </w:p>
    <w:p w14:paraId="5536011A" w14:textId="77777777" w:rsidR="00CA5A43" w:rsidRPr="000E52CC" w:rsidRDefault="00CA5A43" w:rsidP="00CF1455">
      <w:pPr>
        <w:autoSpaceDE w:val="0"/>
        <w:autoSpaceDN w:val="0"/>
        <w:adjustRightInd w:val="0"/>
        <w:spacing w:after="0" w:line="360" w:lineRule="auto"/>
        <w:jc w:val="both"/>
        <w:rPr>
          <w:rFonts w:ascii="Arial" w:hAnsi="Arial" w:cs="Arial"/>
          <w:shd w:val="clear" w:color="auto" w:fill="FFFFFF"/>
        </w:rPr>
      </w:pPr>
      <w:r w:rsidRPr="000E52CC">
        <w:rPr>
          <w:rFonts w:ascii="Arial" w:hAnsi="Arial" w:cs="Arial"/>
          <w:shd w:val="clear" w:color="auto" w:fill="FFFFFF"/>
        </w:rPr>
        <w:t xml:space="preserve">Art.1°- </w:t>
      </w:r>
      <w:r w:rsidR="00114C1B" w:rsidRPr="000E52CC">
        <w:rPr>
          <w:rFonts w:ascii="Arial" w:hAnsi="Arial" w:cs="Arial"/>
          <w:shd w:val="clear" w:color="auto" w:fill="FFFFFF"/>
        </w:rPr>
        <w:t>Sustitúyase el</w:t>
      </w:r>
      <w:r w:rsidRPr="000E52CC">
        <w:rPr>
          <w:rFonts w:ascii="Arial" w:hAnsi="Arial" w:cs="Arial"/>
          <w:shd w:val="clear" w:color="auto" w:fill="FFFFFF"/>
        </w:rPr>
        <w:t xml:space="preserve"> nombre del pueblo de Caccas, perteneciente al Distrito de </w:t>
      </w:r>
      <w:r w:rsidR="0044022F" w:rsidRPr="000E52CC">
        <w:rPr>
          <w:rFonts w:ascii="Arial" w:hAnsi="Arial" w:cs="Arial"/>
          <w:shd w:val="clear" w:color="auto" w:fill="FFFFFF"/>
        </w:rPr>
        <w:t>Huacrapuquio,</w:t>
      </w:r>
      <w:r w:rsidRPr="000E52CC">
        <w:rPr>
          <w:rFonts w:ascii="Arial" w:hAnsi="Arial" w:cs="Arial"/>
          <w:shd w:val="clear" w:color="auto" w:fill="FFFFFF"/>
        </w:rPr>
        <w:t xml:space="preserve"> Provincia de Huancayo, del Departamento de Junín, por el de “La Breña” </w:t>
      </w:r>
    </w:p>
    <w:p w14:paraId="13D531CB" w14:textId="77777777" w:rsidR="00CA5A43" w:rsidRPr="000E52CC" w:rsidRDefault="00CA5A43" w:rsidP="00CF1455">
      <w:pPr>
        <w:autoSpaceDE w:val="0"/>
        <w:autoSpaceDN w:val="0"/>
        <w:adjustRightInd w:val="0"/>
        <w:spacing w:after="0" w:line="360" w:lineRule="auto"/>
        <w:jc w:val="both"/>
        <w:rPr>
          <w:rFonts w:ascii="Arial" w:hAnsi="Arial" w:cs="Arial"/>
          <w:shd w:val="clear" w:color="auto" w:fill="FFFFFF"/>
        </w:rPr>
      </w:pPr>
      <w:r w:rsidRPr="000E52CC">
        <w:rPr>
          <w:rFonts w:ascii="Arial" w:hAnsi="Arial" w:cs="Arial"/>
          <w:shd w:val="clear" w:color="auto" w:fill="FFFFFF"/>
        </w:rPr>
        <w:t>Art. 2°- El referido pueblo, bajo su nueva denominación queda elevado al rango de Villa.</w:t>
      </w:r>
    </w:p>
    <w:p w14:paraId="74E3E912" w14:textId="77777777" w:rsidR="00CA5A43" w:rsidRPr="000E52CC" w:rsidRDefault="0086577F" w:rsidP="006E6B52">
      <w:pPr>
        <w:autoSpaceDE w:val="0"/>
        <w:autoSpaceDN w:val="0"/>
        <w:adjustRightInd w:val="0"/>
        <w:spacing w:after="0" w:line="360" w:lineRule="auto"/>
        <w:jc w:val="center"/>
        <w:rPr>
          <w:rFonts w:ascii="Arial" w:hAnsi="Arial" w:cs="Arial"/>
          <w:shd w:val="clear" w:color="auto" w:fill="FFFFFF"/>
        </w:rPr>
      </w:pPr>
      <w:r w:rsidRPr="000E52CC">
        <w:rPr>
          <w:rFonts w:ascii="Arial" w:hAnsi="Arial" w:cs="Arial"/>
          <w:shd w:val="clear" w:color="auto" w:fill="FFFFFF"/>
        </w:rPr>
        <w:t>Comuníquese</w:t>
      </w:r>
      <w:r w:rsidR="00CA5A43" w:rsidRPr="000E52CC">
        <w:rPr>
          <w:rFonts w:ascii="Arial" w:hAnsi="Arial" w:cs="Arial"/>
          <w:shd w:val="clear" w:color="auto" w:fill="FFFFFF"/>
        </w:rPr>
        <w:t xml:space="preserve"> </w:t>
      </w:r>
      <w:r w:rsidR="00952173" w:rsidRPr="000E52CC">
        <w:rPr>
          <w:rFonts w:ascii="Arial" w:hAnsi="Arial" w:cs="Arial"/>
          <w:shd w:val="clear" w:color="auto" w:fill="FFFFFF"/>
        </w:rPr>
        <w:t>al poder</w:t>
      </w:r>
      <w:r w:rsidR="00163DDF" w:rsidRPr="000E52CC">
        <w:rPr>
          <w:rFonts w:ascii="Arial" w:hAnsi="Arial" w:cs="Arial"/>
          <w:shd w:val="clear" w:color="auto" w:fill="FFFFFF"/>
        </w:rPr>
        <w:t xml:space="preserve"> ejecutivo para su promulgación.</w:t>
      </w:r>
    </w:p>
    <w:p w14:paraId="66715DCF" w14:textId="77777777" w:rsidR="00163DDF" w:rsidRPr="000E52CC" w:rsidRDefault="00163DDF" w:rsidP="00114C1B">
      <w:pPr>
        <w:autoSpaceDE w:val="0"/>
        <w:autoSpaceDN w:val="0"/>
        <w:adjustRightInd w:val="0"/>
        <w:spacing w:after="0" w:line="360" w:lineRule="auto"/>
        <w:jc w:val="center"/>
        <w:rPr>
          <w:rFonts w:ascii="Arial" w:hAnsi="Arial" w:cs="Arial"/>
          <w:shd w:val="clear" w:color="auto" w:fill="FFFFFF"/>
        </w:rPr>
      </w:pPr>
      <w:r w:rsidRPr="000E52CC">
        <w:rPr>
          <w:rFonts w:ascii="Arial" w:hAnsi="Arial" w:cs="Arial"/>
          <w:shd w:val="clear" w:color="auto" w:fill="FFFFFF"/>
        </w:rPr>
        <w:t>Casa del Congreso, en Lima, a los 20 días del mes de Setiembre de 1943.</w:t>
      </w:r>
    </w:p>
    <w:p w14:paraId="2628BB39" w14:textId="77777777" w:rsidR="00163DDF" w:rsidRPr="000E52CC" w:rsidRDefault="00163DDF" w:rsidP="00CF1455">
      <w:pPr>
        <w:autoSpaceDE w:val="0"/>
        <w:autoSpaceDN w:val="0"/>
        <w:adjustRightInd w:val="0"/>
        <w:spacing w:after="0" w:line="360" w:lineRule="auto"/>
        <w:jc w:val="both"/>
        <w:rPr>
          <w:rFonts w:ascii="Arial" w:hAnsi="Arial" w:cs="Arial"/>
          <w:shd w:val="clear" w:color="auto" w:fill="FFFFFF"/>
        </w:rPr>
      </w:pPr>
      <w:r w:rsidRPr="000E52CC">
        <w:rPr>
          <w:rFonts w:ascii="Arial" w:hAnsi="Arial" w:cs="Arial"/>
          <w:shd w:val="clear" w:color="auto" w:fill="FFFFFF"/>
        </w:rPr>
        <w:t>E Diez Canseco. Presidente del Senado. Carlos Sayán Álvarez</w:t>
      </w:r>
      <w:r w:rsidR="0086577F" w:rsidRPr="000E52CC">
        <w:rPr>
          <w:rFonts w:ascii="Arial" w:hAnsi="Arial" w:cs="Arial"/>
          <w:shd w:val="clear" w:color="auto" w:fill="FFFFFF"/>
        </w:rPr>
        <w:t xml:space="preserve">. Diputado Presidente – Rómulo Jordán C., Senador Secretario - I Méndez M– Diputado Secretario. I </w:t>
      </w:r>
      <w:r w:rsidRPr="000E52CC">
        <w:rPr>
          <w:rFonts w:ascii="Arial" w:hAnsi="Arial" w:cs="Arial"/>
          <w:shd w:val="clear" w:color="auto" w:fill="FFFFFF"/>
        </w:rPr>
        <w:t xml:space="preserve"> </w:t>
      </w:r>
    </w:p>
    <w:p w14:paraId="03A33834" w14:textId="77777777" w:rsidR="00D22F18" w:rsidRPr="000E52CC" w:rsidRDefault="00D22F18" w:rsidP="00CF1455">
      <w:pPr>
        <w:autoSpaceDE w:val="0"/>
        <w:autoSpaceDN w:val="0"/>
        <w:adjustRightInd w:val="0"/>
        <w:spacing w:after="0" w:line="360" w:lineRule="auto"/>
        <w:jc w:val="both"/>
        <w:rPr>
          <w:rFonts w:ascii="Arial" w:hAnsi="Arial" w:cs="Arial"/>
          <w:shd w:val="clear" w:color="auto" w:fill="FFFFFF"/>
        </w:rPr>
      </w:pPr>
    </w:p>
    <w:p w14:paraId="27AFC2BD" w14:textId="77777777" w:rsidR="006E6B52" w:rsidRPr="000E52CC" w:rsidRDefault="006E6B52" w:rsidP="00CF1455">
      <w:pPr>
        <w:autoSpaceDE w:val="0"/>
        <w:autoSpaceDN w:val="0"/>
        <w:adjustRightInd w:val="0"/>
        <w:spacing w:after="0" w:line="360" w:lineRule="auto"/>
        <w:jc w:val="both"/>
        <w:rPr>
          <w:rFonts w:ascii="Arial" w:hAnsi="Arial" w:cs="Arial"/>
          <w:shd w:val="clear" w:color="auto" w:fill="FFFFFF"/>
        </w:rPr>
      </w:pPr>
    </w:p>
    <w:p w14:paraId="1CCE87B5" w14:textId="77777777" w:rsidR="006E6B52" w:rsidRDefault="00B0029F" w:rsidP="00B0029F">
      <w:pPr>
        <w:autoSpaceDE w:val="0"/>
        <w:autoSpaceDN w:val="0"/>
        <w:adjustRightInd w:val="0"/>
        <w:spacing w:after="0" w:line="360" w:lineRule="auto"/>
        <w:jc w:val="center"/>
        <w:rPr>
          <w:rFonts w:ascii="Arial" w:hAnsi="Arial" w:cs="Arial"/>
          <w:b/>
          <w:sz w:val="24"/>
          <w:szCs w:val="24"/>
          <w:shd w:val="clear" w:color="auto" w:fill="FFFFFF"/>
        </w:rPr>
      </w:pPr>
      <w:r>
        <w:rPr>
          <w:noProof/>
          <w:lang w:val="en-US"/>
        </w:rPr>
        <w:drawing>
          <wp:inline distT="0" distB="0" distL="0" distR="0" wp14:anchorId="21FDC537" wp14:editId="1F83A12E">
            <wp:extent cx="3779874" cy="2561590"/>
            <wp:effectExtent l="0" t="0" r="0" b="0"/>
            <wp:docPr id="58" name="Imagen 58" descr="Resultado de imagen de imagenes anexo la breña distrito de huacrapuqu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de imagenes anexo la breña distrito de huacrapuqu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1961" cy="2590112"/>
                    </a:xfrm>
                    <a:prstGeom prst="rect">
                      <a:avLst/>
                    </a:prstGeom>
                    <a:noFill/>
                    <a:ln>
                      <a:noFill/>
                    </a:ln>
                  </pic:spPr>
                </pic:pic>
              </a:graphicData>
            </a:graphic>
          </wp:inline>
        </w:drawing>
      </w:r>
    </w:p>
    <w:p w14:paraId="3A38E353" w14:textId="77777777" w:rsidR="006E6B52" w:rsidRPr="00B0029F" w:rsidRDefault="00B0029F" w:rsidP="00CF1455">
      <w:pPr>
        <w:autoSpaceDE w:val="0"/>
        <w:autoSpaceDN w:val="0"/>
        <w:adjustRightInd w:val="0"/>
        <w:spacing w:after="0" w:line="360" w:lineRule="auto"/>
        <w:jc w:val="both"/>
        <w:rPr>
          <w:rFonts w:ascii="Arial" w:hAnsi="Arial" w:cs="Arial"/>
          <w:sz w:val="20"/>
          <w:szCs w:val="20"/>
          <w:shd w:val="clear" w:color="auto" w:fill="FFFFFF"/>
        </w:rPr>
      </w:pPr>
      <w:r w:rsidRPr="00B0029F">
        <w:rPr>
          <w:rFonts w:ascii="Arial" w:hAnsi="Arial" w:cs="Arial"/>
          <w:sz w:val="20"/>
          <w:szCs w:val="20"/>
          <w:shd w:val="clear" w:color="auto" w:fill="FFFFFF"/>
        </w:rPr>
        <w:tab/>
      </w:r>
      <w:r w:rsidRPr="00B0029F">
        <w:rPr>
          <w:rFonts w:ascii="Arial" w:hAnsi="Arial" w:cs="Arial"/>
          <w:sz w:val="20"/>
          <w:szCs w:val="20"/>
          <w:shd w:val="clear" w:color="auto" w:fill="FFFFFF"/>
        </w:rPr>
        <w:tab/>
      </w:r>
      <w:r w:rsidRPr="00B0029F">
        <w:rPr>
          <w:rFonts w:ascii="Arial" w:hAnsi="Arial" w:cs="Arial"/>
          <w:sz w:val="20"/>
          <w:szCs w:val="20"/>
          <w:shd w:val="clear" w:color="auto" w:fill="FFFFFF"/>
        </w:rPr>
        <w:tab/>
        <w:t>Fajas de La B</w:t>
      </w:r>
      <w:r w:rsidR="005043F7">
        <w:rPr>
          <w:rFonts w:ascii="Arial" w:hAnsi="Arial" w:cs="Arial"/>
          <w:sz w:val="20"/>
          <w:szCs w:val="20"/>
          <w:shd w:val="clear" w:color="auto" w:fill="FFFFFF"/>
        </w:rPr>
        <w:t>r</w:t>
      </w:r>
      <w:r w:rsidRPr="00B0029F">
        <w:rPr>
          <w:rFonts w:ascii="Arial" w:hAnsi="Arial" w:cs="Arial"/>
          <w:sz w:val="20"/>
          <w:szCs w:val="20"/>
          <w:shd w:val="clear" w:color="auto" w:fill="FFFFFF"/>
        </w:rPr>
        <w:t>eña - Huacrapuquio</w:t>
      </w:r>
    </w:p>
    <w:p w14:paraId="3375C650" w14:textId="77777777" w:rsidR="006E6B52" w:rsidRDefault="006E6B52" w:rsidP="00CF1455">
      <w:pPr>
        <w:autoSpaceDE w:val="0"/>
        <w:autoSpaceDN w:val="0"/>
        <w:adjustRightInd w:val="0"/>
        <w:spacing w:after="0" w:line="360" w:lineRule="auto"/>
        <w:jc w:val="both"/>
        <w:rPr>
          <w:rFonts w:ascii="Arial" w:hAnsi="Arial" w:cs="Arial"/>
          <w:b/>
          <w:sz w:val="24"/>
          <w:szCs w:val="24"/>
          <w:shd w:val="clear" w:color="auto" w:fill="FFFFFF"/>
        </w:rPr>
      </w:pPr>
    </w:p>
    <w:p w14:paraId="4845B8C3" w14:textId="77777777" w:rsidR="006E6B52" w:rsidRDefault="006E6B52" w:rsidP="00CF1455">
      <w:pPr>
        <w:autoSpaceDE w:val="0"/>
        <w:autoSpaceDN w:val="0"/>
        <w:adjustRightInd w:val="0"/>
        <w:spacing w:after="0" w:line="360" w:lineRule="auto"/>
        <w:jc w:val="both"/>
        <w:rPr>
          <w:rFonts w:ascii="Arial" w:hAnsi="Arial" w:cs="Arial"/>
          <w:b/>
          <w:sz w:val="24"/>
          <w:szCs w:val="24"/>
          <w:shd w:val="clear" w:color="auto" w:fill="FFFFFF"/>
        </w:rPr>
      </w:pPr>
    </w:p>
    <w:p w14:paraId="35CDF88B" w14:textId="77777777" w:rsidR="006E6B52" w:rsidRDefault="006E6B52" w:rsidP="00CF1455">
      <w:pPr>
        <w:autoSpaceDE w:val="0"/>
        <w:autoSpaceDN w:val="0"/>
        <w:adjustRightInd w:val="0"/>
        <w:spacing w:after="0" w:line="360" w:lineRule="auto"/>
        <w:jc w:val="both"/>
        <w:rPr>
          <w:rFonts w:ascii="Arial" w:hAnsi="Arial" w:cs="Arial"/>
          <w:b/>
          <w:sz w:val="24"/>
          <w:szCs w:val="24"/>
          <w:shd w:val="clear" w:color="auto" w:fill="FFFFFF"/>
        </w:rPr>
      </w:pPr>
    </w:p>
    <w:p w14:paraId="39C4AEF5" w14:textId="77777777" w:rsidR="006E6B52" w:rsidRDefault="006E6B52" w:rsidP="00CF1455">
      <w:pPr>
        <w:autoSpaceDE w:val="0"/>
        <w:autoSpaceDN w:val="0"/>
        <w:adjustRightInd w:val="0"/>
        <w:spacing w:after="0" w:line="360" w:lineRule="auto"/>
        <w:jc w:val="both"/>
        <w:rPr>
          <w:rFonts w:ascii="Arial" w:hAnsi="Arial" w:cs="Arial"/>
          <w:b/>
          <w:sz w:val="24"/>
          <w:szCs w:val="24"/>
          <w:shd w:val="clear" w:color="auto" w:fill="FFFFFF"/>
        </w:rPr>
      </w:pPr>
    </w:p>
    <w:p w14:paraId="4978CB43" w14:textId="77777777" w:rsidR="006E6B52" w:rsidRDefault="006E6B52" w:rsidP="006E6B52">
      <w:pPr>
        <w:pStyle w:val="NoSpacing"/>
        <w:rPr>
          <w:rFonts w:ascii="Arial" w:hAnsi="Arial" w:cs="Arial"/>
          <w:b/>
          <w:sz w:val="20"/>
          <w:szCs w:val="20"/>
        </w:rPr>
      </w:pPr>
      <w:r w:rsidRPr="00C37A96">
        <w:rPr>
          <w:rFonts w:ascii="Arial" w:hAnsi="Arial" w:cs="Arial"/>
          <w:b/>
          <w:noProof/>
          <w:lang w:val="en-US"/>
        </w:rPr>
        <w:drawing>
          <wp:inline distT="0" distB="0" distL="0" distR="0" wp14:anchorId="17CB1F28" wp14:editId="6676F2E8">
            <wp:extent cx="781050" cy="581025"/>
            <wp:effectExtent l="0" t="0" r="0" b="9525"/>
            <wp:docPr id="4" name="Imagen 4"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3A1AB683" w14:textId="77777777" w:rsidR="006E6B52" w:rsidRPr="00561F7F" w:rsidRDefault="006E6B52" w:rsidP="006E6B52">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sidR="00B0029F">
        <w:rPr>
          <w:rFonts w:ascii="Arial" w:hAnsi="Arial" w:cs="Arial"/>
          <w:b/>
          <w:color w:val="ED7D31" w:themeColor="accent2"/>
          <w:sz w:val="20"/>
          <w:szCs w:val="20"/>
        </w:rPr>
        <w:t>-------------------------------</w:t>
      </w:r>
    </w:p>
    <w:p w14:paraId="2DD88C05" w14:textId="77777777" w:rsidR="00F85639" w:rsidRPr="00C013E9" w:rsidRDefault="00F85639" w:rsidP="00B6455B">
      <w:pPr>
        <w:autoSpaceDE w:val="0"/>
        <w:autoSpaceDN w:val="0"/>
        <w:adjustRightInd w:val="0"/>
        <w:spacing w:after="0" w:line="360" w:lineRule="auto"/>
        <w:jc w:val="both"/>
        <w:rPr>
          <w:rFonts w:ascii="Arial" w:hAnsi="Arial" w:cs="Arial"/>
          <w:b/>
        </w:rPr>
      </w:pPr>
      <w:r w:rsidRPr="00C013E9">
        <w:rPr>
          <w:rFonts w:ascii="Arial" w:hAnsi="Arial" w:cs="Arial"/>
          <w:b/>
          <w:shd w:val="clear" w:color="auto" w:fill="FFFFFF"/>
        </w:rPr>
        <w:t>1. UBICACIÓN POLITICA Y GEOGRAFICA</w:t>
      </w:r>
    </w:p>
    <w:p w14:paraId="678059C8" w14:textId="77777777" w:rsidR="00F85639" w:rsidRPr="00C013E9" w:rsidRDefault="00F85639" w:rsidP="00B6455B">
      <w:pPr>
        <w:pStyle w:val="Default"/>
        <w:spacing w:line="360" w:lineRule="auto"/>
        <w:jc w:val="both"/>
        <w:rPr>
          <w:b/>
          <w:sz w:val="22"/>
          <w:szCs w:val="22"/>
        </w:rPr>
      </w:pPr>
      <w:r w:rsidRPr="00C013E9">
        <w:rPr>
          <w:b/>
          <w:sz w:val="22"/>
          <w:szCs w:val="22"/>
        </w:rPr>
        <w:t>1.1 Ubicación Política:</w:t>
      </w:r>
    </w:p>
    <w:p w14:paraId="42012FD0" w14:textId="77777777" w:rsidR="00F85639" w:rsidRPr="00C013E9" w:rsidRDefault="00F85639" w:rsidP="00B6455B">
      <w:pPr>
        <w:pStyle w:val="Default"/>
        <w:spacing w:line="360" w:lineRule="auto"/>
        <w:jc w:val="both"/>
        <w:rPr>
          <w:sz w:val="22"/>
          <w:szCs w:val="22"/>
        </w:rPr>
      </w:pPr>
      <w:r w:rsidRPr="00C013E9">
        <w:rPr>
          <w:sz w:val="22"/>
          <w:szCs w:val="22"/>
        </w:rPr>
        <w:t>Distrito</w:t>
      </w:r>
      <w:r w:rsidRPr="00C013E9">
        <w:rPr>
          <w:sz w:val="22"/>
          <w:szCs w:val="22"/>
        </w:rPr>
        <w:tab/>
        <w:t>: Huacrapuquio</w:t>
      </w:r>
    </w:p>
    <w:p w14:paraId="42941674" w14:textId="77777777" w:rsidR="00F85639" w:rsidRPr="00C013E9" w:rsidRDefault="00F85639" w:rsidP="00B6455B">
      <w:pPr>
        <w:pStyle w:val="Default"/>
        <w:spacing w:line="360" w:lineRule="auto"/>
        <w:jc w:val="both"/>
        <w:rPr>
          <w:sz w:val="22"/>
          <w:szCs w:val="22"/>
        </w:rPr>
      </w:pPr>
      <w:r w:rsidRPr="00C013E9">
        <w:rPr>
          <w:sz w:val="22"/>
          <w:szCs w:val="22"/>
        </w:rPr>
        <w:t>Provincia</w:t>
      </w:r>
      <w:r w:rsidRPr="00C013E9">
        <w:rPr>
          <w:sz w:val="22"/>
          <w:szCs w:val="22"/>
        </w:rPr>
        <w:tab/>
        <w:t>: Huancayo</w:t>
      </w:r>
    </w:p>
    <w:p w14:paraId="462E3C74" w14:textId="77777777" w:rsidR="00F85639" w:rsidRPr="00C013E9" w:rsidRDefault="00F85639" w:rsidP="00B6455B">
      <w:pPr>
        <w:pStyle w:val="Default"/>
        <w:spacing w:line="360" w:lineRule="auto"/>
        <w:jc w:val="both"/>
        <w:rPr>
          <w:sz w:val="22"/>
          <w:szCs w:val="22"/>
        </w:rPr>
      </w:pPr>
      <w:r w:rsidRPr="00C013E9">
        <w:rPr>
          <w:sz w:val="22"/>
          <w:szCs w:val="22"/>
        </w:rPr>
        <w:t>Región</w:t>
      </w:r>
      <w:r w:rsidRPr="00C013E9">
        <w:rPr>
          <w:sz w:val="22"/>
          <w:szCs w:val="22"/>
        </w:rPr>
        <w:tab/>
        <w:t>: Junín</w:t>
      </w:r>
    </w:p>
    <w:p w14:paraId="76D1FF96" w14:textId="77777777" w:rsidR="00812933" w:rsidRPr="00C013E9" w:rsidRDefault="00812933" w:rsidP="00812933">
      <w:pPr>
        <w:spacing w:line="240" w:lineRule="auto"/>
        <w:jc w:val="center"/>
        <w:rPr>
          <w:rFonts w:ascii="Arial" w:hAnsi="Arial" w:cs="Arial"/>
          <w:b/>
          <w:bCs/>
          <w:sz w:val="20"/>
          <w:szCs w:val="20"/>
        </w:rPr>
      </w:pPr>
      <w:r w:rsidRPr="00C013E9">
        <w:rPr>
          <w:rFonts w:ascii="Arial" w:hAnsi="Arial" w:cs="Arial"/>
          <w:b/>
          <w:bCs/>
          <w:sz w:val="20"/>
          <w:szCs w:val="20"/>
        </w:rPr>
        <w:t>GRAFICO N° 01</w:t>
      </w:r>
    </w:p>
    <w:p w14:paraId="71470856" w14:textId="77777777" w:rsidR="00812933" w:rsidRPr="00C013E9" w:rsidRDefault="000F483D" w:rsidP="00812933">
      <w:pPr>
        <w:pStyle w:val="Default"/>
        <w:spacing w:line="360" w:lineRule="auto"/>
        <w:jc w:val="both"/>
        <w:rPr>
          <w:sz w:val="20"/>
          <w:szCs w:val="20"/>
        </w:rPr>
      </w:pPr>
      <w:r w:rsidRPr="00C013E9">
        <w:rPr>
          <w:b/>
          <w:bCs/>
          <w:sz w:val="20"/>
          <w:szCs w:val="20"/>
        </w:rPr>
        <w:t xml:space="preserve">                        </w:t>
      </w:r>
      <w:r w:rsidR="00812933" w:rsidRPr="00C013E9">
        <w:rPr>
          <w:b/>
          <w:bCs/>
          <w:sz w:val="20"/>
          <w:szCs w:val="20"/>
        </w:rPr>
        <w:t>MAPA DE LA PROVINCIA DE HUANCAYO Y SUS DISTRITOS</w:t>
      </w:r>
    </w:p>
    <w:p w14:paraId="4D17CC58" w14:textId="77777777" w:rsidR="00812933" w:rsidRDefault="00812933" w:rsidP="000F483D">
      <w:pPr>
        <w:pStyle w:val="Default"/>
        <w:spacing w:line="360" w:lineRule="auto"/>
        <w:jc w:val="center"/>
        <w:rPr>
          <w:sz w:val="22"/>
          <w:szCs w:val="22"/>
        </w:rPr>
      </w:pPr>
      <w:r w:rsidRPr="004860E0">
        <w:rPr>
          <w:rFonts w:ascii="Times New Roman" w:hAnsi="Times New Roman" w:cs="Times New Roman"/>
          <w:b/>
          <w:bCs/>
          <w:noProof/>
          <w:lang w:val="en-US"/>
        </w:rPr>
        <w:drawing>
          <wp:inline distT="0" distB="0" distL="0" distR="0" wp14:anchorId="7C51A304" wp14:editId="62E7D081">
            <wp:extent cx="4373686" cy="3715265"/>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9145" cy="3745386"/>
                    </a:xfrm>
                    <a:prstGeom prst="rect">
                      <a:avLst/>
                    </a:prstGeom>
                    <a:noFill/>
                    <a:ln>
                      <a:noFill/>
                    </a:ln>
                  </pic:spPr>
                </pic:pic>
              </a:graphicData>
            </a:graphic>
          </wp:inline>
        </w:drawing>
      </w:r>
    </w:p>
    <w:p w14:paraId="2507249C" w14:textId="77777777" w:rsidR="00F85639" w:rsidRPr="000147D2" w:rsidRDefault="00F85639" w:rsidP="00B6455B">
      <w:pPr>
        <w:pStyle w:val="Default"/>
        <w:spacing w:line="360" w:lineRule="auto"/>
        <w:jc w:val="both"/>
        <w:rPr>
          <w:b/>
          <w:bCs/>
          <w:sz w:val="22"/>
          <w:szCs w:val="22"/>
        </w:rPr>
      </w:pPr>
      <w:r w:rsidRPr="000147D2">
        <w:rPr>
          <w:b/>
          <w:bCs/>
          <w:sz w:val="22"/>
          <w:szCs w:val="22"/>
        </w:rPr>
        <w:t>1.2 Ubicación Geográfica:</w:t>
      </w:r>
    </w:p>
    <w:p w14:paraId="1E1449F1" w14:textId="77777777" w:rsidR="00F85639" w:rsidRPr="000147D2" w:rsidRDefault="00F85639" w:rsidP="00B6455B">
      <w:pPr>
        <w:pStyle w:val="Default"/>
        <w:spacing w:line="360" w:lineRule="auto"/>
        <w:jc w:val="both"/>
        <w:rPr>
          <w:bCs/>
          <w:sz w:val="22"/>
          <w:szCs w:val="22"/>
        </w:rPr>
      </w:pPr>
      <w:r w:rsidRPr="000147D2">
        <w:rPr>
          <w:bCs/>
          <w:sz w:val="22"/>
          <w:szCs w:val="22"/>
        </w:rPr>
        <w:t>El distrito de Huacrapuquio está localizado en la parte sur de la provincia de Huancayo denominado microcuenca del torrente Puyhuan y se encuentra ubicado geográficamente:</w:t>
      </w:r>
    </w:p>
    <w:p w14:paraId="0B657127" w14:textId="77777777" w:rsidR="00F85639" w:rsidRPr="000147D2" w:rsidRDefault="00F85639" w:rsidP="00B6455B">
      <w:pPr>
        <w:pStyle w:val="Default"/>
        <w:spacing w:line="360" w:lineRule="auto"/>
        <w:jc w:val="both"/>
        <w:rPr>
          <w:bCs/>
          <w:sz w:val="22"/>
          <w:szCs w:val="22"/>
        </w:rPr>
      </w:pPr>
      <w:r w:rsidRPr="000147D2">
        <w:rPr>
          <w:bCs/>
          <w:sz w:val="22"/>
          <w:szCs w:val="22"/>
        </w:rPr>
        <w:t xml:space="preserve">Latitud Sur     : </w:t>
      </w:r>
      <w:r w:rsidR="00922431" w:rsidRPr="000147D2">
        <w:rPr>
          <w:bCs/>
          <w:sz w:val="22"/>
          <w:szCs w:val="22"/>
        </w:rPr>
        <w:t>-</w:t>
      </w:r>
      <w:r w:rsidRPr="000147D2">
        <w:rPr>
          <w:bCs/>
          <w:sz w:val="22"/>
          <w:szCs w:val="22"/>
        </w:rPr>
        <w:t>1</w:t>
      </w:r>
      <w:r w:rsidR="00922431" w:rsidRPr="000147D2">
        <w:rPr>
          <w:bCs/>
          <w:sz w:val="22"/>
          <w:szCs w:val="22"/>
        </w:rPr>
        <w:t>7</w:t>
      </w:r>
      <w:r w:rsidRPr="000147D2">
        <w:rPr>
          <w:bCs/>
          <w:sz w:val="22"/>
          <w:szCs w:val="22"/>
        </w:rPr>
        <w:t>°10´11</w:t>
      </w:r>
      <w:r w:rsidR="00922431" w:rsidRPr="000147D2">
        <w:rPr>
          <w:bCs/>
          <w:sz w:val="22"/>
          <w:szCs w:val="22"/>
        </w:rPr>
        <w:t>9</w:t>
      </w:r>
      <w:r w:rsidRPr="000147D2">
        <w:rPr>
          <w:bCs/>
          <w:sz w:val="22"/>
          <w:szCs w:val="22"/>
        </w:rPr>
        <w:t xml:space="preserve">” </w:t>
      </w:r>
    </w:p>
    <w:p w14:paraId="4DB2AD66" w14:textId="77777777" w:rsidR="00922431" w:rsidRPr="000147D2" w:rsidRDefault="00922431" w:rsidP="00B6455B">
      <w:pPr>
        <w:pStyle w:val="Default"/>
        <w:spacing w:line="360" w:lineRule="auto"/>
        <w:jc w:val="both"/>
        <w:rPr>
          <w:bCs/>
          <w:sz w:val="22"/>
          <w:szCs w:val="22"/>
        </w:rPr>
      </w:pPr>
      <w:r w:rsidRPr="000147D2">
        <w:rPr>
          <w:bCs/>
          <w:sz w:val="22"/>
          <w:szCs w:val="22"/>
        </w:rPr>
        <w:t>Longitud Este: 75°2</w:t>
      </w:r>
      <w:r w:rsidR="00F85639" w:rsidRPr="000147D2">
        <w:rPr>
          <w:bCs/>
          <w:sz w:val="22"/>
          <w:szCs w:val="22"/>
        </w:rPr>
        <w:t>2¨”</w:t>
      </w:r>
      <w:r w:rsidRPr="000147D2">
        <w:rPr>
          <w:bCs/>
          <w:sz w:val="22"/>
          <w:szCs w:val="22"/>
        </w:rPr>
        <w:t>071</w:t>
      </w:r>
    </w:p>
    <w:p w14:paraId="5AB2FFCA" w14:textId="77777777" w:rsidR="00F85639" w:rsidRPr="000147D2" w:rsidRDefault="00922431" w:rsidP="00B6455B">
      <w:pPr>
        <w:pStyle w:val="Default"/>
        <w:spacing w:line="360" w:lineRule="auto"/>
        <w:jc w:val="both"/>
        <w:rPr>
          <w:b/>
          <w:bCs/>
          <w:sz w:val="22"/>
          <w:szCs w:val="22"/>
        </w:rPr>
      </w:pPr>
      <w:r w:rsidRPr="000147D2">
        <w:rPr>
          <w:b/>
          <w:bCs/>
          <w:sz w:val="22"/>
          <w:szCs w:val="22"/>
        </w:rPr>
        <w:t>Caserío Casacancha:</w:t>
      </w:r>
    </w:p>
    <w:p w14:paraId="200BCB24" w14:textId="77777777" w:rsidR="00922431" w:rsidRPr="000147D2" w:rsidRDefault="00922431" w:rsidP="00922431">
      <w:pPr>
        <w:pStyle w:val="Default"/>
        <w:spacing w:line="360" w:lineRule="auto"/>
        <w:jc w:val="both"/>
        <w:rPr>
          <w:bCs/>
          <w:sz w:val="22"/>
          <w:szCs w:val="22"/>
        </w:rPr>
      </w:pPr>
      <w:r w:rsidRPr="000147D2">
        <w:rPr>
          <w:bCs/>
          <w:sz w:val="22"/>
          <w:szCs w:val="22"/>
        </w:rPr>
        <w:t xml:space="preserve">Latitud Sur     : -12°19´173” </w:t>
      </w:r>
    </w:p>
    <w:p w14:paraId="7F7CE6FC" w14:textId="77777777" w:rsidR="00922431" w:rsidRDefault="00922431" w:rsidP="00922431">
      <w:pPr>
        <w:pStyle w:val="Default"/>
        <w:spacing w:line="360" w:lineRule="auto"/>
        <w:jc w:val="both"/>
        <w:rPr>
          <w:bCs/>
          <w:sz w:val="22"/>
          <w:szCs w:val="22"/>
        </w:rPr>
      </w:pPr>
      <w:r w:rsidRPr="000147D2">
        <w:rPr>
          <w:bCs/>
          <w:sz w:val="22"/>
          <w:szCs w:val="22"/>
        </w:rPr>
        <w:t xml:space="preserve">Longitud Este: </w:t>
      </w:r>
      <w:r w:rsidR="00C603E7" w:rsidRPr="000147D2">
        <w:rPr>
          <w:bCs/>
          <w:sz w:val="22"/>
          <w:szCs w:val="22"/>
        </w:rPr>
        <w:t>-</w:t>
      </w:r>
      <w:r w:rsidRPr="000147D2">
        <w:rPr>
          <w:bCs/>
          <w:sz w:val="22"/>
          <w:szCs w:val="22"/>
        </w:rPr>
        <w:t>75°</w:t>
      </w:r>
      <w:r w:rsidR="00C603E7" w:rsidRPr="000147D2">
        <w:rPr>
          <w:bCs/>
          <w:sz w:val="22"/>
          <w:szCs w:val="22"/>
        </w:rPr>
        <w:t>78</w:t>
      </w:r>
      <w:r w:rsidRPr="000147D2">
        <w:rPr>
          <w:bCs/>
          <w:sz w:val="22"/>
          <w:szCs w:val="22"/>
        </w:rPr>
        <w:t>¨”</w:t>
      </w:r>
      <w:r w:rsidR="00C603E7" w:rsidRPr="000147D2">
        <w:rPr>
          <w:bCs/>
          <w:sz w:val="22"/>
          <w:szCs w:val="22"/>
        </w:rPr>
        <w:t>222”</w:t>
      </w:r>
    </w:p>
    <w:p w14:paraId="75B6599D" w14:textId="77777777" w:rsidR="00604311" w:rsidRPr="000147D2" w:rsidRDefault="00604311" w:rsidP="00604311">
      <w:pPr>
        <w:pStyle w:val="Default"/>
        <w:spacing w:line="360" w:lineRule="auto"/>
        <w:jc w:val="both"/>
        <w:rPr>
          <w:b/>
          <w:bCs/>
          <w:sz w:val="22"/>
          <w:szCs w:val="22"/>
        </w:rPr>
      </w:pPr>
      <w:r w:rsidRPr="000147D2">
        <w:rPr>
          <w:b/>
          <w:bCs/>
          <w:sz w:val="22"/>
          <w:szCs w:val="22"/>
        </w:rPr>
        <w:t>Caserío Huarisca:</w:t>
      </w:r>
    </w:p>
    <w:p w14:paraId="6F98D6D7" w14:textId="77777777" w:rsidR="00604311" w:rsidRPr="000147D2" w:rsidRDefault="00604311" w:rsidP="00604311">
      <w:pPr>
        <w:pStyle w:val="Default"/>
        <w:spacing w:line="360" w:lineRule="auto"/>
        <w:jc w:val="both"/>
        <w:rPr>
          <w:bCs/>
          <w:sz w:val="22"/>
          <w:szCs w:val="22"/>
        </w:rPr>
      </w:pPr>
      <w:r w:rsidRPr="000147D2">
        <w:rPr>
          <w:bCs/>
          <w:sz w:val="22"/>
          <w:szCs w:val="22"/>
        </w:rPr>
        <w:t xml:space="preserve">Latitud Sur     : -12°19´775” </w:t>
      </w:r>
    </w:p>
    <w:p w14:paraId="5576EB38" w14:textId="77777777" w:rsidR="00604311" w:rsidRPr="000147D2" w:rsidRDefault="00604311" w:rsidP="00604311">
      <w:pPr>
        <w:pStyle w:val="Default"/>
        <w:spacing w:line="360" w:lineRule="auto"/>
        <w:jc w:val="both"/>
        <w:rPr>
          <w:bCs/>
          <w:sz w:val="22"/>
          <w:szCs w:val="22"/>
        </w:rPr>
      </w:pPr>
      <w:r w:rsidRPr="000147D2">
        <w:rPr>
          <w:bCs/>
          <w:sz w:val="22"/>
          <w:szCs w:val="22"/>
        </w:rPr>
        <w:t>Longitud Este: -75°18¨”528”</w:t>
      </w:r>
    </w:p>
    <w:p w14:paraId="4E2A9996" w14:textId="77777777" w:rsidR="00604311" w:rsidRPr="000147D2" w:rsidRDefault="00604311" w:rsidP="00922431">
      <w:pPr>
        <w:pStyle w:val="Default"/>
        <w:spacing w:line="360" w:lineRule="auto"/>
        <w:jc w:val="both"/>
        <w:rPr>
          <w:bCs/>
          <w:sz w:val="22"/>
          <w:szCs w:val="22"/>
        </w:rPr>
      </w:pPr>
    </w:p>
    <w:p w14:paraId="5352EBF4" w14:textId="77777777" w:rsidR="00571ADB" w:rsidRDefault="00571ADB" w:rsidP="00571ADB">
      <w:pPr>
        <w:pStyle w:val="NoSpacing"/>
        <w:rPr>
          <w:rFonts w:ascii="Arial" w:hAnsi="Arial" w:cs="Arial"/>
          <w:b/>
          <w:sz w:val="20"/>
          <w:szCs w:val="20"/>
        </w:rPr>
      </w:pPr>
      <w:r w:rsidRPr="00C37A96">
        <w:rPr>
          <w:rFonts w:ascii="Arial" w:hAnsi="Arial" w:cs="Arial"/>
          <w:b/>
          <w:noProof/>
          <w:lang w:val="en-US"/>
        </w:rPr>
        <w:drawing>
          <wp:inline distT="0" distB="0" distL="0" distR="0" wp14:anchorId="7236CF09" wp14:editId="3BB174DF">
            <wp:extent cx="781050" cy="581025"/>
            <wp:effectExtent l="0" t="0" r="0" b="9525"/>
            <wp:docPr id="5" name="Imagen 5"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2F32CF07" w14:textId="77777777" w:rsidR="00571ADB" w:rsidRPr="00561F7F" w:rsidRDefault="00571ADB" w:rsidP="00571ADB">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sidR="00604311">
        <w:rPr>
          <w:rFonts w:ascii="Arial" w:hAnsi="Arial" w:cs="Arial"/>
          <w:b/>
          <w:color w:val="ED7D31" w:themeColor="accent2"/>
          <w:sz w:val="20"/>
          <w:szCs w:val="20"/>
        </w:rPr>
        <w:t>----------</w:t>
      </w:r>
    </w:p>
    <w:p w14:paraId="4B3CFBC9" w14:textId="77777777" w:rsidR="00C603E7" w:rsidRPr="000147D2" w:rsidRDefault="00C603E7" w:rsidP="00C603E7">
      <w:pPr>
        <w:pStyle w:val="Default"/>
        <w:spacing w:line="360" w:lineRule="auto"/>
        <w:jc w:val="both"/>
        <w:rPr>
          <w:b/>
          <w:bCs/>
          <w:sz w:val="22"/>
          <w:szCs w:val="22"/>
        </w:rPr>
      </w:pPr>
      <w:r w:rsidRPr="000147D2">
        <w:rPr>
          <w:b/>
          <w:bCs/>
          <w:sz w:val="22"/>
          <w:szCs w:val="22"/>
        </w:rPr>
        <w:t>Caserío Libertad Alta:</w:t>
      </w:r>
    </w:p>
    <w:p w14:paraId="7D94295B" w14:textId="77777777" w:rsidR="00C603E7" w:rsidRPr="000147D2" w:rsidRDefault="00C603E7" w:rsidP="00C603E7">
      <w:pPr>
        <w:pStyle w:val="Default"/>
        <w:spacing w:line="360" w:lineRule="auto"/>
        <w:jc w:val="both"/>
        <w:rPr>
          <w:bCs/>
          <w:sz w:val="22"/>
          <w:szCs w:val="22"/>
        </w:rPr>
      </w:pPr>
      <w:r w:rsidRPr="000147D2">
        <w:rPr>
          <w:bCs/>
          <w:sz w:val="22"/>
          <w:szCs w:val="22"/>
        </w:rPr>
        <w:t>Latitud Sur     : -12°</w:t>
      </w:r>
      <w:r w:rsidR="00C03949" w:rsidRPr="000147D2">
        <w:rPr>
          <w:bCs/>
          <w:sz w:val="22"/>
          <w:szCs w:val="22"/>
        </w:rPr>
        <w:t>20´424</w:t>
      </w:r>
      <w:r w:rsidRPr="000147D2">
        <w:rPr>
          <w:bCs/>
          <w:sz w:val="22"/>
          <w:szCs w:val="22"/>
        </w:rPr>
        <w:t xml:space="preserve">” </w:t>
      </w:r>
    </w:p>
    <w:p w14:paraId="38037202" w14:textId="77777777" w:rsidR="00C603E7" w:rsidRPr="000147D2" w:rsidRDefault="00C603E7" w:rsidP="00C603E7">
      <w:pPr>
        <w:pStyle w:val="Default"/>
        <w:spacing w:line="360" w:lineRule="auto"/>
        <w:jc w:val="both"/>
        <w:rPr>
          <w:bCs/>
          <w:sz w:val="22"/>
          <w:szCs w:val="22"/>
        </w:rPr>
      </w:pPr>
      <w:r w:rsidRPr="000147D2">
        <w:rPr>
          <w:bCs/>
          <w:sz w:val="22"/>
          <w:szCs w:val="22"/>
        </w:rPr>
        <w:t>Longitud Este: -75°</w:t>
      </w:r>
      <w:r w:rsidR="00C03949" w:rsidRPr="000147D2">
        <w:rPr>
          <w:bCs/>
          <w:sz w:val="22"/>
          <w:szCs w:val="22"/>
        </w:rPr>
        <w:t>21</w:t>
      </w:r>
      <w:r w:rsidRPr="000147D2">
        <w:rPr>
          <w:bCs/>
          <w:sz w:val="22"/>
          <w:szCs w:val="22"/>
        </w:rPr>
        <w:t>”</w:t>
      </w:r>
      <w:r w:rsidR="00C03949" w:rsidRPr="000147D2">
        <w:rPr>
          <w:bCs/>
          <w:sz w:val="22"/>
          <w:szCs w:val="22"/>
        </w:rPr>
        <w:t>490</w:t>
      </w:r>
      <w:r w:rsidRPr="000147D2">
        <w:rPr>
          <w:bCs/>
          <w:sz w:val="22"/>
          <w:szCs w:val="22"/>
        </w:rPr>
        <w:t>”</w:t>
      </w:r>
    </w:p>
    <w:p w14:paraId="77398A91" w14:textId="77777777" w:rsidR="00C03949" w:rsidRPr="000147D2" w:rsidRDefault="00C03949" w:rsidP="00C03949">
      <w:pPr>
        <w:pStyle w:val="Default"/>
        <w:spacing w:line="360" w:lineRule="auto"/>
        <w:jc w:val="both"/>
        <w:rPr>
          <w:b/>
          <w:bCs/>
          <w:sz w:val="22"/>
          <w:szCs w:val="22"/>
        </w:rPr>
      </w:pPr>
      <w:r w:rsidRPr="000147D2">
        <w:rPr>
          <w:b/>
          <w:bCs/>
          <w:sz w:val="22"/>
          <w:szCs w:val="22"/>
        </w:rPr>
        <w:t>Centro Poblado La Florida:</w:t>
      </w:r>
    </w:p>
    <w:p w14:paraId="7585E6B1" w14:textId="77777777" w:rsidR="00C03949" w:rsidRPr="000147D2" w:rsidRDefault="00C03949" w:rsidP="00C03949">
      <w:pPr>
        <w:pStyle w:val="Default"/>
        <w:spacing w:line="360" w:lineRule="auto"/>
        <w:jc w:val="both"/>
        <w:rPr>
          <w:bCs/>
          <w:sz w:val="22"/>
          <w:szCs w:val="22"/>
        </w:rPr>
      </w:pPr>
      <w:r w:rsidRPr="000147D2">
        <w:rPr>
          <w:bCs/>
          <w:sz w:val="22"/>
          <w:szCs w:val="22"/>
        </w:rPr>
        <w:t xml:space="preserve">Latitud Sur     : -12°16´322” </w:t>
      </w:r>
    </w:p>
    <w:p w14:paraId="2CF0049F" w14:textId="77777777" w:rsidR="00C03949" w:rsidRPr="000147D2" w:rsidRDefault="00C03949" w:rsidP="00C03949">
      <w:pPr>
        <w:pStyle w:val="Default"/>
        <w:spacing w:line="360" w:lineRule="auto"/>
        <w:jc w:val="both"/>
        <w:rPr>
          <w:bCs/>
          <w:sz w:val="22"/>
          <w:szCs w:val="22"/>
        </w:rPr>
      </w:pPr>
      <w:r w:rsidRPr="000147D2">
        <w:rPr>
          <w:bCs/>
          <w:sz w:val="22"/>
          <w:szCs w:val="22"/>
        </w:rPr>
        <w:t>Longitud Este: -75°21”044”</w:t>
      </w:r>
    </w:p>
    <w:p w14:paraId="0EEE0608" w14:textId="77777777" w:rsidR="00F85639" w:rsidRPr="000147D2" w:rsidRDefault="00F85639" w:rsidP="00B6455B">
      <w:pPr>
        <w:pStyle w:val="Default"/>
        <w:spacing w:line="360" w:lineRule="auto"/>
        <w:jc w:val="both"/>
        <w:rPr>
          <w:sz w:val="22"/>
          <w:szCs w:val="22"/>
        </w:rPr>
      </w:pPr>
      <w:r w:rsidRPr="000147D2">
        <w:rPr>
          <w:b/>
          <w:bCs/>
          <w:sz w:val="22"/>
          <w:szCs w:val="22"/>
        </w:rPr>
        <w:t>Altitud:</w:t>
      </w:r>
      <w:r w:rsidRPr="000147D2">
        <w:rPr>
          <w:bCs/>
          <w:sz w:val="22"/>
          <w:szCs w:val="22"/>
        </w:rPr>
        <w:t xml:space="preserve"> </w:t>
      </w:r>
      <w:r w:rsidRPr="000147D2">
        <w:rPr>
          <w:sz w:val="22"/>
          <w:szCs w:val="22"/>
        </w:rPr>
        <w:t>El poblado capital se encuentra a una altura de 3 247 m.s.n.m.</w:t>
      </w:r>
    </w:p>
    <w:p w14:paraId="5C6A1235" w14:textId="77777777" w:rsidR="00F85639" w:rsidRPr="000147D2" w:rsidRDefault="00F85639" w:rsidP="00B6455B">
      <w:pPr>
        <w:pStyle w:val="Default"/>
        <w:spacing w:line="360" w:lineRule="auto"/>
        <w:jc w:val="both"/>
        <w:rPr>
          <w:bCs/>
          <w:sz w:val="22"/>
          <w:szCs w:val="22"/>
        </w:rPr>
      </w:pPr>
      <w:r w:rsidRPr="000147D2">
        <w:rPr>
          <w:b/>
          <w:bCs/>
          <w:sz w:val="22"/>
          <w:szCs w:val="22"/>
        </w:rPr>
        <w:t>Superficie:</w:t>
      </w:r>
      <w:r w:rsidRPr="000147D2">
        <w:rPr>
          <w:bCs/>
          <w:sz w:val="22"/>
          <w:szCs w:val="22"/>
        </w:rPr>
        <w:t xml:space="preserve"> 24.10 Km2</w:t>
      </w:r>
    </w:p>
    <w:p w14:paraId="6C496905" w14:textId="77777777" w:rsidR="00F85639" w:rsidRPr="000147D2" w:rsidRDefault="000147D2" w:rsidP="00B6455B">
      <w:pPr>
        <w:pStyle w:val="Default"/>
        <w:spacing w:line="360" w:lineRule="auto"/>
        <w:jc w:val="both"/>
        <w:rPr>
          <w:b/>
          <w:sz w:val="22"/>
          <w:szCs w:val="22"/>
        </w:rPr>
      </w:pPr>
      <w:r>
        <w:rPr>
          <w:b/>
          <w:sz w:val="22"/>
          <w:szCs w:val="22"/>
        </w:rPr>
        <w:t xml:space="preserve">1.3 </w:t>
      </w:r>
      <w:r w:rsidR="00F85639" w:rsidRPr="000147D2">
        <w:rPr>
          <w:b/>
          <w:sz w:val="22"/>
          <w:szCs w:val="22"/>
        </w:rPr>
        <w:t>LIMITES:</w:t>
      </w:r>
    </w:p>
    <w:p w14:paraId="574EE8FD" w14:textId="77777777" w:rsidR="00F85639" w:rsidRPr="000147D2" w:rsidRDefault="00F85639" w:rsidP="00B6455B">
      <w:pPr>
        <w:pStyle w:val="Default"/>
        <w:spacing w:line="360" w:lineRule="auto"/>
        <w:jc w:val="both"/>
        <w:rPr>
          <w:sz w:val="22"/>
          <w:szCs w:val="22"/>
        </w:rPr>
      </w:pPr>
      <w:r w:rsidRPr="000147D2">
        <w:rPr>
          <w:b/>
          <w:sz w:val="22"/>
          <w:szCs w:val="22"/>
        </w:rPr>
        <w:t>Por el Norte</w:t>
      </w:r>
      <w:r w:rsidRPr="000147D2">
        <w:rPr>
          <w:sz w:val="22"/>
          <w:szCs w:val="22"/>
        </w:rPr>
        <w:t>: con el distrito de Viques y Huayucachi.</w:t>
      </w:r>
    </w:p>
    <w:p w14:paraId="094D1BA3" w14:textId="77777777" w:rsidR="00F85639" w:rsidRPr="000147D2" w:rsidRDefault="00F85639" w:rsidP="00B6455B">
      <w:pPr>
        <w:pStyle w:val="Default"/>
        <w:spacing w:line="360" w:lineRule="auto"/>
        <w:jc w:val="both"/>
        <w:rPr>
          <w:sz w:val="22"/>
          <w:szCs w:val="22"/>
        </w:rPr>
      </w:pPr>
      <w:r w:rsidRPr="000147D2">
        <w:rPr>
          <w:b/>
          <w:sz w:val="22"/>
          <w:szCs w:val="22"/>
        </w:rPr>
        <w:t>Por el Sur:</w:t>
      </w:r>
      <w:r w:rsidRPr="000147D2">
        <w:rPr>
          <w:sz w:val="22"/>
          <w:szCs w:val="22"/>
        </w:rPr>
        <w:t xml:space="preserve"> con el distrito de Cullhuas</w:t>
      </w:r>
    </w:p>
    <w:p w14:paraId="6E29FB01" w14:textId="77777777" w:rsidR="00F85639" w:rsidRPr="000147D2" w:rsidRDefault="00F85639" w:rsidP="00B6455B">
      <w:pPr>
        <w:pStyle w:val="Default"/>
        <w:spacing w:line="360" w:lineRule="auto"/>
        <w:jc w:val="both"/>
        <w:rPr>
          <w:sz w:val="22"/>
          <w:szCs w:val="22"/>
        </w:rPr>
      </w:pPr>
      <w:r w:rsidRPr="000147D2">
        <w:rPr>
          <w:b/>
          <w:sz w:val="22"/>
          <w:szCs w:val="22"/>
        </w:rPr>
        <w:t>Por el Este</w:t>
      </w:r>
      <w:r w:rsidRPr="000147D2">
        <w:rPr>
          <w:sz w:val="22"/>
          <w:szCs w:val="22"/>
        </w:rPr>
        <w:t>: con el distrito de Sapallanga</w:t>
      </w:r>
    </w:p>
    <w:p w14:paraId="5B8F3771" w14:textId="77777777" w:rsidR="00F85639" w:rsidRPr="000147D2" w:rsidRDefault="00F85639" w:rsidP="00B6455B">
      <w:pPr>
        <w:pStyle w:val="Default"/>
        <w:spacing w:line="360" w:lineRule="auto"/>
        <w:jc w:val="both"/>
        <w:rPr>
          <w:sz w:val="22"/>
          <w:szCs w:val="22"/>
        </w:rPr>
      </w:pPr>
      <w:r w:rsidRPr="000147D2">
        <w:rPr>
          <w:b/>
          <w:sz w:val="22"/>
          <w:szCs w:val="22"/>
        </w:rPr>
        <w:t>Por el Oeste</w:t>
      </w:r>
      <w:r w:rsidRPr="000147D2">
        <w:rPr>
          <w:sz w:val="22"/>
          <w:szCs w:val="22"/>
        </w:rPr>
        <w:t>: con el distrito de Viques y Chupuro</w:t>
      </w:r>
    </w:p>
    <w:p w14:paraId="204EE16A" w14:textId="77777777" w:rsidR="00B6455B" w:rsidRPr="000147D2" w:rsidRDefault="00B6455B" w:rsidP="00B6455B">
      <w:pPr>
        <w:spacing w:line="360" w:lineRule="auto"/>
        <w:jc w:val="both"/>
        <w:rPr>
          <w:rFonts w:ascii="Arial" w:hAnsi="Arial" w:cs="Arial"/>
        </w:rPr>
      </w:pPr>
      <w:r w:rsidRPr="000147D2">
        <w:rPr>
          <w:rFonts w:ascii="Arial" w:hAnsi="Arial" w:cs="Arial"/>
          <w:b/>
        </w:rPr>
        <w:t xml:space="preserve">1.4 Población: </w:t>
      </w:r>
      <w:r w:rsidRPr="000147D2">
        <w:rPr>
          <w:rFonts w:ascii="Arial" w:hAnsi="Arial" w:cs="Arial"/>
        </w:rPr>
        <w:t>De acuerdo a los resultados del Censo Nacional de Población y Vivienda realizado el año 2017 por el INEI, se tiene una población de 1,366 habitantes.</w:t>
      </w:r>
    </w:p>
    <w:p w14:paraId="0D2A608D" w14:textId="77777777" w:rsidR="00B6455B" w:rsidRPr="000147D2" w:rsidRDefault="00FE6A91" w:rsidP="00B6455B">
      <w:pPr>
        <w:spacing w:line="360" w:lineRule="auto"/>
        <w:jc w:val="both"/>
        <w:rPr>
          <w:rFonts w:ascii="Arial" w:hAnsi="Arial" w:cs="Arial"/>
          <w:b/>
        </w:rPr>
      </w:pPr>
      <w:r>
        <w:rPr>
          <w:rFonts w:ascii="Arial" w:hAnsi="Arial" w:cs="Arial"/>
          <w:b/>
        </w:rPr>
        <w:t xml:space="preserve">1.5 </w:t>
      </w:r>
      <w:r w:rsidR="00B6455B" w:rsidRPr="000147D2">
        <w:rPr>
          <w:rFonts w:ascii="Arial" w:hAnsi="Arial" w:cs="Arial"/>
          <w:b/>
        </w:rPr>
        <w:t>Tasa de Crecimiento Poblacional:</w:t>
      </w:r>
    </w:p>
    <w:p w14:paraId="2DC6A7D0" w14:textId="77777777" w:rsidR="00B6455B" w:rsidRPr="000147D2" w:rsidRDefault="00B6455B" w:rsidP="00B6455B">
      <w:pPr>
        <w:spacing w:line="360" w:lineRule="auto"/>
        <w:jc w:val="both"/>
        <w:rPr>
          <w:rFonts w:ascii="Arial" w:hAnsi="Arial" w:cs="Arial"/>
        </w:rPr>
      </w:pPr>
      <w:r w:rsidRPr="000147D2">
        <w:rPr>
          <w:rFonts w:ascii="Arial" w:hAnsi="Arial" w:cs="Arial"/>
          <w:b/>
        </w:rPr>
        <w:t>Año 1993</w:t>
      </w:r>
      <w:r w:rsidRPr="000147D2">
        <w:rPr>
          <w:rFonts w:ascii="Arial" w:hAnsi="Arial" w:cs="Arial"/>
        </w:rPr>
        <w:t>: 1,601 habitantes</w:t>
      </w:r>
    </w:p>
    <w:p w14:paraId="39209EF2" w14:textId="77777777" w:rsidR="00B6455B" w:rsidRPr="000147D2" w:rsidRDefault="00B6455B" w:rsidP="00B6455B">
      <w:pPr>
        <w:spacing w:line="360" w:lineRule="auto"/>
        <w:jc w:val="both"/>
        <w:rPr>
          <w:rFonts w:ascii="Arial" w:hAnsi="Arial" w:cs="Arial"/>
        </w:rPr>
      </w:pPr>
      <w:r w:rsidRPr="000147D2">
        <w:rPr>
          <w:rFonts w:ascii="Arial" w:hAnsi="Arial" w:cs="Arial"/>
          <w:b/>
        </w:rPr>
        <w:t>Año 2003:</w:t>
      </w:r>
      <w:r w:rsidRPr="000147D2">
        <w:rPr>
          <w:rFonts w:ascii="Arial" w:hAnsi="Arial" w:cs="Arial"/>
        </w:rPr>
        <w:t xml:space="preserve"> 1,415 habitantes</w:t>
      </w:r>
    </w:p>
    <w:p w14:paraId="337E6F39" w14:textId="77777777" w:rsidR="00B6455B" w:rsidRPr="000147D2" w:rsidRDefault="00B6455B" w:rsidP="00B6455B">
      <w:pPr>
        <w:spacing w:line="360" w:lineRule="auto"/>
        <w:jc w:val="both"/>
        <w:rPr>
          <w:rFonts w:ascii="Arial" w:hAnsi="Arial" w:cs="Arial"/>
        </w:rPr>
      </w:pPr>
      <w:r w:rsidRPr="000147D2">
        <w:rPr>
          <w:rFonts w:ascii="Arial" w:hAnsi="Arial" w:cs="Arial"/>
          <w:b/>
        </w:rPr>
        <w:t>Año 2017</w:t>
      </w:r>
      <w:r w:rsidRPr="000147D2">
        <w:rPr>
          <w:rFonts w:ascii="Arial" w:hAnsi="Arial" w:cs="Arial"/>
        </w:rPr>
        <w:t>: 1,366 habitantes</w:t>
      </w:r>
    </w:p>
    <w:p w14:paraId="147DB839" w14:textId="77777777" w:rsidR="00B6455B" w:rsidRPr="000147D2" w:rsidRDefault="00B6455B" w:rsidP="00B6455B">
      <w:pPr>
        <w:spacing w:line="360" w:lineRule="auto"/>
        <w:jc w:val="both"/>
        <w:rPr>
          <w:rFonts w:ascii="Arial" w:hAnsi="Arial" w:cs="Arial"/>
        </w:rPr>
      </w:pPr>
      <w:r w:rsidRPr="000147D2">
        <w:rPr>
          <w:rFonts w:ascii="Arial" w:hAnsi="Arial" w:cs="Arial"/>
          <w:b/>
        </w:rPr>
        <w:t>Tasa de crecimiento</w:t>
      </w:r>
      <w:r w:rsidRPr="000147D2">
        <w:rPr>
          <w:rFonts w:ascii="Arial" w:hAnsi="Arial" w:cs="Arial"/>
        </w:rPr>
        <w:t xml:space="preserve">: </w:t>
      </w:r>
      <w:r w:rsidRPr="000147D2">
        <w:rPr>
          <w:rFonts w:ascii="Arial" w:hAnsi="Arial" w:cs="Arial"/>
          <w:b/>
        </w:rPr>
        <w:t>- 0.88 %</w:t>
      </w:r>
    </w:p>
    <w:p w14:paraId="3611265E" w14:textId="77777777" w:rsidR="00B6455B" w:rsidRDefault="00604311" w:rsidP="00EA427F">
      <w:pPr>
        <w:pStyle w:val="Default"/>
        <w:spacing w:line="360" w:lineRule="auto"/>
        <w:jc w:val="both"/>
        <w:rPr>
          <w:sz w:val="22"/>
          <w:szCs w:val="22"/>
        </w:rPr>
      </w:pPr>
      <w:r w:rsidRPr="000147D2">
        <w:rPr>
          <w:b/>
          <w:sz w:val="22"/>
          <w:szCs w:val="22"/>
        </w:rPr>
        <w:t>Clima</w:t>
      </w:r>
      <w:r w:rsidRPr="000147D2">
        <w:rPr>
          <w:sz w:val="22"/>
          <w:szCs w:val="22"/>
        </w:rPr>
        <w:t>. -</w:t>
      </w:r>
      <w:r w:rsidR="00B6455B" w:rsidRPr="000147D2">
        <w:rPr>
          <w:sz w:val="22"/>
          <w:szCs w:val="22"/>
        </w:rPr>
        <w:t xml:space="preserve"> El clima es templado frígido durante gran parte del año observándose dos periodos estacionales marcados: entre los meses de Noviembre y Marzo se suceden intensas lluvias, y la época de estiaje de mayo a septiembre, con presencia de fuertes heladas por la disminución brusca de las temperaturas mínimas. El promedio anual de temperaturas oscila entre 10º y 13º C.; siendo la media anual según la estación meteorológica de Huayao 12º C. y la precipitación de 749 mm por año. En general el clima del valle del distrito de Huacrapuquio es templado y agradable propio de la región Quechua. </w:t>
      </w:r>
    </w:p>
    <w:p w14:paraId="4AF9BED0" w14:textId="77777777" w:rsidR="00B6455B" w:rsidRPr="000147D2" w:rsidRDefault="00704418" w:rsidP="00B6455B">
      <w:pPr>
        <w:pStyle w:val="Default"/>
        <w:spacing w:line="360" w:lineRule="auto"/>
        <w:jc w:val="both"/>
        <w:rPr>
          <w:sz w:val="22"/>
          <w:szCs w:val="22"/>
        </w:rPr>
      </w:pPr>
      <w:r w:rsidRPr="000147D2">
        <w:rPr>
          <w:b/>
          <w:sz w:val="22"/>
          <w:szCs w:val="22"/>
        </w:rPr>
        <w:t>Precipitación. -</w:t>
      </w:r>
      <w:r w:rsidR="00B6455B" w:rsidRPr="000147D2">
        <w:rPr>
          <w:sz w:val="22"/>
          <w:szCs w:val="22"/>
        </w:rPr>
        <w:t xml:space="preserve"> La precipitación promedio anual mínima, es de 250 mm la máxima de 1350 mm. El viento dominante es el noreste, teniendo en invierno variaciones al suroeste.</w:t>
      </w:r>
    </w:p>
    <w:p w14:paraId="6A1A0328" w14:textId="77777777" w:rsidR="00B6455B" w:rsidRDefault="000C4F26" w:rsidP="00B6455B">
      <w:pPr>
        <w:autoSpaceDE w:val="0"/>
        <w:autoSpaceDN w:val="0"/>
        <w:adjustRightInd w:val="0"/>
        <w:spacing w:after="0" w:line="360" w:lineRule="auto"/>
        <w:jc w:val="both"/>
        <w:rPr>
          <w:rFonts w:ascii="Arial" w:hAnsi="Arial" w:cs="Arial"/>
          <w:color w:val="000000"/>
        </w:rPr>
      </w:pPr>
      <w:r w:rsidRPr="000147D2">
        <w:rPr>
          <w:rFonts w:ascii="Arial" w:hAnsi="Arial" w:cs="Arial"/>
          <w:color w:val="000000"/>
        </w:rPr>
        <w:t>.</w:t>
      </w:r>
    </w:p>
    <w:p w14:paraId="02F80E52" w14:textId="77777777" w:rsidR="00604311" w:rsidRDefault="00604311" w:rsidP="00B6455B">
      <w:pPr>
        <w:autoSpaceDE w:val="0"/>
        <w:autoSpaceDN w:val="0"/>
        <w:adjustRightInd w:val="0"/>
        <w:spacing w:after="0" w:line="360" w:lineRule="auto"/>
        <w:jc w:val="both"/>
        <w:rPr>
          <w:rFonts w:ascii="Arial" w:hAnsi="Arial" w:cs="Arial"/>
          <w:color w:val="000000"/>
        </w:rPr>
      </w:pPr>
    </w:p>
    <w:p w14:paraId="014A0BC7" w14:textId="77777777" w:rsidR="00604311" w:rsidRDefault="00604311" w:rsidP="00B6455B">
      <w:pPr>
        <w:autoSpaceDE w:val="0"/>
        <w:autoSpaceDN w:val="0"/>
        <w:adjustRightInd w:val="0"/>
        <w:spacing w:after="0" w:line="360" w:lineRule="auto"/>
        <w:jc w:val="both"/>
        <w:rPr>
          <w:rFonts w:ascii="Arial" w:hAnsi="Arial" w:cs="Arial"/>
          <w:color w:val="000000"/>
        </w:rPr>
      </w:pPr>
    </w:p>
    <w:p w14:paraId="10B27650" w14:textId="77777777" w:rsidR="00604311" w:rsidRDefault="00604311" w:rsidP="00B6455B">
      <w:pPr>
        <w:autoSpaceDE w:val="0"/>
        <w:autoSpaceDN w:val="0"/>
        <w:adjustRightInd w:val="0"/>
        <w:spacing w:after="0" w:line="360" w:lineRule="auto"/>
        <w:jc w:val="both"/>
        <w:rPr>
          <w:rFonts w:ascii="Arial" w:hAnsi="Arial" w:cs="Arial"/>
          <w:color w:val="000000"/>
        </w:rPr>
      </w:pPr>
    </w:p>
    <w:p w14:paraId="29719B32" w14:textId="77777777" w:rsidR="00604311" w:rsidRDefault="00604311" w:rsidP="00B6455B">
      <w:pPr>
        <w:autoSpaceDE w:val="0"/>
        <w:autoSpaceDN w:val="0"/>
        <w:adjustRightInd w:val="0"/>
        <w:spacing w:after="0" w:line="360" w:lineRule="auto"/>
        <w:jc w:val="both"/>
        <w:rPr>
          <w:rFonts w:ascii="Arial" w:hAnsi="Arial" w:cs="Arial"/>
          <w:color w:val="000000"/>
        </w:rPr>
      </w:pPr>
    </w:p>
    <w:p w14:paraId="065BA677" w14:textId="77777777" w:rsidR="00604311" w:rsidRPr="000147D2" w:rsidRDefault="00604311" w:rsidP="00604311">
      <w:pPr>
        <w:pStyle w:val="NoSpacing"/>
        <w:rPr>
          <w:rFonts w:ascii="Arial" w:hAnsi="Arial" w:cs="Arial"/>
          <w:b/>
        </w:rPr>
      </w:pPr>
      <w:r w:rsidRPr="000147D2">
        <w:rPr>
          <w:rFonts w:ascii="Arial" w:hAnsi="Arial" w:cs="Arial"/>
          <w:b/>
          <w:noProof/>
          <w:lang w:val="en-US"/>
        </w:rPr>
        <w:drawing>
          <wp:inline distT="0" distB="0" distL="0" distR="0" wp14:anchorId="21DD585E" wp14:editId="4393E152">
            <wp:extent cx="781050" cy="581025"/>
            <wp:effectExtent l="0" t="0" r="0" b="9525"/>
            <wp:docPr id="7" name="Imagen 7"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sidRPr="000147D2">
        <w:rPr>
          <w:rFonts w:ascii="Arial" w:hAnsi="Arial" w:cs="Arial"/>
          <w:b/>
        </w:rPr>
        <w:t xml:space="preserve"> </w:t>
      </w:r>
      <w:r w:rsidRPr="000147D2">
        <w:rPr>
          <w:rFonts w:ascii="Arial" w:hAnsi="Arial" w:cs="Arial"/>
          <w:b/>
          <w:color w:val="4472C4" w:themeColor="accent5"/>
        </w:rPr>
        <w:t>Plan de Desarrollo Concertado Distrito de Huacrapuquio 2020-2030</w:t>
      </w:r>
    </w:p>
    <w:p w14:paraId="050DCBFF" w14:textId="77777777" w:rsidR="00604311" w:rsidRPr="000147D2" w:rsidRDefault="00604311" w:rsidP="00604311">
      <w:pPr>
        <w:pStyle w:val="NoSpacing"/>
        <w:rPr>
          <w:rFonts w:ascii="Arial" w:hAnsi="Arial" w:cs="Arial"/>
          <w:b/>
          <w:color w:val="ED7D31" w:themeColor="accent2"/>
        </w:rPr>
      </w:pPr>
      <w:r w:rsidRPr="000147D2">
        <w:rPr>
          <w:rFonts w:ascii="Arial" w:hAnsi="Arial" w:cs="Arial"/>
          <w:b/>
          <w:color w:val="ED7D31" w:themeColor="accent2"/>
        </w:rPr>
        <w:t>---------------------------------------------------------------------------------------------------------</w:t>
      </w:r>
      <w:r>
        <w:rPr>
          <w:rFonts w:ascii="Arial" w:hAnsi="Arial" w:cs="Arial"/>
          <w:b/>
          <w:color w:val="ED7D31" w:themeColor="accent2"/>
        </w:rPr>
        <w:t>------------------</w:t>
      </w:r>
    </w:p>
    <w:p w14:paraId="7D57A1EA" w14:textId="77777777" w:rsidR="000C4F26" w:rsidRPr="000147D2" w:rsidRDefault="000C4F26" w:rsidP="000C4F26">
      <w:pPr>
        <w:pStyle w:val="ListParagraph"/>
        <w:autoSpaceDE w:val="0"/>
        <w:autoSpaceDN w:val="0"/>
        <w:adjustRightInd w:val="0"/>
        <w:spacing w:after="0" w:line="240" w:lineRule="auto"/>
        <w:ind w:left="360"/>
        <w:jc w:val="center"/>
        <w:rPr>
          <w:rFonts w:ascii="Arial" w:hAnsi="Arial" w:cs="Arial"/>
          <w:b/>
          <w:color w:val="000000"/>
        </w:rPr>
      </w:pPr>
    </w:p>
    <w:p w14:paraId="25EB9BA0" w14:textId="77777777" w:rsidR="000C4F26" w:rsidRPr="000147D2" w:rsidRDefault="000C4F26" w:rsidP="000C4F26">
      <w:pPr>
        <w:pStyle w:val="ListParagraph"/>
        <w:autoSpaceDE w:val="0"/>
        <w:autoSpaceDN w:val="0"/>
        <w:adjustRightInd w:val="0"/>
        <w:spacing w:after="0" w:line="240" w:lineRule="auto"/>
        <w:ind w:left="360"/>
        <w:jc w:val="center"/>
        <w:rPr>
          <w:rFonts w:ascii="Arial" w:hAnsi="Arial" w:cs="Arial"/>
          <w:b/>
          <w:color w:val="000000"/>
        </w:rPr>
      </w:pPr>
      <w:r w:rsidRPr="000147D2">
        <w:rPr>
          <w:rFonts w:ascii="Arial" w:hAnsi="Arial" w:cs="Arial"/>
          <w:b/>
          <w:color w:val="000000"/>
        </w:rPr>
        <w:t>MAPA DEL DISTRITO DE HUACRAPUQUIO</w:t>
      </w:r>
    </w:p>
    <w:p w14:paraId="5ABE084A" w14:textId="77777777" w:rsidR="000C4F26" w:rsidRDefault="000C4F26" w:rsidP="000C4F26">
      <w:pPr>
        <w:pStyle w:val="ListParagraph"/>
        <w:autoSpaceDE w:val="0"/>
        <w:autoSpaceDN w:val="0"/>
        <w:adjustRightInd w:val="0"/>
        <w:spacing w:after="0" w:line="240" w:lineRule="auto"/>
        <w:ind w:left="360"/>
        <w:jc w:val="both"/>
        <w:rPr>
          <w:rFonts w:ascii="Arial" w:hAnsi="Arial" w:cs="Arial"/>
          <w:b/>
          <w:color w:val="000000"/>
          <w:sz w:val="24"/>
          <w:szCs w:val="24"/>
        </w:rPr>
      </w:pPr>
      <w:r w:rsidRPr="004860E0">
        <w:rPr>
          <w:rFonts w:ascii="Times New Roman" w:hAnsi="Times New Roman" w:cs="Times New Roman"/>
          <w:b/>
          <w:bCs/>
          <w:noProof/>
          <w:sz w:val="24"/>
          <w:szCs w:val="24"/>
          <w:lang w:val="en-US"/>
        </w:rPr>
        <w:drawing>
          <wp:inline distT="0" distB="0" distL="0" distR="0" wp14:anchorId="1B37D218" wp14:editId="4783AB40">
            <wp:extent cx="5637530" cy="3674076"/>
            <wp:effectExtent l="0" t="0" r="1270" b="3175"/>
            <wp:docPr id="18" name="Imagen 18" descr="G:\MAPA HUACRAPUQU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PA HUACRAPUQU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3696" cy="3697646"/>
                    </a:xfrm>
                    <a:prstGeom prst="rect">
                      <a:avLst/>
                    </a:prstGeom>
                    <a:noFill/>
                    <a:ln>
                      <a:noFill/>
                    </a:ln>
                  </pic:spPr>
                </pic:pic>
              </a:graphicData>
            </a:graphic>
          </wp:inline>
        </w:drawing>
      </w:r>
    </w:p>
    <w:p w14:paraId="4750DD71" w14:textId="77777777" w:rsidR="00FE6A91" w:rsidRDefault="00FE6A91" w:rsidP="000C4F26">
      <w:pPr>
        <w:pStyle w:val="ListParagraph"/>
        <w:autoSpaceDE w:val="0"/>
        <w:autoSpaceDN w:val="0"/>
        <w:adjustRightInd w:val="0"/>
        <w:spacing w:after="0" w:line="240" w:lineRule="auto"/>
        <w:ind w:left="360"/>
        <w:jc w:val="both"/>
        <w:rPr>
          <w:rFonts w:ascii="Arial" w:hAnsi="Arial" w:cs="Arial"/>
          <w:b/>
          <w:color w:val="000000"/>
          <w:sz w:val="24"/>
          <w:szCs w:val="24"/>
        </w:rPr>
      </w:pPr>
    </w:p>
    <w:p w14:paraId="76AA5A3D" w14:textId="77777777" w:rsidR="000C4F26" w:rsidRPr="0082162E" w:rsidRDefault="000C4F26" w:rsidP="00D8613E">
      <w:pPr>
        <w:pStyle w:val="ListParagraph"/>
        <w:numPr>
          <w:ilvl w:val="1"/>
          <w:numId w:val="75"/>
        </w:numPr>
        <w:autoSpaceDE w:val="0"/>
        <w:autoSpaceDN w:val="0"/>
        <w:adjustRightInd w:val="0"/>
        <w:spacing w:after="0" w:line="360" w:lineRule="auto"/>
        <w:jc w:val="both"/>
        <w:rPr>
          <w:rFonts w:ascii="Arial" w:hAnsi="Arial" w:cs="Arial"/>
          <w:b/>
          <w:color w:val="000000"/>
        </w:rPr>
      </w:pPr>
      <w:r w:rsidRPr="0082162E">
        <w:rPr>
          <w:rFonts w:ascii="Arial" w:hAnsi="Arial" w:cs="Arial"/>
          <w:b/>
          <w:color w:val="000000"/>
        </w:rPr>
        <w:t xml:space="preserve"> MARCO NORMATIVO</w:t>
      </w:r>
    </w:p>
    <w:p w14:paraId="0054BBFE" w14:textId="77777777" w:rsidR="000C4F26" w:rsidRDefault="000C4F26" w:rsidP="00D8613E">
      <w:pPr>
        <w:pStyle w:val="ListParagraph"/>
        <w:numPr>
          <w:ilvl w:val="0"/>
          <w:numId w:val="13"/>
        </w:numPr>
        <w:autoSpaceDE w:val="0"/>
        <w:autoSpaceDN w:val="0"/>
        <w:adjustRightInd w:val="0"/>
        <w:spacing w:after="0" w:line="360" w:lineRule="auto"/>
        <w:jc w:val="both"/>
        <w:rPr>
          <w:rFonts w:ascii="Arial" w:hAnsi="Arial" w:cs="Arial"/>
          <w:color w:val="000000"/>
        </w:rPr>
      </w:pPr>
      <w:r w:rsidRPr="0082162E">
        <w:rPr>
          <w:rFonts w:ascii="Arial" w:hAnsi="Arial" w:cs="Arial"/>
          <w:b/>
          <w:color w:val="000000"/>
        </w:rPr>
        <w:t>Ley Nº 27680</w:t>
      </w:r>
      <w:r w:rsidRPr="0082162E">
        <w:rPr>
          <w:rFonts w:ascii="Arial" w:hAnsi="Arial" w:cs="Arial"/>
          <w:color w:val="000000"/>
        </w:rPr>
        <w:t xml:space="preserve">: Ley de Reforma Constitucional - Sobre Descentralización, modifica el Capítulo XIV del Título IV de la Constitución Política del Perú: Artículos 194 y 195: Señala que las municipalidades provinciales y distritales son órganos de gobierno local, con autonomía política, económica y administrativa en los asuntos de su competencia. Establece también que los gobiernos locales promueven entre otros, el desarrollo y la economía local, en armonía con las políticas y planes nacionales y regionales de desarrollo. </w:t>
      </w:r>
    </w:p>
    <w:p w14:paraId="4DBCAD0E" w14:textId="77777777" w:rsidR="001246A9" w:rsidRDefault="000C4F26" w:rsidP="00D8613E">
      <w:pPr>
        <w:pStyle w:val="ListParagraph"/>
        <w:numPr>
          <w:ilvl w:val="0"/>
          <w:numId w:val="12"/>
        </w:numPr>
        <w:autoSpaceDE w:val="0"/>
        <w:autoSpaceDN w:val="0"/>
        <w:adjustRightInd w:val="0"/>
        <w:spacing w:after="0" w:line="360" w:lineRule="auto"/>
        <w:jc w:val="both"/>
        <w:rPr>
          <w:rFonts w:ascii="Arial" w:hAnsi="Arial" w:cs="Arial"/>
          <w:color w:val="000000"/>
        </w:rPr>
      </w:pPr>
      <w:r w:rsidRPr="0082162E">
        <w:rPr>
          <w:rFonts w:ascii="Arial" w:hAnsi="Arial" w:cs="Arial"/>
          <w:b/>
          <w:color w:val="000000"/>
        </w:rPr>
        <w:t xml:space="preserve">Decreto Legislativo 1088: Ley de creación del CEPLAN </w:t>
      </w:r>
      <w:r w:rsidRPr="0082162E">
        <w:rPr>
          <w:rFonts w:ascii="Arial" w:hAnsi="Arial" w:cs="Arial"/>
          <w:color w:val="000000"/>
        </w:rPr>
        <w:t>Artículo 3 Incisos c y d: Crea el Sistema Nacional de Planeamiento Estratégico Nacional -SINAPLAN y el Centro Estratégico de Planeamiento Nacional- CEPLAN. Señal</w:t>
      </w:r>
      <w:r w:rsidR="001246A9">
        <w:rPr>
          <w:rFonts w:ascii="Arial" w:hAnsi="Arial" w:cs="Arial"/>
          <w:color w:val="000000"/>
        </w:rPr>
        <w:t xml:space="preserve">a que uno de los objetivos del </w:t>
      </w:r>
      <w:r w:rsidR="00704418">
        <w:rPr>
          <w:rFonts w:ascii="Arial" w:hAnsi="Arial" w:cs="Arial"/>
          <w:color w:val="000000"/>
        </w:rPr>
        <w:t>S</w:t>
      </w:r>
      <w:r w:rsidRPr="0082162E">
        <w:rPr>
          <w:rFonts w:ascii="Arial" w:hAnsi="Arial" w:cs="Arial"/>
          <w:color w:val="000000"/>
        </w:rPr>
        <w:t>INAPLAN es articulare integrar coherente y concertadamente los planes de desarrollo estratégico y los planes de desarrollo institucional de los tres niveles de gobierno, así</w:t>
      </w:r>
      <w:r w:rsidR="001246A9">
        <w:rPr>
          <w:rFonts w:ascii="Arial" w:hAnsi="Arial" w:cs="Arial"/>
          <w:color w:val="000000"/>
        </w:rPr>
        <w:t xml:space="preserve"> </w:t>
      </w:r>
    </w:p>
    <w:p w14:paraId="5A47CB40" w14:textId="77777777" w:rsidR="000C4F26" w:rsidRDefault="000C4F26" w:rsidP="001246A9">
      <w:pPr>
        <w:pStyle w:val="ListParagraph"/>
        <w:autoSpaceDE w:val="0"/>
        <w:autoSpaceDN w:val="0"/>
        <w:adjustRightInd w:val="0"/>
        <w:spacing w:after="0" w:line="360" w:lineRule="auto"/>
        <w:jc w:val="both"/>
        <w:rPr>
          <w:rFonts w:ascii="Arial" w:hAnsi="Arial" w:cs="Arial"/>
          <w:color w:val="000000"/>
        </w:rPr>
      </w:pPr>
      <w:r w:rsidRPr="0082162E">
        <w:rPr>
          <w:rFonts w:ascii="Arial" w:hAnsi="Arial" w:cs="Arial"/>
          <w:color w:val="000000"/>
        </w:rPr>
        <w:t xml:space="preserve">como proporcionar las orientaciones, métodos, instrumentos y capacitaciones necesarias para el planeamiento estratégico. </w:t>
      </w:r>
    </w:p>
    <w:p w14:paraId="0F4D4453" w14:textId="77777777" w:rsidR="00216ABE" w:rsidRDefault="00216ABE" w:rsidP="00216ABE">
      <w:pPr>
        <w:autoSpaceDE w:val="0"/>
        <w:autoSpaceDN w:val="0"/>
        <w:adjustRightInd w:val="0"/>
        <w:spacing w:after="0" w:line="360" w:lineRule="auto"/>
        <w:jc w:val="both"/>
        <w:rPr>
          <w:rFonts w:ascii="Arial" w:hAnsi="Arial" w:cs="Arial"/>
          <w:color w:val="000000"/>
        </w:rPr>
      </w:pPr>
    </w:p>
    <w:p w14:paraId="2242D11D" w14:textId="77777777" w:rsidR="00216ABE" w:rsidRPr="000147D2" w:rsidRDefault="00216ABE" w:rsidP="00216ABE">
      <w:pPr>
        <w:pStyle w:val="NoSpacing"/>
        <w:rPr>
          <w:rFonts w:ascii="Arial" w:hAnsi="Arial" w:cs="Arial"/>
          <w:b/>
        </w:rPr>
      </w:pPr>
      <w:r w:rsidRPr="000147D2">
        <w:rPr>
          <w:rFonts w:ascii="Arial" w:hAnsi="Arial" w:cs="Arial"/>
          <w:b/>
          <w:noProof/>
          <w:lang w:val="en-US"/>
        </w:rPr>
        <w:drawing>
          <wp:inline distT="0" distB="0" distL="0" distR="0" wp14:anchorId="214D897F" wp14:editId="36A09F69">
            <wp:extent cx="781050" cy="581025"/>
            <wp:effectExtent l="0" t="0" r="0" b="9525"/>
            <wp:docPr id="61" name="Imagen 61"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sidRPr="000147D2">
        <w:rPr>
          <w:rFonts w:ascii="Arial" w:hAnsi="Arial" w:cs="Arial"/>
          <w:b/>
        </w:rPr>
        <w:t xml:space="preserve"> </w:t>
      </w:r>
      <w:r w:rsidRPr="000147D2">
        <w:rPr>
          <w:rFonts w:ascii="Arial" w:hAnsi="Arial" w:cs="Arial"/>
          <w:b/>
          <w:color w:val="4472C4" w:themeColor="accent5"/>
        </w:rPr>
        <w:t>Plan de Desarrollo Concertado Distrito de Huacrapuquio 2020-2030</w:t>
      </w:r>
    </w:p>
    <w:p w14:paraId="785CF869" w14:textId="77777777" w:rsidR="00216ABE" w:rsidRPr="000147D2" w:rsidRDefault="00216ABE" w:rsidP="00216ABE">
      <w:pPr>
        <w:pStyle w:val="NoSpacing"/>
        <w:rPr>
          <w:rFonts w:ascii="Arial" w:hAnsi="Arial" w:cs="Arial"/>
          <w:b/>
          <w:color w:val="ED7D31" w:themeColor="accent2"/>
        </w:rPr>
      </w:pPr>
      <w:r w:rsidRPr="000147D2">
        <w:rPr>
          <w:rFonts w:ascii="Arial" w:hAnsi="Arial" w:cs="Arial"/>
          <w:b/>
          <w:color w:val="ED7D31" w:themeColor="accent2"/>
        </w:rPr>
        <w:t>---------------------------------------------------------------------------------------------------------</w:t>
      </w:r>
      <w:r>
        <w:rPr>
          <w:rFonts w:ascii="Arial" w:hAnsi="Arial" w:cs="Arial"/>
          <w:b/>
          <w:color w:val="ED7D31" w:themeColor="accent2"/>
        </w:rPr>
        <w:t>------------------</w:t>
      </w:r>
    </w:p>
    <w:p w14:paraId="21B2BACC" w14:textId="77777777" w:rsidR="000C4F26" w:rsidRPr="0082162E" w:rsidRDefault="000C4F26" w:rsidP="00D8613E">
      <w:pPr>
        <w:pStyle w:val="ListParagraph"/>
        <w:numPr>
          <w:ilvl w:val="0"/>
          <w:numId w:val="12"/>
        </w:numPr>
        <w:autoSpaceDE w:val="0"/>
        <w:autoSpaceDN w:val="0"/>
        <w:adjustRightInd w:val="0"/>
        <w:spacing w:after="0" w:line="360" w:lineRule="auto"/>
        <w:jc w:val="both"/>
        <w:rPr>
          <w:rFonts w:ascii="Arial" w:hAnsi="Arial" w:cs="Arial"/>
          <w:color w:val="000000"/>
        </w:rPr>
      </w:pPr>
      <w:r w:rsidRPr="0082162E">
        <w:rPr>
          <w:rFonts w:ascii="Arial" w:hAnsi="Arial" w:cs="Arial"/>
          <w:b/>
          <w:color w:val="000000"/>
        </w:rPr>
        <w:t>Decreto Supremo N° 054-2011-PCM</w:t>
      </w:r>
      <w:r w:rsidRPr="0082162E">
        <w:rPr>
          <w:rFonts w:ascii="Arial" w:hAnsi="Arial" w:cs="Arial"/>
          <w:color w:val="000000"/>
        </w:rPr>
        <w:t xml:space="preserve">: Decreto Supremo que aprueba el Plan Bicentenario: “El Perú hacia el 2021”: Artículo 2 Ajuste de los Planes Estratégicos: Señala que las entidades conformantes del Sistema Nacional de Planeamiento Estratégico ajustarán sus Planes Estratégico a los objetivos estratégicos de desarrollo nacional previstos en el Plan Estratégico de Desarrollo Nacional denominado Plan Bicentenario: El Perú hacia el 2021. </w:t>
      </w:r>
    </w:p>
    <w:p w14:paraId="60B4F841" w14:textId="77777777" w:rsidR="000C4F26" w:rsidRPr="0082162E" w:rsidRDefault="000C4F26" w:rsidP="00D8613E">
      <w:pPr>
        <w:pStyle w:val="ListParagraph"/>
        <w:numPr>
          <w:ilvl w:val="0"/>
          <w:numId w:val="12"/>
        </w:numPr>
        <w:autoSpaceDE w:val="0"/>
        <w:autoSpaceDN w:val="0"/>
        <w:adjustRightInd w:val="0"/>
        <w:spacing w:after="0" w:line="360" w:lineRule="auto"/>
        <w:jc w:val="both"/>
        <w:rPr>
          <w:rFonts w:ascii="Arial" w:hAnsi="Arial" w:cs="Arial"/>
          <w:color w:val="000000"/>
        </w:rPr>
      </w:pPr>
      <w:r w:rsidRPr="0082162E">
        <w:rPr>
          <w:rFonts w:ascii="Arial" w:hAnsi="Arial" w:cs="Arial"/>
          <w:b/>
          <w:color w:val="000000"/>
        </w:rPr>
        <w:t xml:space="preserve">Ley Nº 28056: Ley Marco del Presupuesto Participativo: </w:t>
      </w:r>
      <w:r w:rsidRPr="0082162E">
        <w:rPr>
          <w:rFonts w:ascii="Arial" w:hAnsi="Arial" w:cs="Arial"/>
          <w:color w:val="000000"/>
        </w:rPr>
        <w:t>Artículo 2: Establece que el proceso de programación participativa del presupuesto debe desarrollarse en armonía con los planes de desarrollo concertados de los gobiernos regionales y gobiernos locales.</w:t>
      </w:r>
    </w:p>
    <w:p w14:paraId="19A4AEC8" w14:textId="77777777" w:rsidR="00D3765D" w:rsidRPr="0082162E" w:rsidRDefault="00D3765D" w:rsidP="00D8613E">
      <w:pPr>
        <w:pStyle w:val="ListParagraph"/>
        <w:numPr>
          <w:ilvl w:val="0"/>
          <w:numId w:val="12"/>
        </w:numPr>
        <w:autoSpaceDE w:val="0"/>
        <w:autoSpaceDN w:val="0"/>
        <w:adjustRightInd w:val="0"/>
        <w:spacing w:after="0" w:line="360" w:lineRule="auto"/>
        <w:jc w:val="both"/>
        <w:rPr>
          <w:rFonts w:ascii="Arial" w:hAnsi="Arial" w:cs="Arial"/>
          <w:color w:val="000000"/>
        </w:rPr>
      </w:pPr>
      <w:r w:rsidRPr="00FE6A91">
        <w:rPr>
          <w:rFonts w:ascii="Arial" w:hAnsi="Arial" w:cs="Arial"/>
          <w:b/>
          <w:color w:val="000000"/>
        </w:rPr>
        <w:t>Directiva N° 001-2017-CEPLAN/PCD</w:t>
      </w:r>
      <w:r w:rsidRPr="0082162E">
        <w:rPr>
          <w:rFonts w:ascii="Arial" w:hAnsi="Arial" w:cs="Arial"/>
          <w:color w:val="000000"/>
        </w:rPr>
        <w:t xml:space="preserve">, Directiva para la </w:t>
      </w:r>
      <w:r w:rsidR="001246A9" w:rsidRPr="0082162E">
        <w:rPr>
          <w:rFonts w:ascii="Arial" w:hAnsi="Arial" w:cs="Arial"/>
          <w:color w:val="000000"/>
        </w:rPr>
        <w:t>Actualización</w:t>
      </w:r>
      <w:r w:rsidRPr="0082162E">
        <w:rPr>
          <w:rFonts w:ascii="Arial" w:hAnsi="Arial" w:cs="Arial"/>
          <w:color w:val="000000"/>
        </w:rPr>
        <w:t xml:space="preserve"> del Plan </w:t>
      </w:r>
      <w:r w:rsidR="001246A9" w:rsidRPr="0082162E">
        <w:rPr>
          <w:rFonts w:ascii="Arial" w:hAnsi="Arial" w:cs="Arial"/>
          <w:color w:val="000000"/>
        </w:rPr>
        <w:t>Estratégico</w:t>
      </w:r>
      <w:r w:rsidRPr="0082162E">
        <w:rPr>
          <w:rFonts w:ascii="Arial" w:hAnsi="Arial" w:cs="Arial"/>
          <w:color w:val="000000"/>
        </w:rPr>
        <w:t xml:space="preserve"> de Desarrollo Nacional. Artículo 2.- Alcance. Esta Directiva es aplicable a todos los integrantes del Sistema Nacional de Planeamiento Estratégico – </w:t>
      </w:r>
      <w:r w:rsidR="008139E8" w:rsidRPr="0082162E">
        <w:rPr>
          <w:rFonts w:ascii="Arial" w:hAnsi="Arial" w:cs="Arial"/>
          <w:color w:val="000000"/>
        </w:rPr>
        <w:t>SINAPLAN.</w:t>
      </w:r>
    </w:p>
    <w:p w14:paraId="5DD1E7FA" w14:textId="77777777" w:rsidR="00D3765D" w:rsidRDefault="00D3765D" w:rsidP="00D3765D">
      <w:pPr>
        <w:pStyle w:val="ListParagraph"/>
        <w:autoSpaceDE w:val="0"/>
        <w:autoSpaceDN w:val="0"/>
        <w:adjustRightInd w:val="0"/>
        <w:spacing w:after="0" w:line="360" w:lineRule="auto"/>
        <w:jc w:val="both"/>
        <w:rPr>
          <w:rFonts w:ascii="Arial" w:hAnsi="Arial" w:cs="Arial"/>
          <w:color w:val="000000"/>
          <w:sz w:val="24"/>
          <w:szCs w:val="24"/>
        </w:rPr>
      </w:pPr>
    </w:p>
    <w:p w14:paraId="58BD39EF" w14:textId="77777777" w:rsidR="00571ADB" w:rsidRDefault="00571ADB" w:rsidP="00D3765D">
      <w:pPr>
        <w:pStyle w:val="ListParagraph"/>
        <w:autoSpaceDE w:val="0"/>
        <w:autoSpaceDN w:val="0"/>
        <w:adjustRightInd w:val="0"/>
        <w:spacing w:after="0" w:line="360" w:lineRule="auto"/>
        <w:jc w:val="both"/>
        <w:rPr>
          <w:rFonts w:ascii="Arial" w:hAnsi="Arial" w:cs="Arial"/>
          <w:color w:val="000000"/>
          <w:sz w:val="24"/>
          <w:szCs w:val="24"/>
        </w:rPr>
      </w:pPr>
    </w:p>
    <w:p w14:paraId="6E64770A" w14:textId="77777777" w:rsidR="00571ADB" w:rsidRDefault="00571ADB" w:rsidP="00D3765D">
      <w:pPr>
        <w:pStyle w:val="ListParagraph"/>
        <w:autoSpaceDE w:val="0"/>
        <w:autoSpaceDN w:val="0"/>
        <w:adjustRightInd w:val="0"/>
        <w:spacing w:after="0" w:line="360" w:lineRule="auto"/>
        <w:jc w:val="both"/>
        <w:rPr>
          <w:rFonts w:ascii="Arial" w:hAnsi="Arial" w:cs="Arial"/>
          <w:color w:val="000000"/>
          <w:sz w:val="24"/>
          <w:szCs w:val="24"/>
        </w:rPr>
      </w:pPr>
    </w:p>
    <w:p w14:paraId="1F37A615" w14:textId="77777777" w:rsidR="00571ADB" w:rsidRDefault="00571ADB" w:rsidP="00D3765D">
      <w:pPr>
        <w:pStyle w:val="ListParagraph"/>
        <w:autoSpaceDE w:val="0"/>
        <w:autoSpaceDN w:val="0"/>
        <w:adjustRightInd w:val="0"/>
        <w:spacing w:after="0" w:line="360" w:lineRule="auto"/>
        <w:jc w:val="both"/>
        <w:rPr>
          <w:rFonts w:ascii="Arial" w:hAnsi="Arial" w:cs="Arial"/>
          <w:color w:val="000000"/>
          <w:sz w:val="24"/>
          <w:szCs w:val="24"/>
        </w:rPr>
      </w:pPr>
    </w:p>
    <w:p w14:paraId="34EB3963" w14:textId="77777777" w:rsidR="001246A9" w:rsidRDefault="001246A9" w:rsidP="00D3765D">
      <w:pPr>
        <w:pStyle w:val="ListParagraph"/>
        <w:autoSpaceDE w:val="0"/>
        <w:autoSpaceDN w:val="0"/>
        <w:adjustRightInd w:val="0"/>
        <w:spacing w:after="0" w:line="360" w:lineRule="auto"/>
        <w:jc w:val="both"/>
        <w:rPr>
          <w:rFonts w:ascii="Arial" w:hAnsi="Arial" w:cs="Arial"/>
          <w:color w:val="000000"/>
          <w:sz w:val="24"/>
          <w:szCs w:val="24"/>
        </w:rPr>
      </w:pPr>
    </w:p>
    <w:p w14:paraId="3F0568ED" w14:textId="77777777" w:rsidR="001246A9" w:rsidRDefault="001246A9" w:rsidP="00D3765D">
      <w:pPr>
        <w:pStyle w:val="ListParagraph"/>
        <w:autoSpaceDE w:val="0"/>
        <w:autoSpaceDN w:val="0"/>
        <w:adjustRightInd w:val="0"/>
        <w:spacing w:after="0" w:line="360" w:lineRule="auto"/>
        <w:jc w:val="both"/>
        <w:rPr>
          <w:rFonts w:ascii="Arial" w:hAnsi="Arial" w:cs="Arial"/>
          <w:color w:val="000000"/>
          <w:sz w:val="24"/>
          <w:szCs w:val="24"/>
        </w:rPr>
      </w:pPr>
    </w:p>
    <w:p w14:paraId="4D971D65" w14:textId="77777777" w:rsidR="001246A9" w:rsidRDefault="001246A9" w:rsidP="00D3765D">
      <w:pPr>
        <w:pStyle w:val="ListParagraph"/>
        <w:autoSpaceDE w:val="0"/>
        <w:autoSpaceDN w:val="0"/>
        <w:adjustRightInd w:val="0"/>
        <w:spacing w:after="0" w:line="360" w:lineRule="auto"/>
        <w:jc w:val="both"/>
        <w:rPr>
          <w:rFonts w:ascii="Arial" w:hAnsi="Arial" w:cs="Arial"/>
          <w:color w:val="000000"/>
          <w:sz w:val="24"/>
          <w:szCs w:val="24"/>
        </w:rPr>
      </w:pPr>
    </w:p>
    <w:p w14:paraId="394F889A" w14:textId="77777777" w:rsidR="001246A9" w:rsidRDefault="001246A9" w:rsidP="00D3765D">
      <w:pPr>
        <w:pStyle w:val="ListParagraph"/>
        <w:autoSpaceDE w:val="0"/>
        <w:autoSpaceDN w:val="0"/>
        <w:adjustRightInd w:val="0"/>
        <w:spacing w:after="0" w:line="360" w:lineRule="auto"/>
        <w:jc w:val="both"/>
        <w:rPr>
          <w:rFonts w:ascii="Arial" w:hAnsi="Arial" w:cs="Arial"/>
          <w:color w:val="000000"/>
          <w:sz w:val="24"/>
          <w:szCs w:val="24"/>
        </w:rPr>
      </w:pPr>
    </w:p>
    <w:p w14:paraId="3B385EC7" w14:textId="77777777" w:rsidR="001246A9" w:rsidRDefault="001246A9" w:rsidP="00D3765D">
      <w:pPr>
        <w:pStyle w:val="ListParagraph"/>
        <w:autoSpaceDE w:val="0"/>
        <w:autoSpaceDN w:val="0"/>
        <w:adjustRightInd w:val="0"/>
        <w:spacing w:after="0" w:line="360" w:lineRule="auto"/>
        <w:jc w:val="both"/>
        <w:rPr>
          <w:rFonts w:ascii="Arial" w:hAnsi="Arial" w:cs="Arial"/>
          <w:color w:val="000000"/>
          <w:sz w:val="24"/>
          <w:szCs w:val="24"/>
        </w:rPr>
      </w:pPr>
    </w:p>
    <w:p w14:paraId="7C98C22B" w14:textId="77777777" w:rsidR="001246A9" w:rsidRDefault="001246A9" w:rsidP="00D3765D">
      <w:pPr>
        <w:pStyle w:val="ListParagraph"/>
        <w:autoSpaceDE w:val="0"/>
        <w:autoSpaceDN w:val="0"/>
        <w:adjustRightInd w:val="0"/>
        <w:spacing w:after="0" w:line="360" w:lineRule="auto"/>
        <w:jc w:val="both"/>
        <w:rPr>
          <w:rFonts w:ascii="Arial" w:hAnsi="Arial" w:cs="Arial"/>
          <w:color w:val="000000"/>
          <w:sz w:val="24"/>
          <w:szCs w:val="24"/>
        </w:rPr>
      </w:pPr>
    </w:p>
    <w:p w14:paraId="0B5DEF93" w14:textId="77777777" w:rsidR="001246A9" w:rsidRDefault="001246A9" w:rsidP="00D3765D">
      <w:pPr>
        <w:pStyle w:val="ListParagraph"/>
        <w:autoSpaceDE w:val="0"/>
        <w:autoSpaceDN w:val="0"/>
        <w:adjustRightInd w:val="0"/>
        <w:spacing w:after="0" w:line="360" w:lineRule="auto"/>
        <w:jc w:val="both"/>
        <w:rPr>
          <w:rFonts w:ascii="Arial" w:hAnsi="Arial" w:cs="Arial"/>
          <w:color w:val="000000"/>
          <w:sz w:val="24"/>
          <w:szCs w:val="24"/>
        </w:rPr>
      </w:pPr>
    </w:p>
    <w:p w14:paraId="2DBC88EF" w14:textId="77777777" w:rsidR="001246A9" w:rsidRDefault="001246A9" w:rsidP="00D3765D">
      <w:pPr>
        <w:pStyle w:val="ListParagraph"/>
        <w:autoSpaceDE w:val="0"/>
        <w:autoSpaceDN w:val="0"/>
        <w:adjustRightInd w:val="0"/>
        <w:spacing w:after="0" w:line="360" w:lineRule="auto"/>
        <w:jc w:val="both"/>
        <w:rPr>
          <w:rFonts w:ascii="Arial" w:hAnsi="Arial" w:cs="Arial"/>
          <w:color w:val="000000"/>
          <w:sz w:val="24"/>
          <w:szCs w:val="24"/>
        </w:rPr>
      </w:pPr>
    </w:p>
    <w:p w14:paraId="34DE0AF2" w14:textId="77777777" w:rsidR="001246A9" w:rsidRDefault="001246A9" w:rsidP="00D3765D">
      <w:pPr>
        <w:pStyle w:val="ListParagraph"/>
        <w:autoSpaceDE w:val="0"/>
        <w:autoSpaceDN w:val="0"/>
        <w:adjustRightInd w:val="0"/>
        <w:spacing w:after="0" w:line="360" w:lineRule="auto"/>
        <w:jc w:val="both"/>
        <w:rPr>
          <w:rFonts w:ascii="Arial" w:hAnsi="Arial" w:cs="Arial"/>
          <w:color w:val="000000"/>
          <w:sz w:val="24"/>
          <w:szCs w:val="24"/>
        </w:rPr>
      </w:pPr>
    </w:p>
    <w:p w14:paraId="4556C2C0" w14:textId="77777777" w:rsidR="001246A9" w:rsidRDefault="001246A9" w:rsidP="00D3765D">
      <w:pPr>
        <w:pStyle w:val="ListParagraph"/>
        <w:autoSpaceDE w:val="0"/>
        <w:autoSpaceDN w:val="0"/>
        <w:adjustRightInd w:val="0"/>
        <w:spacing w:after="0" w:line="360" w:lineRule="auto"/>
        <w:jc w:val="both"/>
        <w:rPr>
          <w:rFonts w:ascii="Arial" w:hAnsi="Arial" w:cs="Arial"/>
          <w:color w:val="000000"/>
          <w:sz w:val="24"/>
          <w:szCs w:val="24"/>
        </w:rPr>
      </w:pPr>
    </w:p>
    <w:p w14:paraId="2C7A1B9D" w14:textId="77777777" w:rsidR="001246A9" w:rsidRDefault="001246A9" w:rsidP="00D3765D">
      <w:pPr>
        <w:pStyle w:val="ListParagraph"/>
        <w:autoSpaceDE w:val="0"/>
        <w:autoSpaceDN w:val="0"/>
        <w:adjustRightInd w:val="0"/>
        <w:spacing w:after="0" w:line="360" w:lineRule="auto"/>
        <w:jc w:val="both"/>
        <w:rPr>
          <w:rFonts w:ascii="Arial" w:hAnsi="Arial" w:cs="Arial"/>
          <w:color w:val="000000"/>
          <w:sz w:val="24"/>
          <w:szCs w:val="24"/>
        </w:rPr>
      </w:pPr>
    </w:p>
    <w:p w14:paraId="63822409" w14:textId="77777777" w:rsidR="001246A9" w:rsidRDefault="001246A9" w:rsidP="00D3765D">
      <w:pPr>
        <w:pStyle w:val="ListParagraph"/>
        <w:autoSpaceDE w:val="0"/>
        <w:autoSpaceDN w:val="0"/>
        <w:adjustRightInd w:val="0"/>
        <w:spacing w:after="0" w:line="360" w:lineRule="auto"/>
        <w:jc w:val="both"/>
        <w:rPr>
          <w:rFonts w:ascii="Arial" w:hAnsi="Arial" w:cs="Arial"/>
          <w:color w:val="000000"/>
          <w:sz w:val="24"/>
          <w:szCs w:val="24"/>
        </w:rPr>
      </w:pPr>
    </w:p>
    <w:p w14:paraId="12AD4A7C" w14:textId="77777777" w:rsidR="001246A9" w:rsidRDefault="001246A9" w:rsidP="00D3765D">
      <w:pPr>
        <w:pStyle w:val="ListParagraph"/>
        <w:autoSpaceDE w:val="0"/>
        <w:autoSpaceDN w:val="0"/>
        <w:adjustRightInd w:val="0"/>
        <w:spacing w:after="0" w:line="360" w:lineRule="auto"/>
        <w:jc w:val="both"/>
        <w:rPr>
          <w:rFonts w:ascii="Arial" w:hAnsi="Arial" w:cs="Arial"/>
          <w:color w:val="000000"/>
          <w:sz w:val="24"/>
          <w:szCs w:val="24"/>
        </w:rPr>
      </w:pPr>
    </w:p>
    <w:p w14:paraId="1D0F2907" w14:textId="77777777" w:rsidR="001246A9" w:rsidRDefault="001246A9" w:rsidP="00D3765D">
      <w:pPr>
        <w:pStyle w:val="ListParagraph"/>
        <w:autoSpaceDE w:val="0"/>
        <w:autoSpaceDN w:val="0"/>
        <w:adjustRightInd w:val="0"/>
        <w:spacing w:after="0" w:line="360" w:lineRule="auto"/>
        <w:jc w:val="both"/>
        <w:rPr>
          <w:rFonts w:ascii="Arial" w:hAnsi="Arial" w:cs="Arial"/>
          <w:color w:val="000000"/>
          <w:sz w:val="24"/>
          <w:szCs w:val="24"/>
        </w:rPr>
      </w:pPr>
    </w:p>
    <w:p w14:paraId="69A5AAF0" w14:textId="77777777" w:rsidR="001246A9" w:rsidRDefault="001246A9" w:rsidP="00D3765D">
      <w:pPr>
        <w:pStyle w:val="ListParagraph"/>
        <w:autoSpaceDE w:val="0"/>
        <w:autoSpaceDN w:val="0"/>
        <w:adjustRightInd w:val="0"/>
        <w:spacing w:after="0" w:line="360" w:lineRule="auto"/>
        <w:jc w:val="both"/>
        <w:rPr>
          <w:rFonts w:ascii="Arial" w:hAnsi="Arial" w:cs="Arial"/>
          <w:color w:val="000000"/>
          <w:sz w:val="24"/>
          <w:szCs w:val="24"/>
        </w:rPr>
      </w:pPr>
    </w:p>
    <w:p w14:paraId="139B9846" w14:textId="1210FF76" w:rsidR="001246A9" w:rsidRDefault="001246A9" w:rsidP="00D3765D">
      <w:pPr>
        <w:pStyle w:val="ListParagraph"/>
        <w:autoSpaceDE w:val="0"/>
        <w:autoSpaceDN w:val="0"/>
        <w:adjustRightInd w:val="0"/>
        <w:spacing w:after="0" w:line="360" w:lineRule="auto"/>
        <w:jc w:val="both"/>
        <w:rPr>
          <w:rFonts w:ascii="Arial" w:hAnsi="Arial" w:cs="Arial"/>
          <w:color w:val="000000"/>
          <w:sz w:val="24"/>
          <w:szCs w:val="24"/>
        </w:rPr>
      </w:pPr>
    </w:p>
    <w:p w14:paraId="312518FA" w14:textId="5FE17D03" w:rsidR="00D77E3B" w:rsidRDefault="00D77E3B" w:rsidP="00D3765D">
      <w:pPr>
        <w:pStyle w:val="ListParagraph"/>
        <w:autoSpaceDE w:val="0"/>
        <w:autoSpaceDN w:val="0"/>
        <w:adjustRightInd w:val="0"/>
        <w:spacing w:after="0" w:line="360" w:lineRule="auto"/>
        <w:jc w:val="both"/>
        <w:rPr>
          <w:rFonts w:ascii="Arial" w:hAnsi="Arial" w:cs="Arial"/>
          <w:color w:val="000000"/>
          <w:sz w:val="24"/>
          <w:szCs w:val="24"/>
        </w:rPr>
      </w:pPr>
    </w:p>
    <w:p w14:paraId="109FCEFE" w14:textId="77777777" w:rsidR="00E837B5" w:rsidRDefault="00E837B5" w:rsidP="00E837B5">
      <w:pPr>
        <w:pStyle w:val="NoSpacing"/>
        <w:rPr>
          <w:rFonts w:ascii="Arial" w:hAnsi="Arial" w:cs="Arial"/>
          <w:b/>
          <w:sz w:val="20"/>
          <w:szCs w:val="20"/>
        </w:rPr>
      </w:pPr>
      <w:r w:rsidRPr="00C37A96">
        <w:rPr>
          <w:rFonts w:ascii="Arial" w:hAnsi="Arial" w:cs="Arial"/>
          <w:b/>
          <w:noProof/>
          <w:lang w:val="en-US"/>
        </w:rPr>
        <w:drawing>
          <wp:inline distT="0" distB="0" distL="0" distR="0" wp14:anchorId="560ECEAD" wp14:editId="111B96C5">
            <wp:extent cx="781050" cy="581025"/>
            <wp:effectExtent l="0" t="0" r="0" b="9525"/>
            <wp:docPr id="137" name="Imagen 137"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5DD496C0" w14:textId="77777777" w:rsidR="00E837B5" w:rsidRPr="00561F7F" w:rsidRDefault="00E837B5" w:rsidP="00E837B5">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5B9B46C4" w14:textId="77777777" w:rsidR="004C4765" w:rsidRPr="00273157" w:rsidRDefault="004C4765" w:rsidP="004C4765">
      <w:pPr>
        <w:autoSpaceDE w:val="0"/>
        <w:autoSpaceDN w:val="0"/>
        <w:adjustRightInd w:val="0"/>
        <w:spacing w:after="0" w:line="360" w:lineRule="auto"/>
        <w:jc w:val="center"/>
        <w:rPr>
          <w:rFonts w:ascii="Arial" w:hAnsi="Arial" w:cs="Arial"/>
          <w:color w:val="000000"/>
          <w:sz w:val="28"/>
          <w:szCs w:val="28"/>
        </w:rPr>
      </w:pPr>
      <w:r w:rsidRPr="00273157">
        <w:rPr>
          <w:rFonts w:ascii="Arial" w:hAnsi="Arial" w:cs="Arial"/>
          <w:color w:val="000000"/>
          <w:sz w:val="28"/>
          <w:szCs w:val="28"/>
        </w:rPr>
        <w:t>FASE 1. CONOCIMIENTO INTEGRAL DE LA REALIDAD</w:t>
      </w:r>
      <w:r w:rsidR="00727F55">
        <w:rPr>
          <w:rFonts w:ascii="Arial" w:hAnsi="Arial" w:cs="Arial"/>
          <w:color w:val="000000"/>
          <w:sz w:val="28"/>
          <w:szCs w:val="28"/>
        </w:rPr>
        <w:t xml:space="preserve"> TERRITORIAL</w:t>
      </w:r>
    </w:p>
    <w:p w14:paraId="6EF6C649" w14:textId="77777777" w:rsidR="004C4765" w:rsidRDefault="00E9265B" w:rsidP="00651E8F">
      <w:pPr>
        <w:autoSpaceDE w:val="0"/>
        <w:autoSpaceDN w:val="0"/>
        <w:adjustRightInd w:val="0"/>
        <w:spacing w:after="0" w:line="360" w:lineRule="auto"/>
        <w:jc w:val="center"/>
        <w:rPr>
          <w:rFonts w:ascii="Arial" w:hAnsi="Arial" w:cs="Arial"/>
          <w:b/>
          <w:color w:val="000000"/>
          <w:sz w:val="24"/>
          <w:szCs w:val="24"/>
        </w:rPr>
      </w:pPr>
      <w:r>
        <w:rPr>
          <w:noProof/>
          <w:lang w:val="en-US"/>
        </w:rPr>
        <w:drawing>
          <wp:inline distT="0" distB="0" distL="0" distR="0" wp14:anchorId="1B62D667" wp14:editId="39C7EE3B">
            <wp:extent cx="3138170" cy="2281881"/>
            <wp:effectExtent l="0" t="0" r="5080" b="4445"/>
            <wp:docPr id="54" name="Imagen 54" descr="Resultado de imagen para diagnostico de la re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diagnostico de la realid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5667" cy="2301875"/>
                    </a:xfrm>
                    <a:prstGeom prst="rect">
                      <a:avLst/>
                    </a:prstGeom>
                    <a:noFill/>
                    <a:ln>
                      <a:noFill/>
                    </a:ln>
                  </pic:spPr>
                </pic:pic>
              </a:graphicData>
            </a:graphic>
          </wp:inline>
        </w:drawing>
      </w:r>
    </w:p>
    <w:p w14:paraId="0C21CCBE" w14:textId="77777777" w:rsidR="004C4765" w:rsidRDefault="004C4765" w:rsidP="00EA1DFA">
      <w:pPr>
        <w:autoSpaceDE w:val="0"/>
        <w:autoSpaceDN w:val="0"/>
        <w:adjustRightInd w:val="0"/>
        <w:spacing w:after="0" w:line="360" w:lineRule="auto"/>
        <w:jc w:val="both"/>
        <w:rPr>
          <w:rFonts w:ascii="Arial" w:hAnsi="Arial" w:cs="Arial"/>
          <w:b/>
          <w:color w:val="000000"/>
          <w:sz w:val="24"/>
          <w:szCs w:val="24"/>
        </w:rPr>
      </w:pPr>
    </w:p>
    <w:p w14:paraId="07B84FFF" w14:textId="77777777" w:rsidR="004C4765" w:rsidRDefault="004C4765" w:rsidP="004C4765">
      <w:pPr>
        <w:autoSpaceDE w:val="0"/>
        <w:autoSpaceDN w:val="0"/>
        <w:adjustRightInd w:val="0"/>
        <w:spacing w:after="0" w:line="360" w:lineRule="auto"/>
        <w:jc w:val="center"/>
        <w:rPr>
          <w:rFonts w:ascii="Arial" w:hAnsi="Arial" w:cs="Arial"/>
          <w:b/>
          <w:color w:val="000000"/>
          <w:sz w:val="24"/>
          <w:szCs w:val="24"/>
        </w:rPr>
      </w:pPr>
      <w:r>
        <w:rPr>
          <w:noProof/>
          <w:lang w:val="en-US"/>
        </w:rPr>
        <mc:AlternateContent>
          <mc:Choice Requires="wps">
            <w:drawing>
              <wp:inline distT="0" distB="0" distL="0" distR="0" wp14:anchorId="460B2BD8" wp14:editId="359DD237">
                <wp:extent cx="300990" cy="300990"/>
                <wp:effectExtent l="0" t="0" r="0" b="0"/>
                <wp:docPr id="52" name="Rectángulo 52" descr="https://cdn.shortpixel.ai/client/to_webp,q_glossy,ret_img,w_1015/https:/alanganozagonzales.com/wp-content/uploads/2019/01/ciclo-de-planeamiento-grande-1-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1EC44" id="Rectángulo 52" o:spid="_x0000_s1026" alt="https://cdn.shortpixel.ai/client/to_webp,q_glossy,ret_img,w_1015/https:/alanganozagonzales.com/wp-content/uploads/2019/01/ciclo-de-planeamiento-grande-1-1.jpg"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" filled="f" stroked="f">
                <o:lock v:ext="edit" aspectratio="t"/>
                <w10:anchorlock/>
              </v:rect>
            </w:pict>
          </mc:Fallback>
        </mc:AlternateContent>
      </w:r>
    </w:p>
    <w:p w14:paraId="44E19B3D" w14:textId="77777777" w:rsidR="004C4765" w:rsidRDefault="004C4765" w:rsidP="00EA1DFA">
      <w:pPr>
        <w:autoSpaceDE w:val="0"/>
        <w:autoSpaceDN w:val="0"/>
        <w:adjustRightInd w:val="0"/>
        <w:spacing w:after="0" w:line="360" w:lineRule="auto"/>
        <w:jc w:val="both"/>
        <w:rPr>
          <w:rFonts w:ascii="Arial" w:hAnsi="Arial" w:cs="Arial"/>
          <w:b/>
          <w:color w:val="000000"/>
          <w:sz w:val="24"/>
          <w:szCs w:val="24"/>
        </w:rPr>
      </w:pPr>
    </w:p>
    <w:p w14:paraId="1E0D5671" w14:textId="77777777" w:rsidR="004C4765" w:rsidRDefault="004C4765" w:rsidP="00EA1DFA">
      <w:pPr>
        <w:autoSpaceDE w:val="0"/>
        <w:autoSpaceDN w:val="0"/>
        <w:adjustRightInd w:val="0"/>
        <w:spacing w:after="0" w:line="360" w:lineRule="auto"/>
        <w:jc w:val="both"/>
        <w:rPr>
          <w:rFonts w:ascii="Arial" w:hAnsi="Arial" w:cs="Arial"/>
          <w:b/>
          <w:color w:val="000000"/>
          <w:sz w:val="24"/>
          <w:szCs w:val="24"/>
        </w:rPr>
      </w:pPr>
    </w:p>
    <w:p w14:paraId="00B9FA62" w14:textId="77777777" w:rsidR="004C4765" w:rsidRDefault="004C4765" w:rsidP="00EA1DFA">
      <w:pPr>
        <w:autoSpaceDE w:val="0"/>
        <w:autoSpaceDN w:val="0"/>
        <w:adjustRightInd w:val="0"/>
        <w:spacing w:after="0" w:line="360" w:lineRule="auto"/>
        <w:jc w:val="both"/>
        <w:rPr>
          <w:rFonts w:ascii="Arial" w:hAnsi="Arial" w:cs="Arial"/>
          <w:b/>
          <w:color w:val="000000"/>
          <w:sz w:val="24"/>
          <w:szCs w:val="24"/>
        </w:rPr>
      </w:pPr>
    </w:p>
    <w:p w14:paraId="79C72018" w14:textId="77777777" w:rsidR="00C92FA9" w:rsidRDefault="00C92FA9" w:rsidP="00EA1DFA">
      <w:pPr>
        <w:autoSpaceDE w:val="0"/>
        <w:autoSpaceDN w:val="0"/>
        <w:adjustRightInd w:val="0"/>
        <w:spacing w:after="0" w:line="360" w:lineRule="auto"/>
        <w:jc w:val="both"/>
        <w:rPr>
          <w:rFonts w:ascii="Arial" w:hAnsi="Arial" w:cs="Arial"/>
          <w:b/>
          <w:color w:val="000000"/>
          <w:sz w:val="24"/>
          <w:szCs w:val="24"/>
        </w:rPr>
      </w:pPr>
    </w:p>
    <w:p w14:paraId="67273626" w14:textId="77777777" w:rsidR="00C92FA9" w:rsidRDefault="00C92FA9" w:rsidP="00EA1DFA">
      <w:pPr>
        <w:autoSpaceDE w:val="0"/>
        <w:autoSpaceDN w:val="0"/>
        <w:adjustRightInd w:val="0"/>
        <w:spacing w:after="0" w:line="360" w:lineRule="auto"/>
        <w:jc w:val="both"/>
        <w:rPr>
          <w:rFonts w:ascii="Arial" w:hAnsi="Arial" w:cs="Arial"/>
          <w:b/>
          <w:color w:val="000000"/>
          <w:sz w:val="24"/>
          <w:szCs w:val="24"/>
        </w:rPr>
      </w:pPr>
    </w:p>
    <w:p w14:paraId="665537BA" w14:textId="77777777" w:rsidR="00C92FA9" w:rsidRDefault="00C92FA9" w:rsidP="00EA1DFA">
      <w:pPr>
        <w:autoSpaceDE w:val="0"/>
        <w:autoSpaceDN w:val="0"/>
        <w:adjustRightInd w:val="0"/>
        <w:spacing w:after="0" w:line="360" w:lineRule="auto"/>
        <w:jc w:val="both"/>
        <w:rPr>
          <w:rFonts w:ascii="Arial" w:hAnsi="Arial" w:cs="Arial"/>
          <w:b/>
          <w:color w:val="000000"/>
          <w:sz w:val="24"/>
          <w:szCs w:val="24"/>
        </w:rPr>
      </w:pPr>
    </w:p>
    <w:p w14:paraId="6E47D84C" w14:textId="77777777" w:rsidR="00C92FA9" w:rsidRDefault="00C92FA9" w:rsidP="00EA1DFA">
      <w:pPr>
        <w:autoSpaceDE w:val="0"/>
        <w:autoSpaceDN w:val="0"/>
        <w:adjustRightInd w:val="0"/>
        <w:spacing w:after="0" w:line="360" w:lineRule="auto"/>
        <w:jc w:val="both"/>
        <w:rPr>
          <w:rFonts w:ascii="Arial" w:hAnsi="Arial" w:cs="Arial"/>
          <w:b/>
          <w:color w:val="000000"/>
          <w:sz w:val="24"/>
          <w:szCs w:val="24"/>
        </w:rPr>
      </w:pPr>
    </w:p>
    <w:p w14:paraId="5541D3DE" w14:textId="77777777" w:rsidR="007A534D" w:rsidRDefault="007A534D" w:rsidP="00EA1DFA">
      <w:pPr>
        <w:autoSpaceDE w:val="0"/>
        <w:autoSpaceDN w:val="0"/>
        <w:adjustRightInd w:val="0"/>
        <w:spacing w:after="0" w:line="360" w:lineRule="auto"/>
        <w:jc w:val="both"/>
        <w:rPr>
          <w:rFonts w:ascii="Arial" w:hAnsi="Arial" w:cs="Arial"/>
          <w:b/>
          <w:color w:val="000000"/>
          <w:sz w:val="24"/>
          <w:szCs w:val="24"/>
        </w:rPr>
      </w:pPr>
    </w:p>
    <w:p w14:paraId="5969DA04" w14:textId="77777777" w:rsidR="007A534D" w:rsidRDefault="007A534D" w:rsidP="00EA1DFA">
      <w:pPr>
        <w:autoSpaceDE w:val="0"/>
        <w:autoSpaceDN w:val="0"/>
        <w:adjustRightInd w:val="0"/>
        <w:spacing w:after="0" w:line="360" w:lineRule="auto"/>
        <w:jc w:val="both"/>
        <w:rPr>
          <w:rFonts w:ascii="Arial" w:hAnsi="Arial" w:cs="Arial"/>
          <w:b/>
          <w:color w:val="000000"/>
          <w:sz w:val="24"/>
          <w:szCs w:val="24"/>
        </w:rPr>
      </w:pPr>
    </w:p>
    <w:p w14:paraId="4CDDBAA5" w14:textId="77777777" w:rsidR="007A534D" w:rsidRDefault="007A534D" w:rsidP="00EA1DFA">
      <w:pPr>
        <w:autoSpaceDE w:val="0"/>
        <w:autoSpaceDN w:val="0"/>
        <w:adjustRightInd w:val="0"/>
        <w:spacing w:after="0" w:line="360" w:lineRule="auto"/>
        <w:jc w:val="both"/>
        <w:rPr>
          <w:rFonts w:ascii="Arial" w:hAnsi="Arial" w:cs="Arial"/>
          <w:b/>
          <w:color w:val="000000"/>
          <w:sz w:val="24"/>
          <w:szCs w:val="24"/>
        </w:rPr>
      </w:pPr>
    </w:p>
    <w:p w14:paraId="714E3B0F" w14:textId="77777777" w:rsidR="007A534D" w:rsidRDefault="007A534D" w:rsidP="00EA1DFA">
      <w:pPr>
        <w:autoSpaceDE w:val="0"/>
        <w:autoSpaceDN w:val="0"/>
        <w:adjustRightInd w:val="0"/>
        <w:spacing w:after="0" w:line="360" w:lineRule="auto"/>
        <w:jc w:val="both"/>
        <w:rPr>
          <w:rFonts w:ascii="Arial" w:hAnsi="Arial" w:cs="Arial"/>
          <w:b/>
          <w:color w:val="000000"/>
          <w:sz w:val="24"/>
          <w:szCs w:val="24"/>
        </w:rPr>
      </w:pPr>
    </w:p>
    <w:p w14:paraId="613C9699" w14:textId="77777777" w:rsidR="007A534D" w:rsidRDefault="007A534D" w:rsidP="00EA1DFA">
      <w:pPr>
        <w:autoSpaceDE w:val="0"/>
        <w:autoSpaceDN w:val="0"/>
        <w:adjustRightInd w:val="0"/>
        <w:spacing w:after="0" w:line="360" w:lineRule="auto"/>
        <w:jc w:val="both"/>
        <w:rPr>
          <w:rFonts w:ascii="Arial" w:hAnsi="Arial" w:cs="Arial"/>
          <w:b/>
          <w:color w:val="000000"/>
          <w:sz w:val="24"/>
          <w:szCs w:val="24"/>
        </w:rPr>
      </w:pPr>
    </w:p>
    <w:p w14:paraId="6C6A5800" w14:textId="77777777" w:rsidR="007A534D" w:rsidRDefault="007A534D" w:rsidP="00EA1DFA">
      <w:pPr>
        <w:autoSpaceDE w:val="0"/>
        <w:autoSpaceDN w:val="0"/>
        <w:adjustRightInd w:val="0"/>
        <w:spacing w:after="0" w:line="360" w:lineRule="auto"/>
        <w:jc w:val="both"/>
        <w:rPr>
          <w:rFonts w:ascii="Arial" w:hAnsi="Arial" w:cs="Arial"/>
          <w:b/>
          <w:color w:val="000000"/>
          <w:sz w:val="24"/>
          <w:szCs w:val="24"/>
        </w:rPr>
      </w:pPr>
    </w:p>
    <w:p w14:paraId="46BEF1D5" w14:textId="77777777" w:rsidR="007A534D" w:rsidRDefault="007A534D" w:rsidP="00EA1DFA">
      <w:pPr>
        <w:autoSpaceDE w:val="0"/>
        <w:autoSpaceDN w:val="0"/>
        <w:adjustRightInd w:val="0"/>
        <w:spacing w:after="0" w:line="360" w:lineRule="auto"/>
        <w:jc w:val="both"/>
        <w:rPr>
          <w:rFonts w:ascii="Arial" w:hAnsi="Arial" w:cs="Arial"/>
          <w:b/>
          <w:color w:val="000000"/>
          <w:sz w:val="24"/>
          <w:szCs w:val="24"/>
        </w:rPr>
      </w:pPr>
    </w:p>
    <w:p w14:paraId="26505FB5" w14:textId="77777777" w:rsidR="007A534D" w:rsidRDefault="007A534D" w:rsidP="00EA1DFA">
      <w:pPr>
        <w:autoSpaceDE w:val="0"/>
        <w:autoSpaceDN w:val="0"/>
        <w:adjustRightInd w:val="0"/>
        <w:spacing w:after="0" w:line="360" w:lineRule="auto"/>
        <w:jc w:val="both"/>
        <w:rPr>
          <w:rFonts w:ascii="Arial" w:hAnsi="Arial" w:cs="Arial"/>
          <w:b/>
          <w:color w:val="000000"/>
          <w:sz w:val="24"/>
          <w:szCs w:val="24"/>
        </w:rPr>
      </w:pPr>
    </w:p>
    <w:p w14:paraId="747468BC" w14:textId="77777777" w:rsidR="007A534D" w:rsidRDefault="007A534D" w:rsidP="00EA1DFA">
      <w:pPr>
        <w:autoSpaceDE w:val="0"/>
        <w:autoSpaceDN w:val="0"/>
        <w:adjustRightInd w:val="0"/>
        <w:spacing w:after="0" w:line="360" w:lineRule="auto"/>
        <w:jc w:val="both"/>
        <w:rPr>
          <w:rFonts w:ascii="Arial" w:hAnsi="Arial" w:cs="Arial"/>
          <w:b/>
          <w:color w:val="000000"/>
          <w:sz w:val="24"/>
          <w:szCs w:val="24"/>
        </w:rPr>
      </w:pPr>
    </w:p>
    <w:p w14:paraId="30E2E72A" w14:textId="5F928ACF" w:rsidR="007A534D" w:rsidRDefault="007A534D" w:rsidP="00EA1DFA">
      <w:pPr>
        <w:autoSpaceDE w:val="0"/>
        <w:autoSpaceDN w:val="0"/>
        <w:adjustRightInd w:val="0"/>
        <w:spacing w:after="0" w:line="360" w:lineRule="auto"/>
        <w:jc w:val="both"/>
        <w:rPr>
          <w:rFonts w:ascii="Arial" w:hAnsi="Arial" w:cs="Arial"/>
          <w:b/>
          <w:color w:val="000000"/>
          <w:sz w:val="24"/>
          <w:szCs w:val="24"/>
        </w:rPr>
      </w:pPr>
    </w:p>
    <w:p w14:paraId="13E421EF" w14:textId="77777777" w:rsidR="00F5587D" w:rsidRDefault="00F5587D" w:rsidP="00EA1DFA">
      <w:pPr>
        <w:autoSpaceDE w:val="0"/>
        <w:autoSpaceDN w:val="0"/>
        <w:adjustRightInd w:val="0"/>
        <w:spacing w:after="0" w:line="360" w:lineRule="auto"/>
        <w:jc w:val="both"/>
        <w:rPr>
          <w:rFonts w:ascii="Arial" w:hAnsi="Arial" w:cs="Arial"/>
          <w:b/>
          <w:color w:val="000000"/>
          <w:sz w:val="24"/>
          <w:szCs w:val="24"/>
        </w:rPr>
      </w:pPr>
    </w:p>
    <w:p w14:paraId="0BCAFB45" w14:textId="77777777" w:rsidR="00C92FA9" w:rsidRDefault="00C92FA9" w:rsidP="00C92FA9">
      <w:pPr>
        <w:pStyle w:val="NoSpacing"/>
        <w:rPr>
          <w:rFonts w:ascii="Arial" w:hAnsi="Arial" w:cs="Arial"/>
          <w:b/>
          <w:sz w:val="20"/>
          <w:szCs w:val="20"/>
        </w:rPr>
      </w:pPr>
      <w:r w:rsidRPr="00C37A96">
        <w:rPr>
          <w:rFonts w:ascii="Arial" w:hAnsi="Arial" w:cs="Arial"/>
          <w:b/>
          <w:noProof/>
          <w:lang w:val="en-US"/>
        </w:rPr>
        <w:drawing>
          <wp:inline distT="0" distB="0" distL="0" distR="0" wp14:anchorId="02964C2B" wp14:editId="5AF4CC56">
            <wp:extent cx="781050" cy="581025"/>
            <wp:effectExtent l="0" t="0" r="0" b="9525"/>
            <wp:docPr id="55" name="Imagen 55"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051644B6" w14:textId="77777777" w:rsidR="00C92FA9" w:rsidRPr="00561F7F" w:rsidRDefault="00C92FA9" w:rsidP="00C92FA9">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sidR="007A534D">
        <w:rPr>
          <w:rFonts w:ascii="Arial" w:hAnsi="Arial" w:cs="Arial"/>
          <w:b/>
          <w:color w:val="ED7D31" w:themeColor="accent2"/>
          <w:sz w:val="20"/>
          <w:szCs w:val="20"/>
        </w:rPr>
        <w:t>-------------------------------</w:t>
      </w:r>
    </w:p>
    <w:p w14:paraId="4256A7E6" w14:textId="77777777" w:rsidR="00273157" w:rsidRDefault="00273157" w:rsidP="00E9265B">
      <w:pPr>
        <w:pStyle w:val="ListParagraph"/>
        <w:autoSpaceDE w:val="0"/>
        <w:autoSpaceDN w:val="0"/>
        <w:adjustRightInd w:val="0"/>
        <w:spacing w:after="0" w:line="240" w:lineRule="auto"/>
        <w:rPr>
          <w:rFonts w:ascii="Arial" w:hAnsi="Arial" w:cs="Arial"/>
          <w:color w:val="000000"/>
        </w:rPr>
      </w:pPr>
    </w:p>
    <w:p w14:paraId="1173FBB9" w14:textId="77777777" w:rsidR="004C4765" w:rsidRPr="00EC1F9B" w:rsidRDefault="0053748F" w:rsidP="00EC1F9B">
      <w:pPr>
        <w:autoSpaceDE w:val="0"/>
        <w:autoSpaceDN w:val="0"/>
        <w:adjustRightInd w:val="0"/>
        <w:spacing w:after="0" w:line="360" w:lineRule="auto"/>
        <w:jc w:val="center"/>
        <w:rPr>
          <w:rFonts w:ascii="Arial" w:hAnsi="Arial" w:cs="Arial"/>
          <w:b/>
          <w:color w:val="000000"/>
        </w:rPr>
      </w:pPr>
      <w:r>
        <w:rPr>
          <w:rFonts w:ascii="Arial" w:hAnsi="Arial" w:cs="Arial"/>
          <w:b/>
          <w:color w:val="000000"/>
        </w:rPr>
        <w:t xml:space="preserve">3.1 </w:t>
      </w:r>
      <w:r w:rsidR="00EC1F9B" w:rsidRPr="00EC1F9B">
        <w:rPr>
          <w:rFonts w:ascii="Arial" w:hAnsi="Arial" w:cs="Arial"/>
          <w:b/>
          <w:color w:val="000000"/>
        </w:rPr>
        <w:t>CARACTERIZACION TERRITORIAL</w:t>
      </w:r>
    </w:p>
    <w:p w14:paraId="298CA187" w14:textId="77777777" w:rsidR="00EA1DFA" w:rsidRPr="00EC1F9B" w:rsidRDefault="00C65881" w:rsidP="00EC1F9B">
      <w:pPr>
        <w:autoSpaceDE w:val="0"/>
        <w:autoSpaceDN w:val="0"/>
        <w:adjustRightInd w:val="0"/>
        <w:spacing w:after="0" w:line="240" w:lineRule="auto"/>
        <w:rPr>
          <w:rFonts w:ascii="Arial" w:hAnsi="Arial" w:cs="Arial"/>
          <w:color w:val="000000"/>
        </w:rPr>
      </w:pPr>
      <w:r w:rsidRPr="00EC1F9B">
        <w:rPr>
          <w:rFonts w:ascii="Arial" w:hAnsi="Arial" w:cs="Arial"/>
          <w:b/>
          <w:color w:val="000000"/>
        </w:rPr>
        <w:t>3.1 FASE</w:t>
      </w:r>
      <w:r w:rsidR="00EA1DFA" w:rsidRPr="00EC1F9B">
        <w:rPr>
          <w:rFonts w:ascii="Arial" w:hAnsi="Arial" w:cs="Arial"/>
          <w:b/>
          <w:color w:val="000000"/>
        </w:rPr>
        <w:t xml:space="preserve"> 1</w:t>
      </w:r>
      <w:r w:rsidR="00EA1DFA" w:rsidRPr="00EC1F9B">
        <w:rPr>
          <w:rFonts w:ascii="Arial" w:hAnsi="Arial" w:cs="Arial"/>
          <w:color w:val="000000"/>
        </w:rPr>
        <w:t xml:space="preserve">: </w:t>
      </w:r>
      <w:r w:rsidR="00EA1DFA" w:rsidRPr="00EC1F9B">
        <w:rPr>
          <w:rFonts w:ascii="Arial" w:hAnsi="Arial" w:cs="Arial"/>
          <w:b/>
          <w:color w:val="000000"/>
        </w:rPr>
        <w:t xml:space="preserve">CONOCIMIENTO INTEGRAL DE LA </w:t>
      </w:r>
      <w:r w:rsidR="00102F80" w:rsidRPr="00EC1F9B">
        <w:rPr>
          <w:rFonts w:ascii="Arial" w:hAnsi="Arial" w:cs="Arial"/>
          <w:b/>
          <w:color w:val="000000"/>
        </w:rPr>
        <w:t>REALIDAD</w:t>
      </w:r>
      <w:r w:rsidR="00102F80">
        <w:rPr>
          <w:rFonts w:ascii="Arial" w:hAnsi="Arial" w:cs="Arial"/>
          <w:b/>
          <w:color w:val="000000"/>
        </w:rPr>
        <w:t xml:space="preserve"> TERRITORIAL</w:t>
      </w:r>
    </w:p>
    <w:p w14:paraId="131D9029" w14:textId="77777777" w:rsidR="00E9265B" w:rsidRPr="00273157" w:rsidRDefault="00E9265B" w:rsidP="00E9265B">
      <w:pPr>
        <w:pStyle w:val="ListParagraph"/>
        <w:autoSpaceDE w:val="0"/>
        <w:autoSpaceDN w:val="0"/>
        <w:adjustRightInd w:val="0"/>
        <w:spacing w:after="0" w:line="240" w:lineRule="auto"/>
        <w:jc w:val="both"/>
        <w:rPr>
          <w:rFonts w:ascii="Arial" w:hAnsi="Arial" w:cs="Arial"/>
          <w:color w:val="000000"/>
        </w:rPr>
      </w:pPr>
    </w:p>
    <w:p w14:paraId="70303FBF" w14:textId="06982851" w:rsidR="00EA1DFA" w:rsidRDefault="00EA1DFA" w:rsidP="00EA1DFA">
      <w:pPr>
        <w:autoSpaceDE w:val="0"/>
        <w:autoSpaceDN w:val="0"/>
        <w:adjustRightInd w:val="0"/>
        <w:spacing w:after="0" w:line="360" w:lineRule="auto"/>
        <w:jc w:val="both"/>
        <w:rPr>
          <w:rFonts w:ascii="Arial" w:hAnsi="Arial" w:cs="Arial"/>
        </w:rPr>
      </w:pPr>
      <w:r w:rsidRPr="00273157">
        <w:rPr>
          <w:rFonts w:ascii="Arial" w:hAnsi="Arial" w:cs="Arial"/>
        </w:rPr>
        <w:t>El conocimiento Integral o diagnóstico de la realidad, permite conocer cómo está configurado el territorio y sus dinámicas, se revelan los problemas, las necesidades y las prioridades de la población; las brechas de infraestructura y de acceso a servicios públicos de calidad. La identificación de las variables estratégicas, selección de indicadores, análisis de variables estratégicas, análisis de brechas.</w:t>
      </w:r>
    </w:p>
    <w:p w14:paraId="060A6DD6" w14:textId="77777777" w:rsidR="001B3E05" w:rsidRPr="007A534D" w:rsidRDefault="001B3E05" w:rsidP="00D8613E">
      <w:pPr>
        <w:pStyle w:val="ListParagraph"/>
        <w:numPr>
          <w:ilvl w:val="0"/>
          <w:numId w:val="78"/>
        </w:numPr>
        <w:autoSpaceDE w:val="0"/>
        <w:autoSpaceDN w:val="0"/>
        <w:adjustRightInd w:val="0"/>
        <w:spacing w:after="0" w:line="360" w:lineRule="auto"/>
        <w:jc w:val="both"/>
        <w:rPr>
          <w:rFonts w:ascii="Arial" w:hAnsi="Arial" w:cs="Arial"/>
          <w:b/>
          <w:color w:val="000000"/>
        </w:rPr>
      </w:pPr>
      <w:r w:rsidRPr="007A534D">
        <w:rPr>
          <w:rFonts w:ascii="Arial" w:hAnsi="Arial" w:cs="Arial"/>
          <w:b/>
          <w:color w:val="000000"/>
        </w:rPr>
        <w:t xml:space="preserve">SISTEMA POBLACIONAL </w:t>
      </w:r>
    </w:p>
    <w:p w14:paraId="59247080" w14:textId="77777777" w:rsidR="008D309B" w:rsidRPr="008D309B" w:rsidRDefault="008D309B" w:rsidP="008D309B">
      <w:pPr>
        <w:pStyle w:val="rtejustify"/>
        <w:shd w:val="clear" w:color="auto" w:fill="FFFFFF"/>
        <w:spacing w:before="0" w:beforeAutospacing="0" w:after="150" w:afterAutospacing="0" w:line="360" w:lineRule="atLeast"/>
        <w:jc w:val="both"/>
        <w:rPr>
          <w:rFonts w:ascii="Arial" w:hAnsi="Arial" w:cs="Arial"/>
          <w:color w:val="666666"/>
          <w:sz w:val="22"/>
          <w:szCs w:val="22"/>
          <w:lang w:val="es-ES"/>
        </w:rPr>
      </w:pPr>
      <w:r w:rsidRPr="008D309B">
        <w:rPr>
          <w:rFonts w:ascii="Arial" w:hAnsi="Arial" w:cs="Arial"/>
          <w:color w:val="666666"/>
          <w:sz w:val="22"/>
          <w:szCs w:val="22"/>
          <w:lang w:val="es-ES"/>
        </w:rPr>
        <w:t>Constituido por el conjunto de n</w:t>
      </w:r>
      <w:r>
        <w:rPr>
          <w:rFonts w:ascii="Arial" w:hAnsi="Arial" w:cs="Arial"/>
          <w:color w:val="666666"/>
          <w:sz w:val="22"/>
          <w:szCs w:val="22"/>
          <w:lang w:val="es-ES"/>
        </w:rPr>
        <w:t>úcleos de población, urbanos y</w:t>
      </w:r>
      <w:r w:rsidRPr="008D309B">
        <w:rPr>
          <w:rFonts w:ascii="Arial" w:hAnsi="Arial" w:cs="Arial"/>
          <w:color w:val="666666"/>
          <w:sz w:val="22"/>
          <w:szCs w:val="22"/>
          <w:lang w:val="es-ES"/>
        </w:rPr>
        <w:t xml:space="preserve"> rurales. Áreas con población vulnerable (extremadamente pobre, pobre, personas en riesgos de desastres naturales). Se incluye también dentro de esta temática el reconocimiento de las áreas ocupadas por las </w:t>
      </w:r>
      <w:r>
        <w:rPr>
          <w:rFonts w:ascii="Arial" w:hAnsi="Arial" w:cs="Arial"/>
          <w:color w:val="666666"/>
          <w:sz w:val="22"/>
          <w:szCs w:val="22"/>
          <w:lang w:val="es-ES"/>
        </w:rPr>
        <w:t>comunidades campesinas</w:t>
      </w:r>
      <w:r w:rsidRPr="008D309B">
        <w:rPr>
          <w:rFonts w:ascii="Arial" w:hAnsi="Arial" w:cs="Arial"/>
          <w:color w:val="666666"/>
          <w:sz w:val="22"/>
          <w:szCs w:val="22"/>
          <w:lang w:val="es-ES"/>
        </w:rPr>
        <w:t xml:space="preserve">. </w:t>
      </w:r>
    </w:p>
    <w:p w14:paraId="65FCBC75" w14:textId="77777777" w:rsidR="00B36CC0" w:rsidRPr="00B36CC0" w:rsidRDefault="00B36CC0" w:rsidP="00B36CC0">
      <w:pPr>
        <w:autoSpaceDE w:val="0"/>
        <w:autoSpaceDN w:val="0"/>
        <w:adjustRightInd w:val="0"/>
        <w:spacing w:after="0" w:line="360" w:lineRule="auto"/>
        <w:jc w:val="both"/>
        <w:rPr>
          <w:rFonts w:ascii="Arial" w:hAnsi="Arial" w:cs="Arial"/>
          <w:color w:val="404040"/>
        </w:rPr>
      </w:pPr>
      <w:r w:rsidRPr="00B36CC0">
        <w:rPr>
          <w:rFonts w:ascii="Arial" w:hAnsi="Arial" w:cs="Arial"/>
          <w:color w:val="000000"/>
        </w:rPr>
        <w:t xml:space="preserve">La población del distrito de Huacrapuquio, se clasifica en población absoluta y población relativa  </w:t>
      </w:r>
    </w:p>
    <w:p w14:paraId="2BD6CC2A" w14:textId="77777777" w:rsidR="00B36CC0" w:rsidRPr="00B36CC0" w:rsidRDefault="00B36CC0" w:rsidP="00B36CC0">
      <w:pPr>
        <w:pStyle w:val="NormalWeb"/>
        <w:shd w:val="clear" w:color="auto" w:fill="FFFFFF"/>
        <w:spacing w:before="0" w:beforeAutospacing="0" w:after="0" w:afterAutospacing="0" w:line="360" w:lineRule="auto"/>
        <w:jc w:val="both"/>
        <w:textAlignment w:val="top"/>
        <w:rPr>
          <w:rFonts w:ascii="Arial" w:hAnsi="Arial" w:cs="Arial"/>
          <w:color w:val="404040"/>
          <w:sz w:val="22"/>
          <w:szCs w:val="22"/>
        </w:rPr>
      </w:pPr>
      <w:r w:rsidRPr="00B36CC0">
        <w:rPr>
          <w:rFonts w:ascii="Arial" w:hAnsi="Arial" w:cs="Arial"/>
          <w:color w:val="404040"/>
          <w:sz w:val="22"/>
          <w:szCs w:val="22"/>
        </w:rPr>
        <w:t>La</w:t>
      </w:r>
      <w:r w:rsidRPr="00B36CC0">
        <w:rPr>
          <w:rStyle w:val="Strong"/>
          <w:rFonts w:ascii="Arial" w:hAnsi="Arial" w:cs="Arial"/>
          <w:color w:val="404040"/>
          <w:sz w:val="22"/>
          <w:szCs w:val="22"/>
          <w:bdr w:val="none" w:sz="0" w:space="0" w:color="auto" w:frame="1"/>
        </w:rPr>
        <w:t> población absoluta</w:t>
      </w:r>
      <w:r w:rsidRPr="00B36CC0">
        <w:rPr>
          <w:rFonts w:ascii="Arial" w:hAnsi="Arial" w:cs="Arial"/>
          <w:color w:val="404040"/>
          <w:sz w:val="22"/>
          <w:szCs w:val="22"/>
        </w:rPr>
        <w:t> es el número total de personas que habitan en Huacrapuquio, de acuerdo a los resultados del Censo Nacional de Población y Vivienda realizado por</w:t>
      </w:r>
      <w:r w:rsidR="003A316F">
        <w:rPr>
          <w:rFonts w:ascii="Arial" w:hAnsi="Arial" w:cs="Arial"/>
          <w:color w:val="404040"/>
          <w:sz w:val="22"/>
          <w:szCs w:val="22"/>
        </w:rPr>
        <w:t xml:space="preserve"> </w:t>
      </w:r>
      <w:r w:rsidRPr="00B36CC0">
        <w:rPr>
          <w:rFonts w:ascii="Arial" w:hAnsi="Arial" w:cs="Arial"/>
          <w:color w:val="404040"/>
          <w:sz w:val="22"/>
          <w:szCs w:val="22"/>
        </w:rPr>
        <w:t>el Instituto Nacional de Estadística e Informática INEI el año 2017 se tiene los resultados siguientes:</w:t>
      </w:r>
    </w:p>
    <w:p w14:paraId="6A63442B" w14:textId="77777777" w:rsidR="00D17507" w:rsidRPr="009D6FE9" w:rsidRDefault="00D17507" w:rsidP="00D17507">
      <w:pPr>
        <w:pStyle w:val="NormalWeb"/>
        <w:shd w:val="clear" w:color="auto" w:fill="FFFFFF"/>
        <w:spacing w:before="0" w:beforeAutospacing="0" w:after="0" w:afterAutospacing="0" w:line="360" w:lineRule="auto"/>
        <w:ind w:left="720"/>
        <w:jc w:val="center"/>
        <w:textAlignment w:val="top"/>
        <w:rPr>
          <w:rFonts w:ascii="Arial" w:hAnsi="Arial" w:cs="Arial"/>
          <w:b/>
          <w:color w:val="404040"/>
          <w:sz w:val="22"/>
          <w:szCs w:val="22"/>
        </w:rPr>
      </w:pPr>
      <w:r w:rsidRPr="009D6FE9">
        <w:rPr>
          <w:rFonts w:ascii="Arial" w:hAnsi="Arial" w:cs="Arial"/>
          <w:b/>
          <w:color w:val="404040"/>
          <w:sz w:val="22"/>
          <w:szCs w:val="22"/>
        </w:rPr>
        <w:t>Cuadro N° 01</w:t>
      </w:r>
    </w:p>
    <w:p w14:paraId="7D3B0873" w14:textId="77777777" w:rsidR="00D17507" w:rsidRPr="003A316F" w:rsidRDefault="00D17507" w:rsidP="00D17507">
      <w:pPr>
        <w:pStyle w:val="NormalWeb"/>
        <w:shd w:val="clear" w:color="auto" w:fill="FFFFFF"/>
        <w:spacing w:before="0" w:beforeAutospacing="0" w:after="0" w:afterAutospacing="0" w:line="360" w:lineRule="auto"/>
        <w:ind w:left="720"/>
        <w:jc w:val="center"/>
        <w:textAlignment w:val="top"/>
        <w:rPr>
          <w:rFonts w:ascii="Arial" w:hAnsi="Arial" w:cs="Arial"/>
          <w:b/>
          <w:color w:val="404040"/>
          <w:sz w:val="20"/>
          <w:szCs w:val="20"/>
        </w:rPr>
      </w:pPr>
      <w:r w:rsidRPr="003A316F">
        <w:rPr>
          <w:rFonts w:ascii="Arial" w:hAnsi="Arial" w:cs="Arial"/>
          <w:b/>
          <w:color w:val="404040"/>
          <w:sz w:val="20"/>
          <w:szCs w:val="20"/>
        </w:rPr>
        <w:t>POBLACION DISTRITO DE HUACRAPUQUIO</w:t>
      </w:r>
    </w:p>
    <w:p w14:paraId="5CC01405" w14:textId="77777777" w:rsidR="00D17507" w:rsidRPr="003A316F" w:rsidRDefault="00D17507" w:rsidP="00D17507">
      <w:pPr>
        <w:pStyle w:val="NormalWeb"/>
        <w:shd w:val="clear" w:color="auto" w:fill="FFFFFF"/>
        <w:spacing w:before="0" w:beforeAutospacing="0" w:after="0" w:afterAutospacing="0" w:line="360" w:lineRule="auto"/>
        <w:ind w:left="720"/>
        <w:jc w:val="center"/>
        <w:textAlignment w:val="top"/>
        <w:rPr>
          <w:rFonts w:ascii="Arial" w:hAnsi="Arial" w:cs="Arial"/>
          <w:b/>
          <w:color w:val="404040"/>
          <w:sz w:val="20"/>
          <w:szCs w:val="20"/>
        </w:rPr>
      </w:pPr>
      <w:r w:rsidRPr="003A316F">
        <w:rPr>
          <w:rFonts w:ascii="Arial" w:hAnsi="Arial" w:cs="Arial"/>
          <w:b/>
          <w:color w:val="404040"/>
          <w:sz w:val="20"/>
          <w:szCs w:val="20"/>
        </w:rPr>
        <w:t>EN EDADES QUINQUENALES</w:t>
      </w:r>
    </w:p>
    <w:p w14:paraId="4FCCE18D" w14:textId="77777777" w:rsidR="00D17507" w:rsidRPr="00D17507" w:rsidRDefault="00D17507" w:rsidP="00D17507">
      <w:pPr>
        <w:pStyle w:val="NormalWeb"/>
        <w:shd w:val="clear" w:color="auto" w:fill="FFFFFF"/>
        <w:spacing w:before="0" w:beforeAutospacing="0" w:after="0" w:afterAutospacing="0"/>
        <w:ind w:left="720"/>
        <w:jc w:val="center"/>
        <w:textAlignment w:val="top"/>
        <w:rPr>
          <w:rFonts w:ascii="Arial" w:hAnsi="Arial" w:cs="Arial"/>
          <w:b/>
          <w:color w:val="404040"/>
          <w:sz w:val="18"/>
          <w:szCs w:val="18"/>
        </w:rPr>
      </w:pPr>
    </w:p>
    <w:tbl>
      <w:tblPr>
        <w:tblStyle w:val="TableGrid"/>
        <w:tblW w:w="0" w:type="auto"/>
        <w:tblInd w:w="988" w:type="dxa"/>
        <w:tblLook w:val="04A0" w:firstRow="1" w:lastRow="0" w:firstColumn="1" w:lastColumn="0" w:noHBand="0" w:noVBand="1"/>
      </w:tblPr>
      <w:tblGrid>
        <w:gridCol w:w="2693"/>
        <w:gridCol w:w="1241"/>
        <w:gridCol w:w="1310"/>
        <w:gridCol w:w="1701"/>
      </w:tblGrid>
      <w:tr w:rsidR="00D17507" w:rsidRPr="009D6FE9" w14:paraId="393498F8" w14:textId="77777777" w:rsidTr="00E66B7E">
        <w:tc>
          <w:tcPr>
            <w:tcW w:w="2693" w:type="dxa"/>
          </w:tcPr>
          <w:p w14:paraId="01F5C0FB" w14:textId="77777777" w:rsidR="00D17507" w:rsidRPr="009D6FE9" w:rsidRDefault="00D17507" w:rsidP="00E66B7E">
            <w:pPr>
              <w:pStyle w:val="NormalWeb"/>
              <w:spacing w:before="0" w:beforeAutospacing="0" w:after="0" w:afterAutospacing="0"/>
              <w:jc w:val="center"/>
              <w:textAlignment w:val="top"/>
              <w:rPr>
                <w:rFonts w:ascii="Arial" w:hAnsi="Arial" w:cs="Arial"/>
                <w:b/>
                <w:color w:val="404040"/>
                <w:sz w:val="20"/>
                <w:szCs w:val="20"/>
              </w:rPr>
            </w:pPr>
            <w:r w:rsidRPr="009D6FE9">
              <w:rPr>
                <w:rFonts w:ascii="Arial" w:hAnsi="Arial" w:cs="Arial"/>
                <w:b/>
                <w:color w:val="404040"/>
                <w:sz w:val="20"/>
                <w:szCs w:val="20"/>
              </w:rPr>
              <w:t>Edad en Grupos Quinquenales - años</w:t>
            </w:r>
          </w:p>
        </w:tc>
        <w:tc>
          <w:tcPr>
            <w:tcW w:w="1241" w:type="dxa"/>
          </w:tcPr>
          <w:p w14:paraId="4BF92018" w14:textId="77777777" w:rsidR="00D17507" w:rsidRPr="009D6FE9" w:rsidRDefault="00D17507" w:rsidP="00E66B7E">
            <w:pPr>
              <w:pStyle w:val="NormalWeb"/>
              <w:spacing w:before="0" w:beforeAutospacing="0" w:after="0" w:afterAutospacing="0"/>
              <w:jc w:val="center"/>
              <w:textAlignment w:val="top"/>
              <w:rPr>
                <w:rFonts w:ascii="Arial" w:hAnsi="Arial" w:cs="Arial"/>
                <w:b/>
                <w:color w:val="404040"/>
                <w:sz w:val="20"/>
                <w:szCs w:val="20"/>
              </w:rPr>
            </w:pPr>
            <w:r w:rsidRPr="009D6FE9">
              <w:rPr>
                <w:rFonts w:ascii="Arial" w:hAnsi="Arial" w:cs="Arial"/>
                <w:b/>
                <w:color w:val="404040"/>
                <w:sz w:val="20"/>
                <w:szCs w:val="20"/>
              </w:rPr>
              <w:t>Casos</w:t>
            </w:r>
          </w:p>
        </w:tc>
        <w:tc>
          <w:tcPr>
            <w:tcW w:w="1310" w:type="dxa"/>
          </w:tcPr>
          <w:p w14:paraId="2F511A6E" w14:textId="77777777" w:rsidR="00D17507" w:rsidRPr="009D6FE9" w:rsidRDefault="00D17507" w:rsidP="00E66B7E">
            <w:pPr>
              <w:pStyle w:val="NormalWeb"/>
              <w:spacing w:before="0" w:beforeAutospacing="0" w:after="0" w:afterAutospacing="0"/>
              <w:jc w:val="center"/>
              <w:textAlignment w:val="top"/>
              <w:rPr>
                <w:rFonts w:ascii="Arial" w:hAnsi="Arial" w:cs="Arial"/>
                <w:b/>
                <w:color w:val="404040"/>
                <w:sz w:val="20"/>
                <w:szCs w:val="20"/>
              </w:rPr>
            </w:pPr>
            <w:r w:rsidRPr="009D6FE9">
              <w:rPr>
                <w:rFonts w:ascii="Arial" w:hAnsi="Arial" w:cs="Arial"/>
                <w:b/>
                <w:color w:val="404040"/>
                <w:sz w:val="20"/>
                <w:szCs w:val="20"/>
              </w:rPr>
              <w:t>%</w:t>
            </w:r>
          </w:p>
        </w:tc>
        <w:tc>
          <w:tcPr>
            <w:tcW w:w="1701" w:type="dxa"/>
          </w:tcPr>
          <w:p w14:paraId="556FB30B" w14:textId="77777777" w:rsidR="00D17507" w:rsidRPr="009D6FE9" w:rsidRDefault="00D17507" w:rsidP="00E66B7E">
            <w:pPr>
              <w:pStyle w:val="NormalWeb"/>
              <w:spacing w:before="0" w:beforeAutospacing="0" w:after="0" w:afterAutospacing="0"/>
              <w:jc w:val="center"/>
              <w:textAlignment w:val="top"/>
              <w:rPr>
                <w:rFonts w:ascii="Arial" w:hAnsi="Arial" w:cs="Arial"/>
                <w:b/>
                <w:color w:val="404040"/>
                <w:sz w:val="20"/>
                <w:szCs w:val="20"/>
              </w:rPr>
            </w:pPr>
            <w:r w:rsidRPr="009D6FE9">
              <w:rPr>
                <w:rFonts w:ascii="Arial" w:hAnsi="Arial" w:cs="Arial"/>
                <w:b/>
                <w:color w:val="404040"/>
                <w:sz w:val="20"/>
                <w:szCs w:val="20"/>
              </w:rPr>
              <w:t>Porcentaje Acumulado %</w:t>
            </w:r>
          </w:p>
        </w:tc>
      </w:tr>
      <w:tr w:rsidR="00D17507" w:rsidRPr="009D6FE9" w14:paraId="5221307B" w14:textId="77777777" w:rsidTr="00E66B7E">
        <w:tc>
          <w:tcPr>
            <w:tcW w:w="2693" w:type="dxa"/>
          </w:tcPr>
          <w:p w14:paraId="31DD321E"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De 0 a 4 años</w:t>
            </w:r>
          </w:p>
        </w:tc>
        <w:tc>
          <w:tcPr>
            <w:tcW w:w="1241" w:type="dxa"/>
          </w:tcPr>
          <w:p w14:paraId="0DD88271"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112</w:t>
            </w:r>
          </w:p>
        </w:tc>
        <w:tc>
          <w:tcPr>
            <w:tcW w:w="1310" w:type="dxa"/>
          </w:tcPr>
          <w:p w14:paraId="4610DED9"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8.20 %</w:t>
            </w:r>
          </w:p>
        </w:tc>
        <w:tc>
          <w:tcPr>
            <w:tcW w:w="1701" w:type="dxa"/>
          </w:tcPr>
          <w:p w14:paraId="104214B5"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8.20 %</w:t>
            </w:r>
          </w:p>
        </w:tc>
      </w:tr>
      <w:tr w:rsidR="00D17507" w:rsidRPr="009D6FE9" w14:paraId="46C5DE19" w14:textId="77777777" w:rsidTr="00E66B7E">
        <w:tc>
          <w:tcPr>
            <w:tcW w:w="2693" w:type="dxa"/>
          </w:tcPr>
          <w:p w14:paraId="5E4DB885"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De 5 a 9 años</w:t>
            </w:r>
          </w:p>
        </w:tc>
        <w:tc>
          <w:tcPr>
            <w:tcW w:w="1241" w:type="dxa"/>
          </w:tcPr>
          <w:p w14:paraId="66ACBE59"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105</w:t>
            </w:r>
          </w:p>
        </w:tc>
        <w:tc>
          <w:tcPr>
            <w:tcW w:w="1310" w:type="dxa"/>
          </w:tcPr>
          <w:p w14:paraId="0C0F5C17"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7.69 %</w:t>
            </w:r>
          </w:p>
        </w:tc>
        <w:tc>
          <w:tcPr>
            <w:tcW w:w="1701" w:type="dxa"/>
          </w:tcPr>
          <w:p w14:paraId="444C8638"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15.89 %</w:t>
            </w:r>
          </w:p>
        </w:tc>
      </w:tr>
      <w:tr w:rsidR="00D17507" w:rsidRPr="009D6FE9" w14:paraId="07E2FE1C" w14:textId="77777777" w:rsidTr="00E66B7E">
        <w:tc>
          <w:tcPr>
            <w:tcW w:w="2693" w:type="dxa"/>
          </w:tcPr>
          <w:p w14:paraId="2FE63110"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De 10 a 14 años</w:t>
            </w:r>
          </w:p>
        </w:tc>
        <w:tc>
          <w:tcPr>
            <w:tcW w:w="1241" w:type="dxa"/>
          </w:tcPr>
          <w:p w14:paraId="2CF4ED55"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126</w:t>
            </w:r>
          </w:p>
        </w:tc>
        <w:tc>
          <w:tcPr>
            <w:tcW w:w="1310" w:type="dxa"/>
          </w:tcPr>
          <w:p w14:paraId="4B41AA66"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9.22 %</w:t>
            </w:r>
          </w:p>
        </w:tc>
        <w:tc>
          <w:tcPr>
            <w:tcW w:w="1701" w:type="dxa"/>
          </w:tcPr>
          <w:p w14:paraId="3132E0B3"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25.11 %</w:t>
            </w:r>
          </w:p>
        </w:tc>
      </w:tr>
      <w:tr w:rsidR="00D17507" w:rsidRPr="009D6FE9" w14:paraId="4E3469F5" w14:textId="77777777" w:rsidTr="00E66B7E">
        <w:tc>
          <w:tcPr>
            <w:tcW w:w="2693" w:type="dxa"/>
          </w:tcPr>
          <w:p w14:paraId="2A3B2BCD"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De 15 a 19 años</w:t>
            </w:r>
          </w:p>
        </w:tc>
        <w:tc>
          <w:tcPr>
            <w:tcW w:w="1241" w:type="dxa"/>
          </w:tcPr>
          <w:p w14:paraId="3B0C10B8"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130</w:t>
            </w:r>
          </w:p>
        </w:tc>
        <w:tc>
          <w:tcPr>
            <w:tcW w:w="1310" w:type="dxa"/>
          </w:tcPr>
          <w:p w14:paraId="58EA33FD"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9.52 %</w:t>
            </w:r>
          </w:p>
        </w:tc>
        <w:tc>
          <w:tcPr>
            <w:tcW w:w="1701" w:type="dxa"/>
          </w:tcPr>
          <w:p w14:paraId="2BD96640"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34.63 %</w:t>
            </w:r>
          </w:p>
        </w:tc>
      </w:tr>
      <w:tr w:rsidR="00D17507" w:rsidRPr="009D6FE9" w14:paraId="4946CDAE" w14:textId="77777777" w:rsidTr="00E66B7E">
        <w:tc>
          <w:tcPr>
            <w:tcW w:w="2693" w:type="dxa"/>
          </w:tcPr>
          <w:p w14:paraId="4BD1CB7F"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De 20 a 24 años</w:t>
            </w:r>
          </w:p>
        </w:tc>
        <w:tc>
          <w:tcPr>
            <w:tcW w:w="1241" w:type="dxa"/>
          </w:tcPr>
          <w:p w14:paraId="4A78ABC4"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99</w:t>
            </w:r>
          </w:p>
        </w:tc>
        <w:tc>
          <w:tcPr>
            <w:tcW w:w="1310" w:type="dxa"/>
          </w:tcPr>
          <w:p w14:paraId="126255DF"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7.25 %</w:t>
            </w:r>
          </w:p>
        </w:tc>
        <w:tc>
          <w:tcPr>
            <w:tcW w:w="1701" w:type="dxa"/>
          </w:tcPr>
          <w:p w14:paraId="6185136B"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41.87 %</w:t>
            </w:r>
          </w:p>
        </w:tc>
      </w:tr>
      <w:tr w:rsidR="00D17507" w:rsidRPr="009D6FE9" w14:paraId="7CE64B87" w14:textId="77777777" w:rsidTr="00E66B7E">
        <w:tc>
          <w:tcPr>
            <w:tcW w:w="2693" w:type="dxa"/>
          </w:tcPr>
          <w:p w14:paraId="3C4D75EF"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De 25 a 29 años</w:t>
            </w:r>
          </w:p>
        </w:tc>
        <w:tc>
          <w:tcPr>
            <w:tcW w:w="1241" w:type="dxa"/>
          </w:tcPr>
          <w:p w14:paraId="02B236FB"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80</w:t>
            </w:r>
          </w:p>
        </w:tc>
        <w:tc>
          <w:tcPr>
            <w:tcW w:w="1310" w:type="dxa"/>
          </w:tcPr>
          <w:p w14:paraId="09F3F6E8"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5.86 %</w:t>
            </w:r>
          </w:p>
        </w:tc>
        <w:tc>
          <w:tcPr>
            <w:tcW w:w="1701" w:type="dxa"/>
          </w:tcPr>
          <w:p w14:paraId="6F53CCD7"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47.73 %</w:t>
            </w:r>
          </w:p>
        </w:tc>
      </w:tr>
      <w:tr w:rsidR="00D17507" w:rsidRPr="009D6FE9" w14:paraId="2F8217A5" w14:textId="77777777" w:rsidTr="00E66B7E">
        <w:tc>
          <w:tcPr>
            <w:tcW w:w="2693" w:type="dxa"/>
          </w:tcPr>
          <w:p w14:paraId="29EC7FA4"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De 30 a 34</w:t>
            </w:r>
          </w:p>
        </w:tc>
        <w:tc>
          <w:tcPr>
            <w:tcW w:w="1241" w:type="dxa"/>
          </w:tcPr>
          <w:p w14:paraId="70E98B52"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81</w:t>
            </w:r>
          </w:p>
        </w:tc>
        <w:tc>
          <w:tcPr>
            <w:tcW w:w="1310" w:type="dxa"/>
          </w:tcPr>
          <w:p w14:paraId="4A92B356"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5.93</w:t>
            </w:r>
          </w:p>
        </w:tc>
        <w:tc>
          <w:tcPr>
            <w:tcW w:w="1701" w:type="dxa"/>
          </w:tcPr>
          <w:p w14:paraId="78F6CF78"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53.66</w:t>
            </w:r>
          </w:p>
        </w:tc>
      </w:tr>
      <w:tr w:rsidR="00D17507" w:rsidRPr="009D6FE9" w14:paraId="37BA0483" w14:textId="77777777" w:rsidTr="00E66B7E">
        <w:tc>
          <w:tcPr>
            <w:tcW w:w="2693" w:type="dxa"/>
          </w:tcPr>
          <w:p w14:paraId="2CD1E1E5"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35 - 39</w:t>
            </w:r>
          </w:p>
        </w:tc>
        <w:tc>
          <w:tcPr>
            <w:tcW w:w="1241" w:type="dxa"/>
          </w:tcPr>
          <w:p w14:paraId="0AD3D693"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54</w:t>
            </w:r>
          </w:p>
        </w:tc>
        <w:tc>
          <w:tcPr>
            <w:tcW w:w="1310" w:type="dxa"/>
          </w:tcPr>
          <w:p w14:paraId="7BDB8AB5"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3.95</w:t>
            </w:r>
          </w:p>
        </w:tc>
        <w:tc>
          <w:tcPr>
            <w:tcW w:w="1701" w:type="dxa"/>
          </w:tcPr>
          <w:p w14:paraId="306542A2"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57.61</w:t>
            </w:r>
          </w:p>
        </w:tc>
      </w:tr>
      <w:tr w:rsidR="00D17507" w:rsidRPr="009D6FE9" w14:paraId="6D97B473" w14:textId="77777777" w:rsidTr="00E66B7E">
        <w:tc>
          <w:tcPr>
            <w:tcW w:w="2693" w:type="dxa"/>
          </w:tcPr>
          <w:p w14:paraId="764BF040"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40 - 44</w:t>
            </w:r>
          </w:p>
        </w:tc>
        <w:tc>
          <w:tcPr>
            <w:tcW w:w="1241" w:type="dxa"/>
          </w:tcPr>
          <w:p w14:paraId="5A4CBF35"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58</w:t>
            </w:r>
          </w:p>
        </w:tc>
        <w:tc>
          <w:tcPr>
            <w:tcW w:w="1310" w:type="dxa"/>
          </w:tcPr>
          <w:p w14:paraId="4D504D1D"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4.25</w:t>
            </w:r>
          </w:p>
        </w:tc>
        <w:tc>
          <w:tcPr>
            <w:tcW w:w="1701" w:type="dxa"/>
          </w:tcPr>
          <w:p w14:paraId="1CAB2ADA"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61.86</w:t>
            </w:r>
          </w:p>
        </w:tc>
      </w:tr>
      <w:tr w:rsidR="00D17507" w:rsidRPr="009D6FE9" w14:paraId="2BF60DD6" w14:textId="77777777" w:rsidTr="00E66B7E">
        <w:tc>
          <w:tcPr>
            <w:tcW w:w="2693" w:type="dxa"/>
          </w:tcPr>
          <w:p w14:paraId="6FF29603"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45 - 49</w:t>
            </w:r>
          </w:p>
        </w:tc>
        <w:tc>
          <w:tcPr>
            <w:tcW w:w="1241" w:type="dxa"/>
          </w:tcPr>
          <w:p w14:paraId="4871E335"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70</w:t>
            </w:r>
          </w:p>
        </w:tc>
        <w:tc>
          <w:tcPr>
            <w:tcW w:w="1310" w:type="dxa"/>
          </w:tcPr>
          <w:p w14:paraId="5426344E"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5.12</w:t>
            </w:r>
          </w:p>
        </w:tc>
        <w:tc>
          <w:tcPr>
            <w:tcW w:w="1701" w:type="dxa"/>
          </w:tcPr>
          <w:p w14:paraId="58B17C2F"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66.98</w:t>
            </w:r>
          </w:p>
        </w:tc>
      </w:tr>
      <w:tr w:rsidR="00D17507" w:rsidRPr="009D6FE9" w14:paraId="0034B787" w14:textId="77777777" w:rsidTr="00E66B7E">
        <w:tc>
          <w:tcPr>
            <w:tcW w:w="2693" w:type="dxa"/>
          </w:tcPr>
          <w:p w14:paraId="197DA0C3"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50 - 54</w:t>
            </w:r>
          </w:p>
        </w:tc>
        <w:tc>
          <w:tcPr>
            <w:tcW w:w="1241" w:type="dxa"/>
          </w:tcPr>
          <w:p w14:paraId="038D2066"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86</w:t>
            </w:r>
          </w:p>
        </w:tc>
        <w:tc>
          <w:tcPr>
            <w:tcW w:w="1310" w:type="dxa"/>
          </w:tcPr>
          <w:p w14:paraId="5820AE70"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6.30</w:t>
            </w:r>
          </w:p>
        </w:tc>
        <w:tc>
          <w:tcPr>
            <w:tcW w:w="1701" w:type="dxa"/>
          </w:tcPr>
          <w:p w14:paraId="78D0E02B"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73.28</w:t>
            </w:r>
          </w:p>
        </w:tc>
      </w:tr>
      <w:tr w:rsidR="00D17507" w:rsidRPr="009D6FE9" w14:paraId="666B925D" w14:textId="77777777" w:rsidTr="00E66B7E">
        <w:tc>
          <w:tcPr>
            <w:tcW w:w="2693" w:type="dxa"/>
          </w:tcPr>
          <w:p w14:paraId="01716AB9"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55 - 59</w:t>
            </w:r>
          </w:p>
        </w:tc>
        <w:tc>
          <w:tcPr>
            <w:tcW w:w="1241" w:type="dxa"/>
          </w:tcPr>
          <w:p w14:paraId="7717E2EB"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69</w:t>
            </w:r>
          </w:p>
        </w:tc>
        <w:tc>
          <w:tcPr>
            <w:tcW w:w="1310" w:type="dxa"/>
          </w:tcPr>
          <w:p w14:paraId="6A6943EC"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5.05</w:t>
            </w:r>
          </w:p>
        </w:tc>
        <w:tc>
          <w:tcPr>
            <w:tcW w:w="1701" w:type="dxa"/>
          </w:tcPr>
          <w:p w14:paraId="635F9F35"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78.33</w:t>
            </w:r>
          </w:p>
        </w:tc>
      </w:tr>
      <w:tr w:rsidR="00D17507" w:rsidRPr="009D6FE9" w14:paraId="765D06E3" w14:textId="77777777" w:rsidTr="00E66B7E">
        <w:tc>
          <w:tcPr>
            <w:tcW w:w="2693" w:type="dxa"/>
          </w:tcPr>
          <w:p w14:paraId="47DAD905"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60 - 64</w:t>
            </w:r>
          </w:p>
        </w:tc>
        <w:tc>
          <w:tcPr>
            <w:tcW w:w="1241" w:type="dxa"/>
          </w:tcPr>
          <w:p w14:paraId="31C4697D"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73</w:t>
            </w:r>
          </w:p>
        </w:tc>
        <w:tc>
          <w:tcPr>
            <w:tcW w:w="1310" w:type="dxa"/>
          </w:tcPr>
          <w:p w14:paraId="570F9DA0"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5.34</w:t>
            </w:r>
          </w:p>
        </w:tc>
        <w:tc>
          <w:tcPr>
            <w:tcW w:w="1701" w:type="dxa"/>
          </w:tcPr>
          <w:p w14:paraId="0D1EEC54"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83.67</w:t>
            </w:r>
          </w:p>
        </w:tc>
      </w:tr>
      <w:tr w:rsidR="00D17507" w:rsidRPr="009D6FE9" w14:paraId="3DE8CC70" w14:textId="77777777" w:rsidTr="00E66B7E">
        <w:tc>
          <w:tcPr>
            <w:tcW w:w="2693" w:type="dxa"/>
          </w:tcPr>
          <w:p w14:paraId="69DE3164"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65 - 69</w:t>
            </w:r>
          </w:p>
        </w:tc>
        <w:tc>
          <w:tcPr>
            <w:tcW w:w="1241" w:type="dxa"/>
          </w:tcPr>
          <w:p w14:paraId="0C19BE25"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54</w:t>
            </w:r>
          </w:p>
        </w:tc>
        <w:tc>
          <w:tcPr>
            <w:tcW w:w="1310" w:type="dxa"/>
          </w:tcPr>
          <w:p w14:paraId="52A04BBC"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3.95</w:t>
            </w:r>
          </w:p>
        </w:tc>
        <w:tc>
          <w:tcPr>
            <w:tcW w:w="1701" w:type="dxa"/>
          </w:tcPr>
          <w:p w14:paraId="6A865146"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87.63</w:t>
            </w:r>
          </w:p>
        </w:tc>
      </w:tr>
      <w:tr w:rsidR="00D17507" w:rsidRPr="009D6FE9" w14:paraId="5D6CD1AF" w14:textId="77777777" w:rsidTr="00E66B7E">
        <w:tc>
          <w:tcPr>
            <w:tcW w:w="2693" w:type="dxa"/>
          </w:tcPr>
          <w:p w14:paraId="26F7AEA5"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70 - 74</w:t>
            </w:r>
          </w:p>
        </w:tc>
        <w:tc>
          <w:tcPr>
            <w:tcW w:w="1241" w:type="dxa"/>
          </w:tcPr>
          <w:p w14:paraId="06F3AE23"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64</w:t>
            </w:r>
          </w:p>
        </w:tc>
        <w:tc>
          <w:tcPr>
            <w:tcW w:w="1310" w:type="dxa"/>
          </w:tcPr>
          <w:p w14:paraId="4D6C1F0D"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4.69</w:t>
            </w:r>
          </w:p>
        </w:tc>
        <w:tc>
          <w:tcPr>
            <w:tcW w:w="1701" w:type="dxa"/>
          </w:tcPr>
          <w:p w14:paraId="47F00140"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92.31</w:t>
            </w:r>
          </w:p>
        </w:tc>
      </w:tr>
      <w:tr w:rsidR="00D17507" w:rsidRPr="009D6FE9" w14:paraId="403E2FCF" w14:textId="77777777" w:rsidTr="00E66B7E">
        <w:tc>
          <w:tcPr>
            <w:tcW w:w="2693" w:type="dxa"/>
          </w:tcPr>
          <w:p w14:paraId="32B513D2"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75 - 79</w:t>
            </w:r>
          </w:p>
        </w:tc>
        <w:tc>
          <w:tcPr>
            <w:tcW w:w="1241" w:type="dxa"/>
          </w:tcPr>
          <w:p w14:paraId="67C632AF"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43</w:t>
            </w:r>
          </w:p>
        </w:tc>
        <w:tc>
          <w:tcPr>
            <w:tcW w:w="1310" w:type="dxa"/>
          </w:tcPr>
          <w:p w14:paraId="399343C8"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3.15</w:t>
            </w:r>
          </w:p>
        </w:tc>
        <w:tc>
          <w:tcPr>
            <w:tcW w:w="1701" w:type="dxa"/>
          </w:tcPr>
          <w:p w14:paraId="619C322F"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95.46</w:t>
            </w:r>
          </w:p>
        </w:tc>
      </w:tr>
      <w:tr w:rsidR="00D17507" w:rsidRPr="009D6FE9" w14:paraId="1E2C57B8" w14:textId="77777777" w:rsidTr="00E66B7E">
        <w:tc>
          <w:tcPr>
            <w:tcW w:w="2693" w:type="dxa"/>
          </w:tcPr>
          <w:p w14:paraId="2CBCDFE8"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80 - 84</w:t>
            </w:r>
          </w:p>
        </w:tc>
        <w:tc>
          <w:tcPr>
            <w:tcW w:w="1241" w:type="dxa"/>
          </w:tcPr>
          <w:p w14:paraId="64E69A99"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32</w:t>
            </w:r>
          </w:p>
        </w:tc>
        <w:tc>
          <w:tcPr>
            <w:tcW w:w="1310" w:type="dxa"/>
          </w:tcPr>
          <w:p w14:paraId="7DC5DF2E"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2.34</w:t>
            </w:r>
          </w:p>
        </w:tc>
        <w:tc>
          <w:tcPr>
            <w:tcW w:w="1701" w:type="dxa"/>
          </w:tcPr>
          <w:p w14:paraId="2B0FF4BA"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97.80</w:t>
            </w:r>
          </w:p>
        </w:tc>
      </w:tr>
      <w:tr w:rsidR="00D17507" w:rsidRPr="009D6FE9" w14:paraId="0909AE53" w14:textId="77777777" w:rsidTr="00E66B7E">
        <w:tc>
          <w:tcPr>
            <w:tcW w:w="2693" w:type="dxa"/>
          </w:tcPr>
          <w:p w14:paraId="262DE0A6"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85 - 89</w:t>
            </w:r>
          </w:p>
        </w:tc>
        <w:tc>
          <w:tcPr>
            <w:tcW w:w="1241" w:type="dxa"/>
          </w:tcPr>
          <w:p w14:paraId="490FF9A0"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22</w:t>
            </w:r>
          </w:p>
        </w:tc>
        <w:tc>
          <w:tcPr>
            <w:tcW w:w="1310" w:type="dxa"/>
          </w:tcPr>
          <w:p w14:paraId="04E8473F"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1.61</w:t>
            </w:r>
          </w:p>
        </w:tc>
        <w:tc>
          <w:tcPr>
            <w:tcW w:w="1701" w:type="dxa"/>
          </w:tcPr>
          <w:p w14:paraId="5E01E060"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99.41</w:t>
            </w:r>
          </w:p>
        </w:tc>
      </w:tr>
      <w:tr w:rsidR="00D17507" w:rsidRPr="009D6FE9" w14:paraId="3B99D970" w14:textId="77777777" w:rsidTr="00E66B7E">
        <w:tc>
          <w:tcPr>
            <w:tcW w:w="2693" w:type="dxa"/>
          </w:tcPr>
          <w:p w14:paraId="53716BC3" w14:textId="77777777" w:rsidR="00D17507" w:rsidRPr="009D6FE9" w:rsidRDefault="00D17507" w:rsidP="00E66B7E">
            <w:pPr>
              <w:pStyle w:val="NormalWeb"/>
              <w:spacing w:before="0" w:beforeAutospacing="0" w:after="0" w:afterAutospacing="0"/>
              <w:textAlignment w:val="top"/>
              <w:rPr>
                <w:rFonts w:ascii="Arial" w:hAnsi="Arial" w:cs="Arial"/>
                <w:color w:val="404040"/>
                <w:sz w:val="20"/>
                <w:szCs w:val="20"/>
              </w:rPr>
            </w:pPr>
            <w:r w:rsidRPr="009D6FE9">
              <w:rPr>
                <w:rFonts w:ascii="Arial" w:hAnsi="Arial" w:cs="Arial"/>
                <w:color w:val="404040"/>
                <w:sz w:val="20"/>
                <w:szCs w:val="20"/>
              </w:rPr>
              <w:t>90 -94</w:t>
            </w:r>
          </w:p>
        </w:tc>
        <w:tc>
          <w:tcPr>
            <w:tcW w:w="1241" w:type="dxa"/>
          </w:tcPr>
          <w:p w14:paraId="413FE7DD"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8</w:t>
            </w:r>
          </w:p>
        </w:tc>
        <w:tc>
          <w:tcPr>
            <w:tcW w:w="1310" w:type="dxa"/>
          </w:tcPr>
          <w:p w14:paraId="4BAEE2D3"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0.59</w:t>
            </w:r>
          </w:p>
        </w:tc>
        <w:tc>
          <w:tcPr>
            <w:tcW w:w="1701" w:type="dxa"/>
          </w:tcPr>
          <w:p w14:paraId="0F4094D1" w14:textId="77777777" w:rsidR="00D17507" w:rsidRPr="009D6FE9" w:rsidRDefault="00D17507" w:rsidP="00E66B7E">
            <w:pPr>
              <w:pStyle w:val="NormalWeb"/>
              <w:spacing w:before="0" w:beforeAutospacing="0" w:after="0" w:afterAutospacing="0"/>
              <w:jc w:val="center"/>
              <w:textAlignment w:val="top"/>
              <w:rPr>
                <w:rFonts w:ascii="Arial" w:hAnsi="Arial" w:cs="Arial"/>
                <w:color w:val="404040"/>
                <w:sz w:val="20"/>
                <w:szCs w:val="20"/>
              </w:rPr>
            </w:pPr>
            <w:r w:rsidRPr="009D6FE9">
              <w:rPr>
                <w:rFonts w:ascii="Arial" w:hAnsi="Arial" w:cs="Arial"/>
                <w:color w:val="404040"/>
                <w:sz w:val="20"/>
                <w:szCs w:val="20"/>
              </w:rPr>
              <w:t>100.00</w:t>
            </w:r>
          </w:p>
        </w:tc>
      </w:tr>
      <w:tr w:rsidR="00D17507" w:rsidRPr="009D6FE9" w14:paraId="0B20FB58" w14:textId="77777777" w:rsidTr="00E66B7E">
        <w:tc>
          <w:tcPr>
            <w:tcW w:w="2693" w:type="dxa"/>
          </w:tcPr>
          <w:p w14:paraId="18376A6B" w14:textId="77777777" w:rsidR="00D17507" w:rsidRPr="009D6FE9" w:rsidRDefault="00D17507" w:rsidP="00E66B7E">
            <w:pPr>
              <w:pStyle w:val="NormalWeb"/>
              <w:spacing w:before="0" w:beforeAutospacing="0" w:after="0" w:afterAutospacing="0"/>
              <w:jc w:val="center"/>
              <w:textAlignment w:val="top"/>
              <w:rPr>
                <w:rFonts w:ascii="Arial" w:hAnsi="Arial" w:cs="Arial"/>
                <w:b/>
                <w:color w:val="404040"/>
                <w:sz w:val="20"/>
                <w:szCs w:val="20"/>
              </w:rPr>
            </w:pPr>
            <w:r w:rsidRPr="009D6FE9">
              <w:rPr>
                <w:rFonts w:ascii="Arial" w:hAnsi="Arial" w:cs="Arial"/>
                <w:b/>
                <w:color w:val="404040"/>
                <w:sz w:val="20"/>
                <w:szCs w:val="20"/>
              </w:rPr>
              <w:t>TOTAL</w:t>
            </w:r>
          </w:p>
        </w:tc>
        <w:tc>
          <w:tcPr>
            <w:tcW w:w="1241" w:type="dxa"/>
          </w:tcPr>
          <w:p w14:paraId="20FA3E59" w14:textId="77777777" w:rsidR="00D17507" w:rsidRPr="009D6FE9" w:rsidRDefault="00D17507" w:rsidP="00E66B7E">
            <w:pPr>
              <w:pStyle w:val="NormalWeb"/>
              <w:spacing w:before="0" w:beforeAutospacing="0" w:after="0" w:afterAutospacing="0"/>
              <w:jc w:val="center"/>
              <w:textAlignment w:val="top"/>
              <w:rPr>
                <w:rFonts w:ascii="Arial" w:hAnsi="Arial" w:cs="Arial"/>
                <w:b/>
                <w:color w:val="404040"/>
                <w:sz w:val="20"/>
                <w:szCs w:val="20"/>
              </w:rPr>
            </w:pPr>
            <w:r w:rsidRPr="009D6FE9">
              <w:rPr>
                <w:rFonts w:ascii="Arial" w:hAnsi="Arial" w:cs="Arial"/>
                <w:b/>
                <w:color w:val="404040"/>
                <w:sz w:val="20"/>
                <w:szCs w:val="20"/>
              </w:rPr>
              <w:t>1,366</w:t>
            </w:r>
          </w:p>
        </w:tc>
        <w:tc>
          <w:tcPr>
            <w:tcW w:w="1310" w:type="dxa"/>
          </w:tcPr>
          <w:p w14:paraId="3B36AE01" w14:textId="77777777" w:rsidR="00D17507" w:rsidRPr="009D6FE9" w:rsidRDefault="00D17507" w:rsidP="00E66B7E">
            <w:pPr>
              <w:pStyle w:val="NormalWeb"/>
              <w:spacing w:before="0" w:beforeAutospacing="0" w:after="0" w:afterAutospacing="0"/>
              <w:jc w:val="center"/>
              <w:textAlignment w:val="top"/>
              <w:rPr>
                <w:rFonts w:ascii="Arial" w:hAnsi="Arial" w:cs="Arial"/>
                <w:b/>
                <w:color w:val="404040"/>
                <w:sz w:val="20"/>
                <w:szCs w:val="20"/>
              </w:rPr>
            </w:pPr>
            <w:r w:rsidRPr="009D6FE9">
              <w:rPr>
                <w:rFonts w:ascii="Arial" w:hAnsi="Arial" w:cs="Arial"/>
                <w:b/>
                <w:color w:val="404040"/>
                <w:sz w:val="20"/>
                <w:szCs w:val="20"/>
              </w:rPr>
              <w:t>100</w:t>
            </w:r>
          </w:p>
        </w:tc>
        <w:tc>
          <w:tcPr>
            <w:tcW w:w="1701" w:type="dxa"/>
          </w:tcPr>
          <w:p w14:paraId="3BBE35C1" w14:textId="77777777" w:rsidR="00D17507" w:rsidRPr="009D6FE9" w:rsidRDefault="00D17507" w:rsidP="00E66B7E">
            <w:pPr>
              <w:pStyle w:val="NormalWeb"/>
              <w:spacing w:before="0" w:beforeAutospacing="0" w:after="0" w:afterAutospacing="0"/>
              <w:jc w:val="center"/>
              <w:textAlignment w:val="top"/>
              <w:rPr>
                <w:rFonts w:ascii="Arial" w:hAnsi="Arial" w:cs="Arial"/>
                <w:b/>
                <w:color w:val="404040"/>
                <w:sz w:val="20"/>
                <w:szCs w:val="20"/>
              </w:rPr>
            </w:pPr>
            <w:r w:rsidRPr="009D6FE9">
              <w:rPr>
                <w:rFonts w:ascii="Arial" w:hAnsi="Arial" w:cs="Arial"/>
                <w:b/>
                <w:color w:val="404040"/>
                <w:sz w:val="20"/>
                <w:szCs w:val="20"/>
              </w:rPr>
              <w:t>100</w:t>
            </w:r>
          </w:p>
        </w:tc>
      </w:tr>
    </w:tbl>
    <w:p w14:paraId="0B57045D" w14:textId="77777777" w:rsidR="00D17507" w:rsidRPr="009D6FE9" w:rsidRDefault="009D6FE9" w:rsidP="009D6FE9">
      <w:pPr>
        <w:pStyle w:val="NormalWeb"/>
        <w:shd w:val="clear" w:color="auto" w:fill="FFFFFF"/>
        <w:spacing w:before="0" w:beforeAutospacing="0" w:after="0" w:afterAutospacing="0"/>
        <w:ind w:left="360"/>
        <w:textAlignment w:val="top"/>
        <w:rPr>
          <w:rFonts w:ascii="Arial" w:hAnsi="Arial" w:cs="Arial"/>
          <w:color w:val="404040"/>
          <w:sz w:val="20"/>
          <w:szCs w:val="20"/>
        </w:rPr>
      </w:pPr>
      <w:r>
        <w:rPr>
          <w:rFonts w:ascii="Arial" w:hAnsi="Arial" w:cs="Arial"/>
          <w:b/>
          <w:color w:val="404040"/>
          <w:sz w:val="20"/>
          <w:szCs w:val="20"/>
        </w:rPr>
        <w:t xml:space="preserve">          </w:t>
      </w:r>
      <w:r w:rsidR="00D17507" w:rsidRPr="009D6FE9">
        <w:rPr>
          <w:rFonts w:ascii="Arial" w:hAnsi="Arial" w:cs="Arial"/>
          <w:b/>
          <w:color w:val="404040"/>
          <w:sz w:val="20"/>
          <w:szCs w:val="20"/>
        </w:rPr>
        <w:t>Fuente</w:t>
      </w:r>
      <w:r w:rsidR="00D17507" w:rsidRPr="009D6FE9">
        <w:rPr>
          <w:rFonts w:ascii="Arial" w:hAnsi="Arial" w:cs="Arial"/>
          <w:color w:val="404040"/>
          <w:sz w:val="20"/>
          <w:szCs w:val="20"/>
        </w:rPr>
        <w:t>: INEI Censo Nacional de Población y Vivienda 2017</w:t>
      </w:r>
    </w:p>
    <w:p w14:paraId="244F0967" w14:textId="77777777" w:rsidR="007A534D" w:rsidRDefault="007A534D" w:rsidP="007A534D">
      <w:pPr>
        <w:pStyle w:val="NoSpacing"/>
        <w:rPr>
          <w:rFonts w:ascii="Arial" w:hAnsi="Arial" w:cs="Arial"/>
          <w:b/>
          <w:sz w:val="20"/>
          <w:szCs w:val="20"/>
        </w:rPr>
      </w:pPr>
      <w:r w:rsidRPr="00C37A96">
        <w:rPr>
          <w:rFonts w:ascii="Arial" w:hAnsi="Arial" w:cs="Arial"/>
          <w:b/>
          <w:noProof/>
          <w:lang w:val="en-US"/>
        </w:rPr>
        <w:drawing>
          <wp:inline distT="0" distB="0" distL="0" distR="0" wp14:anchorId="7C4FDA5B" wp14:editId="1E78C11C">
            <wp:extent cx="781050" cy="581025"/>
            <wp:effectExtent l="0" t="0" r="0" b="9525"/>
            <wp:docPr id="48" name="Imagen 48"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07286EF1" w14:textId="77777777" w:rsidR="007A534D" w:rsidRPr="00561F7F" w:rsidRDefault="007A534D" w:rsidP="007A534D">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3534C1B5" w14:textId="77777777" w:rsidR="00D17507" w:rsidRPr="003A316F" w:rsidRDefault="00D17507" w:rsidP="009D6FE9">
      <w:pPr>
        <w:pStyle w:val="NormalWeb"/>
        <w:shd w:val="clear" w:color="auto" w:fill="FFFFFF"/>
        <w:spacing w:before="0" w:beforeAutospacing="0" w:after="0" w:afterAutospacing="0" w:line="360" w:lineRule="auto"/>
        <w:jc w:val="both"/>
        <w:textAlignment w:val="top"/>
        <w:rPr>
          <w:rFonts w:ascii="Arial" w:hAnsi="Arial" w:cs="Arial"/>
          <w:color w:val="404040"/>
          <w:sz w:val="22"/>
          <w:szCs w:val="22"/>
        </w:rPr>
      </w:pPr>
      <w:r w:rsidRPr="003A316F">
        <w:rPr>
          <w:rFonts w:ascii="Arial" w:hAnsi="Arial" w:cs="Arial"/>
          <w:color w:val="404040"/>
          <w:sz w:val="22"/>
          <w:szCs w:val="22"/>
        </w:rPr>
        <w:t xml:space="preserve">Como se puede observar la población Absoluta del distrito de Huacrapuquio hasta el año 2017 es de 1,366 habitantes. </w:t>
      </w:r>
    </w:p>
    <w:p w14:paraId="43F81266" w14:textId="77777777" w:rsidR="00D17507" w:rsidRPr="003A316F" w:rsidRDefault="00D17507" w:rsidP="009D6FE9">
      <w:pPr>
        <w:pStyle w:val="NormalWeb"/>
        <w:shd w:val="clear" w:color="auto" w:fill="FFFFFF"/>
        <w:spacing w:before="0" w:beforeAutospacing="0" w:after="0" w:afterAutospacing="0" w:line="360" w:lineRule="auto"/>
        <w:jc w:val="both"/>
        <w:textAlignment w:val="top"/>
        <w:rPr>
          <w:rFonts w:ascii="Arial" w:hAnsi="Arial" w:cs="Arial"/>
          <w:color w:val="404040"/>
          <w:sz w:val="22"/>
          <w:szCs w:val="22"/>
        </w:rPr>
      </w:pPr>
      <w:r w:rsidRPr="003A316F">
        <w:rPr>
          <w:rFonts w:ascii="Arial" w:hAnsi="Arial" w:cs="Arial"/>
          <w:b/>
          <w:color w:val="404040"/>
          <w:sz w:val="22"/>
          <w:szCs w:val="22"/>
        </w:rPr>
        <w:t>La </w:t>
      </w:r>
      <w:r w:rsidRPr="003A316F">
        <w:rPr>
          <w:rStyle w:val="Strong"/>
          <w:rFonts w:ascii="Arial" w:hAnsi="Arial" w:cs="Arial"/>
          <w:color w:val="404040"/>
          <w:sz w:val="22"/>
          <w:szCs w:val="22"/>
          <w:bdr w:val="none" w:sz="0" w:space="0" w:color="auto" w:frame="1"/>
        </w:rPr>
        <w:t>población relativa</w:t>
      </w:r>
      <w:r w:rsidRPr="003A316F">
        <w:rPr>
          <w:rFonts w:ascii="Arial" w:hAnsi="Arial" w:cs="Arial"/>
          <w:color w:val="404040"/>
          <w:sz w:val="22"/>
          <w:szCs w:val="22"/>
        </w:rPr>
        <w:t>, viene a ser la densidad poblacional por Km2, la población relativa de Huacrapuquio es</w:t>
      </w:r>
      <w:r w:rsidR="00BE6FCC" w:rsidRPr="003A316F">
        <w:rPr>
          <w:rFonts w:ascii="Arial" w:hAnsi="Arial" w:cs="Arial"/>
          <w:color w:val="404040"/>
          <w:sz w:val="22"/>
          <w:szCs w:val="22"/>
        </w:rPr>
        <w:t xml:space="preserve"> de 56.7</w:t>
      </w:r>
      <w:r w:rsidRPr="003A316F">
        <w:rPr>
          <w:rFonts w:ascii="Arial" w:hAnsi="Arial" w:cs="Arial"/>
          <w:color w:val="404040"/>
          <w:sz w:val="22"/>
          <w:szCs w:val="22"/>
        </w:rPr>
        <w:t xml:space="preserve"> habitantes por Km2.</w:t>
      </w:r>
    </w:p>
    <w:p w14:paraId="1EE69E23" w14:textId="77777777" w:rsidR="00765642" w:rsidRPr="003A316F" w:rsidRDefault="001F58E1" w:rsidP="00765642">
      <w:pPr>
        <w:pStyle w:val="NormalWeb"/>
        <w:shd w:val="clear" w:color="auto" w:fill="FFFFFF"/>
        <w:spacing w:before="0" w:beforeAutospacing="0" w:after="0" w:afterAutospacing="0"/>
        <w:jc w:val="center"/>
        <w:textAlignment w:val="top"/>
        <w:rPr>
          <w:rFonts w:ascii="Arial" w:hAnsi="Arial" w:cs="Arial"/>
          <w:b/>
          <w:color w:val="404040"/>
          <w:sz w:val="20"/>
          <w:szCs w:val="20"/>
        </w:rPr>
      </w:pPr>
      <w:r>
        <w:rPr>
          <w:rFonts w:ascii="Arial" w:hAnsi="Arial" w:cs="Arial"/>
          <w:b/>
          <w:color w:val="404040"/>
          <w:sz w:val="22"/>
          <w:szCs w:val="22"/>
        </w:rPr>
        <w:t xml:space="preserve">                           </w:t>
      </w:r>
      <w:r w:rsidR="00765642" w:rsidRPr="003A316F">
        <w:rPr>
          <w:rFonts w:ascii="Arial" w:hAnsi="Arial" w:cs="Arial"/>
          <w:b/>
          <w:color w:val="404040"/>
          <w:sz w:val="20"/>
          <w:szCs w:val="20"/>
        </w:rPr>
        <w:t>CUADRO N° 02</w:t>
      </w:r>
    </w:p>
    <w:p w14:paraId="104D5858" w14:textId="77777777" w:rsidR="003A316F" w:rsidRPr="003A316F" w:rsidRDefault="003A316F" w:rsidP="00765642">
      <w:pPr>
        <w:pStyle w:val="NormalWeb"/>
        <w:shd w:val="clear" w:color="auto" w:fill="FFFFFF"/>
        <w:spacing w:before="0" w:beforeAutospacing="0" w:after="0" w:afterAutospacing="0"/>
        <w:jc w:val="center"/>
        <w:textAlignment w:val="top"/>
        <w:rPr>
          <w:rFonts w:ascii="Arial" w:hAnsi="Arial" w:cs="Arial"/>
          <w:b/>
          <w:color w:val="404040"/>
          <w:sz w:val="20"/>
          <w:szCs w:val="20"/>
        </w:rPr>
      </w:pPr>
    </w:p>
    <w:p w14:paraId="0242E138" w14:textId="77777777" w:rsidR="00765642" w:rsidRPr="003A316F" w:rsidRDefault="001F58E1" w:rsidP="00765642">
      <w:pPr>
        <w:pStyle w:val="NormalWeb"/>
        <w:shd w:val="clear" w:color="auto" w:fill="FFFFFF"/>
        <w:spacing w:before="0" w:beforeAutospacing="0" w:after="0" w:afterAutospacing="0"/>
        <w:jc w:val="center"/>
        <w:textAlignment w:val="top"/>
        <w:rPr>
          <w:rFonts w:ascii="Arial" w:hAnsi="Arial" w:cs="Arial"/>
          <w:b/>
          <w:color w:val="404040"/>
          <w:sz w:val="20"/>
          <w:szCs w:val="20"/>
        </w:rPr>
      </w:pPr>
      <w:r w:rsidRPr="003A316F">
        <w:rPr>
          <w:rFonts w:ascii="Arial" w:hAnsi="Arial" w:cs="Arial"/>
          <w:b/>
          <w:color w:val="404040"/>
          <w:sz w:val="20"/>
          <w:szCs w:val="20"/>
        </w:rPr>
        <w:t xml:space="preserve">                       </w:t>
      </w:r>
      <w:r w:rsidR="00765642" w:rsidRPr="003A316F">
        <w:rPr>
          <w:rFonts w:ascii="Arial" w:hAnsi="Arial" w:cs="Arial"/>
          <w:b/>
          <w:color w:val="404040"/>
          <w:sz w:val="20"/>
          <w:szCs w:val="20"/>
        </w:rPr>
        <w:t>HUACRAPUQUIO – POBLACION POR SEXO</w:t>
      </w:r>
    </w:p>
    <w:p w14:paraId="5AC6CC20" w14:textId="77777777" w:rsidR="00765642" w:rsidRPr="009D6FE9" w:rsidRDefault="00765642" w:rsidP="00765642">
      <w:pPr>
        <w:pStyle w:val="NormalWeb"/>
        <w:shd w:val="clear" w:color="auto" w:fill="FFFFFF"/>
        <w:spacing w:before="0" w:beforeAutospacing="0" w:after="0" w:afterAutospacing="0"/>
        <w:jc w:val="both"/>
        <w:textAlignment w:val="top"/>
        <w:rPr>
          <w:rFonts w:ascii="Arial" w:hAnsi="Arial" w:cs="Arial"/>
          <w:color w:val="404040"/>
          <w:sz w:val="22"/>
          <w:szCs w:val="22"/>
        </w:rPr>
      </w:pPr>
    </w:p>
    <w:tbl>
      <w:tblPr>
        <w:tblStyle w:val="TableGrid"/>
        <w:tblW w:w="0" w:type="auto"/>
        <w:tblInd w:w="1555" w:type="dxa"/>
        <w:tblLook w:val="04A0" w:firstRow="1" w:lastRow="0" w:firstColumn="1" w:lastColumn="0" w:noHBand="0" w:noVBand="1"/>
      </w:tblPr>
      <w:tblGrid>
        <w:gridCol w:w="1134"/>
        <w:gridCol w:w="1984"/>
        <w:gridCol w:w="2268"/>
        <w:gridCol w:w="1701"/>
      </w:tblGrid>
      <w:tr w:rsidR="00765642" w:rsidRPr="003A316F" w14:paraId="0AA31086" w14:textId="77777777" w:rsidTr="00D77E3B">
        <w:tc>
          <w:tcPr>
            <w:tcW w:w="1134" w:type="dxa"/>
          </w:tcPr>
          <w:p w14:paraId="1791DCF8" w14:textId="77777777" w:rsidR="00765642" w:rsidRPr="003A316F" w:rsidRDefault="00765642" w:rsidP="001F58E1">
            <w:pPr>
              <w:pStyle w:val="NormalWeb"/>
              <w:spacing w:before="0" w:beforeAutospacing="0" w:after="0" w:afterAutospacing="0"/>
              <w:jc w:val="center"/>
              <w:textAlignment w:val="top"/>
              <w:rPr>
                <w:rFonts w:ascii="Arial" w:hAnsi="Arial" w:cs="Arial"/>
                <w:b/>
                <w:color w:val="404040"/>
                <w:sz w:val="20"/>
                <w:szCs w:val="20"/>
              </w:rPr>
            </w:pPr>
            <w:r w:rsidRPr="003A316F">
              <w:rPr>
                <w:rFonts w:ascii="Arial" w:hAnsi="Arial" w:cs="Arial"/>
                <w:b/>
                <w:color w:val="404040"/>
                <w:sz w:val="20"/>
                <w:szCs w:val="20"/>
              </w:rPr>
              <w:t>Sexo</w:t>
            </w:r>
          </w:p>
        </w:tc>
        <w:tc>
          <w:tcPr>
            <w:tcW w:w="1984" w:type="dxa"/>
          </w:tcPr>
          <w:p w14:paraId="51D6CB71" w14:textId="77777777" w:rsidR="00765642" w:rsidRPr="003A316F" w:rsidRDefault="00765642" w:rsidP="001F58E1">
            <w:pPr>
              <w:pStyle w:val="NormalWeb"/>
              <w:spacing w:before="0" w:beforeAutospacing="0" w:after="0" w:afterAutospacing="0"/>
              <w:jc w:val="center"/>
              <w:textAlignment w:val="top"/>
              <w:rPr>
                <w:rFonts w:ascii="Arial" w:hAnsi="Arial" w:cs="Arial"/>
                <w:b/>
                <w:color w:val="404040"/>
                <w:sz w:val="20"/>
                <w:szCs w:val="20"/>
              </w:rPr>
            </w:pPr>
            <w:r w:rsidRPr="003A316F">
              <w:rPr>
                <w:rFonts w:ascii="Arial" w:hAnsi="Arial" w:cs="Arial"/>
                <w:b/>
                <w:color w:val="404040"/>
                <w:sz w:val="20"/>
                <w:szCs w:val="20"/>
              </w:rPr>
              <w:t>Casos</w:t>
            </w:r>
          </w:p>
        </w:tc>
        <w:tc>
          <w:tcPr>
            <w:tcW w:w="2268" w:type="dxa"/>
          </w:tcPr>
          <w:p w14:paraId="3847947B" w14:textId="77777777" w:rsidR="00765642" w:rsidRPr="003A316F" w:rsidRDefault="00765642" w:rsidP="001F58E1">
            <w:pPr>
              <w:pStyle w:val="NormalWeb"/>
              <w:spacing w:before="0" w:beforeAutospacing="0" w:after="0" w:afterAutospacing="0"/>
              <w:jc w:val="center"/>
              <w:textAlignment w:val="top"/>
              <w:rPr>
                <w:rFonts w:ascii="Arial" w:hAnsi="Arial" w:cs="Arial"/>
                <w:b/>
                <w:color w:val="404040"/>
                <w:sz w:val="20"/>
                <w:szCs w:val="20"/>
              </w:rPr>
            </w:pPr>
            <w:r w:rsidRPr="003A316F">
              <w:rPr>
                <w:rFonts w:ascii="Arial" w:hAnsi="Arial" w:cs="Arial"/>
                <w:b/>
                <w:color w:val="404040"/>
                <w:sz w:val="20"/>
                <w:szCs w:val="20"/>
              </w:rPr>
              <w:t>Porcentaje %</w:t>
            </w:r>
          </w:p>
        </w:tc>
        <w:tc>
          <w:tcPr>
            <w:tcW w:w="1701" w:type="dxa"/>
          </w:tcPr>
          <w:p w14:paraId="2D17F1C6" w14:textId="77777777" w:rsidR="00765642" w:rsidRPr="003A316F" w:rsidRDefault="00765642" w:rsidP="001F58E1">
            <w:pPr>
              <w:pStyle w:val="NormalWeb"/>
              <w:spacing w:before="0" w:beforeAutospacing="0" w:after="0" w:afterAutospacing="0"/>
              <w:jc w:val="center"/>
              <w:textAlignment w:val="top"/>
              <w:rPr>
                <w:rFonts w:ascii="Arial" w:hAnsi="Arial" w:cs="Arial"/>
                <w:b/>
                <w:color w:val="404040"/>
                <w:sz w:val="20"/>
                <w:szCs w:val="20"/>
              </w:rPr>
            </w:pPr>
            <w:r w:rsidRPr="003A316F">
              <w:rPr>
                <w:rFonts w:ascii="Arial" w:hAnsi="Arial" w:cs="Arial"/>
                <w:b/>
                <w:color w:val="404040"/>
                <w:sz w:val="20"/>
                <w:szCs w:val="20"/>
              </w:rPr>
              <w:t>Porcentaje Acumulado %</w:t>
            </w:r>
          </w:p>
        </w:tc>
      </w:tr>
      <w:tr w:rsidR="00765642" w:rsidRPr="003A316F" w14:paraId="085CE127" w14:textId="77777777" w:rsidTr="00D77E3B">
        <w:tc>
          <w:tcPr>
            <w:tcW w:w="1134" w:type="dxa"/>
          </w:tcPr>
          <w:p w14:paraId="2CBDA51F" w14:textId="77777777" w:rsidR="00765642" w:rsidRPr="003A316F" w:rsidRDefault="00765642" w:rsidP="001F58E1">
            <w:pPr>
              <w:pStyle w:val="NormalWeb"/>
              <w:spacing w:before="0" w:beforeAutospacing="0" w:after="0" w:afterAutospacing="0"/>
              <w:jc w:val="center"/>
              <w:textAlignment w:val="top"/>
              <w:rPr>
                <w:rFonts w:ascii="Arial" w:hAnsi="Arial" w:cs="Arial"/>
                <w:color w:val="404040"/>
                <w:sz w:val="20"/>
                <w:szCs w:val="20"/>
              </w:rPr>
            </w:pPr>
            <w:r w:rsidRPr="003A316F">
              <w:rPr>
                <w:rFonts w:ascii="Arial" w:hAnsi="Arial" w:cs="Arial"/>
                <w:color w:val="404040"/>
                <w:sz w:val="20"/>
                <w:szCs w:val="20"/>
              </w:rPr>
              <w:t>Hombre</w:t>
            </w:r>
          </w:p>
        </w:tc>
        <w:tc>
          <w:tcPr>
            <w:tcW w:w="1984" w:type="dxa"/>
          </w:tcPr>
          <w:p w14:paraId="027451D5" w14:textId="77777777" w:rsidR="00765642" w:rsidRPr="003A316F" w:rsidRDefault="00765642" w:rsidP="001F58E1">
            <w:pPr>
              <w:pStyle w:val="NormalWeb"/>
              <w:spacing w:before="0" w:beforeAutospacing="0" w:after="0" w:afterAutospacing="0"/>
              <w:jc w:val="center"/>
              <w:textAlignment w:val="top"/>
              <w:rPr>
                <w:rFonts w:ascii="Arial" w:hAnsi="Arial" w:cs="Arial"/>
                <w:color w:val="404040"/>
                <w:sz w:val="20"/>
                <w:szCs w:val="20"/>
              </w:rPr>
            </w:pPr>
            <w:r w:rsidRPr="003A316F">
              <w:rPr>
                <w:rFonts w:ascii="Arial" w:hAnsi="Arial" w:cs="Arial"/>
                <w:color w:val="404040"/>
                <w:sz w:val="20"/>
                <w:szCs w:val="20"/>
              </w:rPr>
              <w:t>613</w:t>
            </w:r>
          </w:p>
        </w:tc>
        <w:tc>
          <w:tcPr>
            <w:tcW w:w="2268" w:type="dxa"/>
          </w:tcPr>
          <w:p w14:paraId="43741B5D" w14:textId="77777777" w:rsidR="00765642" w:rsidRPr="003A316F" w:rsidRDefault="00765642" w:rsidP="001F58E1">
            <w:pPr>
              <w:pStyle w:val="NormalWeb"/>
              <w:spacing w:before="0" w:beforeAutospacing="0" w:after="0" w:afterAutospacing="0"/>
              <w:jc w:val="center"/>
              <w:textAlignment w:val="top"/>
              <w:rPr>
                <w:rFonts w:ascii="Arial" w:hAnsi="Arial" w:cs="Arial"/>
                <w:color w:val="404040"/>
                <w:sz w:val="20"/>
                <w:szCs w:val="20"/>
              </w:rPr>
            </w:pPr>
            <w:r w:rsidRPr="003A316F">
              <w:rPr>
                <w:rFonts w:ascii="Arial" w:hAnsi="Arial" w:cs="Arial"/>
                <w:color w:val="404040"/>
                <w:sz w:val="20"/>
                <w:szCs w:val="20"/>
              </w:rPr>
              <w:t>44.88</w:t>
            </w:r>
          </w:p>
          <w:p w14:paraId="584AA776" w14:textId="77777777" w:rsidR="00C92FA9" w:rsidRPr="003A316F" w:rsidRDefault="00C92FA9" w:rsidP="001F58E1">
            <w:pPr>
              <w:pStyle w:val="NormalWeb"/>
              <w:spacing w:before="0" w:beforeAutospacing="0" w:after="0" w:afterAutospacing="0"/>
              <w:jc w:val="center"/>
              <w:textAlignment w:val="top"/>
              <w:rPr>
                <w:rFonts w:ascii="Arial" w:hAnsi="Arial" w:cs="Arial"/>
                <w:color w:val="404040"/>
                <w:sz w:val="20"/>
                <w:szCs w:val="20"/>
              </w:rPr>
            </w:pPr>
          </w:p>
        </w:tc>
        <w:tc>
          <w:tcPr>
            <w:tcW w:w="1701" w:type="dxa"/>
          </w:tcPr>
          <w:p w14:paraId="43074132" w14:textId="77777777" w:rsidR="00765642" w:rsidRPr="003A316F" w:rsidRDefault="00765642" w:rsidP="001F58E1">
            <w:pPr>
              <w:pStyle w:val="NormalWeb"/>
              <w:spacing w:before="0" w:beforeAutospacing="0" w:after="0" w:afterAutospacing="0"/>
              <w:jc w:val="center"/>
              <w:textAlignment w:val="top"/>
              <w:rPr>
                <w:rFonts w:ascii="Arial" w:hAnsi="Arial" w:cs="Arial"/>
                <w:color w:val="404040"/>
                <w:sz w:val="20"/>
                <w:szCs w:val="20"/>
              </w:rPr>
            </w:pPr>
            <w:r w:rsidRPr="003A316F">
              <w:rPr>
                <w:rFonts w:ascii="Arial" w:hAnsi="Arial" w:cs="Arial"/>
                <w:color w:val="404040"/>
                <w:sz w:val="20"/>
                <w:szCs w:val="20"/>
              </w:rPr>
              <w:t>44.88</w:t>
            </w:r>
          </w:p>
        </w:tc>
      </w:tr>
      <w:tr w:rsidR="00765642" w:rsidRPr="003A316F" w14:paraId="3101DC6A" w14:textId="77777777" w:rsidTr="00D77E3B">
        <w:tc>
          <w:tcPr>
            <w:tcW w:w="1134" w:type="dxa"/>
          </w:tcPr>
          <w:p w14:paraId="6E363B4E" w14:textId="77777777" w:rsidR="00765642" w:rsidRPr="003A316F" w:rsidRDefault="00765642" w:rsidP="001F58E1">
            <w:pPr>
              <w:pStyle w:val="NormalWeb"/>
              <w:spacing w:before="0" w:beforeAutospacing="0" w:after="0" w:afterAutospacing="0"/>
              <w:jc w:val="center"/>
              <w:textAlignment w:val="top"/>
              <w:rPr>
                <w:rFonts w:ascii="Arial" w:hAnsi="Arial" w:cs="Arial"/>
                <w:color w:val="404040"/>
                <w:sz w:val="20"/>
                <w:szCs w:val="20"/>
              </w:rPr>
            </w:pPr>
            <w:r w:rsidRPr="003A316F">
              <w:rPr>
                <w:rFonts w:ascii="Arial" w:hAnsi="Arial" w:cs="Arial"/>
                <w:color w:val="404040"/>
                <w:sz w:val="20"/>
                <w:szCs w:val="20"/>
              </w:rPr>
              <w:t>Mujer</w:t>
            </w:r>
          </w:p>
        </w:tc>
        <w:tc>
          <w:tcPr>
            <w:tcW w:w="1984" w:type="dxa"/>
          </w:tcPr>
          <w:p w14:paraId="318E0AA2" w14:textId="77777777" w:rsidR="00765642" w:rsidRPr="003A316F" w:rsidRDefault="00765642" w:rsidP="001F58E1">
            <w:pPr>
              <w:pStyle w:val="NormalWeb"/>
              <w:spacing w:before="0" w:beforeAutospacing="0" w:after="0" w:afterAutospacing="0"/>
              <w:jc w:val="center"/>
              <w:textAlignment w:val="top"/>
              <w:rPr>
                <w:rFonts w:ascii="Arial" w:hAnsi="Arial" w:cs="Arial"/>
                <w:color w:val="404040"/>
                <w:sz w:val="20"/>
                <w:szCs w:val="20"/>
              </w:rPr>
            </w:pPr>
            <w:r w:rsidRPr="003A316F">
              <w:rPr>
                <w:rFonts w:ascii="Arial" w:hAnsi="Arial" w:cs="Arial"/>
                <w:color w:val="404040"/>
                <w:sz w:val="20"/>
                <w:szCs w:val="20"/>
              </w:rPr>
              <w:t>753</w:t>
            </w:r>
          </w:p>
        </w:tc>
        <w:tc>
          <w:tcPr>
            <w:tcW w:w="2268" w:type="dxa"/>
          </w:tcPr>
          <w:p w14:paraId="313AC6E3" w14:textId="77777777" w:rsidR="00765642" w:rsidRPr="003A316F" w:rsidRDefault="00765642" w:rsidP="001F58E1">
            <w:pPr>
              <w:pStyle w:val="NormalWeb"/>
              <w:spacing w:before="0" w:beforeAutospacing="0" w:after="0" w:afterAutospacing="0"/>
              <w:jc w:val="center"/>
              <w:textAlignment w:val="top"/>
              <w:rPr>
                <w:rFonts w:ascii="Arial" w:hAnsi="Arial" w:cs="Arial"/>
                <w:color w:val="404040"/>
                <w:sz w:val="20"/>
                <w:szCs w:val="20"/>
              </w:rPr>
            </w:pPr>
            <w:r w:rsidRPr="003A316F">
              <w:rPr>
                <w:rFonts w:ascii="Arial" w:hAnsi="Arial" w:cs="Arial"/>
                <w:color w:val="404040"/>
                <w:sz w:val="20"/>
                <w:szCs w:val="20"/>
              </w:rPr>
              <w:t>55.12</w:t>
            </w:r>
          </w:p>
          <w:p w14:paraId="36ECCABB" w14:textId="77777777" w:rsidR="00C92FA9" w:rsidRPr="003A316F" w:rsidRDefault="00C92FA9" w:rsidP="001F58E1">
            <w:pPr>
              <w:pStyle w:val="NormalWeb"/>
              <w:spacing w:before="0" w:beforeAutospacing="0" w:after="0" w:afterAutospacing="0"/>
              <w:jc w:val="center"/>
              <w:textAlignment w:val="top"/>
              <w:rPr>
                <w:rFonts w:ascii="Arial" w:hAnsi="Arial" w:cs="Arial"/>
                <w:color w:val="404040"/>
                <w:sz w:val="20"/>
                <w:szCs w:val="20"/>
              </w:rPr>
            </w:pPr>
          </w:p>
        </w:tc>
        <w:tc>
          <w:tcPr>
            <w:tcW w:w="1701" w:type="dxa"/>
          </w:tcPr>
          <w:p w14:paraId="352A40B9" w14:textId="77777777" w:rsidR="00765642" w:rsidRPr="003A316F" w:rsidRDefault="00765642" w:rsidP="001F58E1">
            <w:pPr>
              <w:pStyle w:val="NormalWeb"/>
              <w:spacing w:before="0" w:beforeAutospacing="0" w:after="0" w:afterAutospacing="0"/>
              <w:jc w:val="center"/>
              <w:textAlignment w:val="top"/>
              <w:rPr>
                <w:rFonts w:ascii="Arial" w:hAnsi="Arial" w:cs="Arial"/>
                <w:color w:val="404040"/>
                <w:sz w:val="20"/>
                <w:szCs w:val="20"/>
              </w:rPr>
            </w:pPr>
            <w:r w:rsidRPr="003A316F">
              <w:rPr>
                <w:rFonts w:ascii="Arial" w:hAnsi="Arial" w:cs="Arial"/>
                <w:color w:val="404040"/>
                <w:sz w:val="20"/>
                <w:szCs w:val="20"/>
              </w:rPr>
              <w:t>100</w:t>
            </w:r>
          </w:p>
        </w:tc>
      </w:tr>
      <w:tr w:rsidR="00765642" w:rsidRPr="003A316F" w14:paraId="3ED837BA" w14:textId="77777777" w:rsidTr="00D77E3B">
        <w:tc>
          <w:tcPr>
            <w:tcW w:w="1134" w:type="dxa"/>
          </w:tcPr>
          <w:p w14:paraId="2F7194DE" w14:textId="77777777" w:rsidR="00765642" w:rsidRPr="003A316F" w:rsidRDefault="00765642" w:rsidP="001F58E1">
            <w:pPr>
              <w:pStyle w:val="NormalWeb"/>
              <w:spacing w:before="0" w:beforeAutospacing="0" w:after="0" w:afterAutospacing="0"/>
              <w:jc w:val="center"/>
              <w:textAlignment w:val="top"/>
              <w:rPr>
                <w:rFonts w:ascii="Arial" w:hAnsi="Arial" w:cs="Arial"/>
                <w:b/>
                <w:color w:val="404040"/>
                <w:sz w:val="20"/>
                <w:szCs w:val="20"/>
              </w:rPr>
            </w:pPr>
            <w:r w:rsidRPr="003A316F">
              <w:rPr>
                <w:rFonts w:ascii="Arial" w:hAnsi="Arial" w:cs="Arial"/>
                <w:b/>
                <w:color w:val="404040"/>
                <w:sz w:val="20"/>
                <w:szCs w:val="20"/>
              </w:rPr>
              <w:t>TOTAL</w:t>
            </w:r>
          </w:p>
        </w:tc>
        <w:tc>
          <w:tcPr>
            <w:tcW w:w="1984" w:type="dxa"/>
          </w:tcPr>
          <w:p w14:paraId="3368D1A1" w14:textId="77777777" w:rsidR="00765642" w:rsidRPr="003A316F" w:rsidRDefault="00765642" w:rsidP="001F58E1">
            <w:pPr>
              <w:pStyle w:val="NormalWeb"/>
              <w:spacing w:before="0" w:beforeAutospacing="0" w:after="0" w:afterAutospacing="0"/>
              <w:jc w:val="center"/>
              <w:textAlignment w:val="top"/>
              <w:rPr>
                <w:rFonts w:ascii="Arial" w:hAnsi="Arial" w:cs="Arial"/>
                <w:b/>
                <w:color w:val="404040"/>
                <w:sz w:val="20"/>
                <w:szCs w:val="20"/>
              </w:rPr>
            </w:pPr>
            <w:r w:rsidRPr="003A316F">
              <w:rPr>
                <w:rFonts w:ascii="Arial" w:hAnsi="Arial" w:cs="Arial"/>
                <w:b/>
                <w:color w:val="404040"/>
                <w:sz w:val="20"/>
                <w:szCs w:val="20"/>
              </w:rPr>
              <w:t>1,366</w:t>
            </w:r>
          </w:p>
        </w:tc>
        <w:tc>
          <w:tcPr>
            <w:tcW w:w="2268" w:type="dxa"/>
          </w:tcPr>
          <w:p w14:paraId="573EE42E" w14:textId="77777777" w:rsidR="00765642" w:rsidRPr="003A316F" w:rsidRDefault="00765642" w:rsidP="001F58E1">
            <w:pPr>
              <w:pStyle w:val="NormalWeb"/>
              <w:spacing w:before="0" w:beforeAutospacing="0" w:after="0" w:afterAutospacing="0"/>
              <w:jc w:val="center"/>
              <w:textAlignment w:val="top"/>
              <w:rPr>
                <w:rFonts w:ascii="Arial" w:hAnsi="Arial" w:cs="Arial"/>
                <w:b/>
                <w:color w:val="404040"/>
                <w:sz w:val="20"/>
                <w:szCs w:val="20"/>
              </w:rPr>
            </w:pPr>
            <w:r w:rsidRPr="003A316F">
              <w:rPr>
                <w:rFonts w:ascii="Arial" w:hAnsi="Arial" w:cs="Arial"/>
                <w:b/>
                <w:color w:val="404040"/>
                <w:sz w:val="20"/>
                <w:szCs w:val="20"/>
              </w:rPr>
              <w:t>100</w:t>
            </w:r>
          </w:p>
          <w:p w14:paraId="22C4989F" w14:textId="77777777" w:rsidR="00C92FA9" w:rsidRPr="003A316F" w:rsidRDefault="00C92FA9" w:rsidP="001F58E1">
            <w:pPr>
              <w:pStyle w:val="NormalWeb"/>
              <w:spacing w:before="0" w:beforeAutospacing="0" w:after="0" w:afterAutospacing="0"/>
              <w:jc w:val="center"/>
              <w:textAlignment w:val="top"/>
              <w:rPr>
                <w:rFonts w:ascii="Arial" w:hAnsi="Arial" w:cs="Arial"/>
                <w:b/>
                <w:color w:val="404040"/>
                <w:sz w:val="20"/>
                <w:szCs w:val="20"/>
              </w:rPr>
            </w:pPr>
          </w:p>
        </w:tc>
        <w:tc>
          <w:tcPr>
            <w:tcW w:w="1701" w:type="dxa"/>
          </w:tcPr>
          <w:p w14:paraId="6B1FD26B" w14:textId="77777777" w:rsidR="00765642" w:rsidRPr="003A316F" w:rsidRDefault="00765642" w:rsidP="001F58E1">
            <w:pPr>
              <w:pStyle w:val="NormalWeb"/>
              <w:spacing w:before="0" w:beforeAutospacing="0" w:after="0" w:afterAutospacing="0"/>
              <w:jc w:val="center"/>
              <w:textAlignment w:val="top"/>
              <w:rPr>
                <w:rFonts w:ascii="Arial" w:hAnsi="Arial" w:cs="Arial"/>
                <w:b/>
                <w:color w:val="404040"/>
                <w:sz w:val="20"/>
                <w:szCs w:val="20"/>
              </w:rPr>
            </w:pPr>
            <w:r w:rsidRPr="003A316F">
              <w:rPr>
                <w:rFonts w:ascii="Arial" w:hAnsi="Arial" w:cs="Arial"/>
                <w:b/>
                <w:color w:val="404040"/>
                <w:sz w:val="20"/>
                <w:szCs w:val="20"/>
              </w:rPr>
              <w:t>100</w:t>
            </w:r>
          </w:p>
        </w:tc>
      </w:tr>
    </w:tbl>
    <w:p w14:paraId="07DEA0EF" w14:textId="77777777" w:rsidR="00765642" w:rsidRPr="003A316F" w:rsidRDefault="001F58E1" w:rsidP="001F58E1">
      <w:pPr>
        <w:pStyle w:val="NormalWeb"/>
        <w:shd w:val="clear" w:color="auto" w:fill="FFFFFF"/>
        <w:spacing w:before="0" w:beforeAutospacing="0" w:after="0" w:afterAutospacing="0"/>
        <w:ind w:left="360"/>
        <w:jc w:val="center"/>
        <w:textAlignment w:val="top"/>
        <w:rPr>
          <w:rFonts w:ascii="Arial" w:hAnsi="Arial" w:cs="Arial"/>
          <w:color w:val="404040"/>
          <w:sz w:val="20"/>
          <w:szCs w:val="20"/>
        </w:rPr>
      </w:pPr>
      <w:r w:rsidRPr="003A316F">
        <w:rPr>
          <w:rFonts w:ascii="Arial" w:hAnsi="Arial" w:cs="Arial"/>
          <w:b/>
          <w:color w:val="404040"/>
          <w:sz w:val="20"/>
          <w:szCs w:val="20"/>
        </w:rPr>
        <w:t xml:space="preserve">                  </w:t>
      </w:r>
      <w:r w:rsidR="00C92FA9" w:rsidRPr="003A316F">
        <w:rPr>
          <w:rFonts w:ascii="Arial" w:hAnsi="Arial" w:cs="Arial"/>
          <w:b/>
          <w:color w:val="404040"/>
          <w:sz w:val="20"/>
          <w:szCs w:val="20"/>
        </w:rPr>
        <w:t xml:space="preserve">      </w:t>
      </w:r>
      <w:r w:rsidRPr="003A316F">
        <w:rPr>
          <w:rFonts w:ascii="Arial" w:hAnsi="Arial" w:cs="Arial"/>
          <w:b/>
          <w:color w:val="404040"/>
          <w:sz w:val="20"/>
          <w:szCs w:val="20"/>
        </w:rPr>
        <w:t xml:space="preserve">  </w:t>
      </w:r>
      <w:r w:rsidR="00765642" w:rsidRPr="003A316F">
        <w:rPr>
          <w:rFonts w:ascii="Arial" w:hAnsi="Arial" w:cs="Arial"/>
          <w:b/>
          <w:color w:val="404040"/>
          <w:sz w:val="20"/>
          <w:szCs w:val="20"/>
        </w:rPr>
        <w:t>Fuente:</w:t>
      </w:r>
      <w:r w:rsidR="00765642" w:rsidRPr="003A316F">
        <w:rPr>
          <w:rFonts w:ascii="Arial" w:hAnsi="Arial" w:cs="Arial"/>
          <w:color w:val="404040"/>
          <w:sz w:val="20"/>
          <w:szCs w:val="20"/>
        </w:rPr>
        <w:t xml:space="preserve"> INEI Censo Nacional de Población y Vivienda 2017</w:t>
      </w:r>
    </w:p>
    <w:p w14:paraId="02D09372" w14:textId="77777777" w:rsidR="00D17507" w:rsidRPr="003A316F" w:rsidRDefault="00D17507" w:rsidP="00D17507">
      <w:pPr>
        <w:pStyle w:val="NormalWeb"/>
        <w:shd w:val="clear" w:color="auto" w:fill="FFFFFF"/>
        <w:spacing w:before="0" w:beforeAutospacing="0" w:after="0" w:afterAutospacing="0"/>
        <w:jc w:val="both"/>
        <w:textAlignment w:val="top"/>
        <w:rPr>
          <w:color w:val="404040"/>
          <w:sz w:val="20"/>
          <w:szCs w:val="20"/>
        </w:rPr>
      </w:pPr>
    </w:p>
    <w:p w14:paraId="16B52CBF" w14:textId="77777777" w:rsidR="008C305A" w:rsidRPr="003A316F" w:rsidRDefault="00D17507" w:rsidP="009D6FE9">
      <w:pPr>
        <w:pStyle w:val="NormalWeb"/>
        <w:shd w:val="clear" w:color="auto" w:fill="FFFFFF"/>
        <w:spacing w:before="0" w:beforeAutospacing="0" w:after="0" w:afterAutospacing="0" w:line="360" w:lineRule="auto"/>
        <w:jc w:val="both"/>
        <w:textAlignment w:val="top"/>
        <w:rPr>
          <w:rFonts w:ascii="Arial" w:hAnsi="Arial" w:cs="Arial"/>
          <w:color w:val="404040"/>
          <w:sz w:val="22"/>
          <w:szCs w:val="22"/>
        </w:rPr>
      </w:pPr>
      <w:r w:rsidRPr="003A316F">
        <w:rPr>
          <w:rFonts w:ascii="Arial" w:hAnsi="Arial" w:cs="Arial"/>
          <w:color w:val="404040"/>
          <w:sz w:val="22"/>
          <w:szCs w:val="22"/>
        </w:rPr>
        <w:t xml:space="preserve">En cuanto a la población por sexo se tiene la población de 613 hombres que representa el 44.88 % del total de la población y una población de 753 mujeres que representa el </w:t>
      </w:r>
    </w:p>
    <w:p w14:paraId="3F8254EF" w14:textId="77777777" w:rsidR="00D17507" w:rsidRDefault="00D17507" w:rsidP="009D6FE9">
      <w:pPr>
        <w:pStyle w:val="NormalWeb"/>
        <w:shd w:val="clear" w:color="auto" w:fill="FFFFFF"/>
        <w:spacing w:before="0" w:beforeAutospacing="0" w:after="0" w:afterAutospacing="0" w:line="360" w:lineRule="auto"/>
        <w:jc w:val="both"/>
        <w:textAlignment w:val="top"/>
        <w:rPr>
          <w:rFonts w:ascii="Arial" w:hAnsi="Arial" w:cs="Arial"/>
          <w:color w:val="404040"/>
          <w:sz w:val="22"/>
          <w:szCs w:val="22"/>
        </w:rPr>
      </w:pPr>
      <w:r w:rsidRPr="003A316F">
        <w:rPr>
          <w:rFonts w:ascii="Arial" w:hAnsi="Arial" w:cs="Arial"/>
          <w:color w:val="404040"/>
          <w:sz w:val="22"/>
          <w:szCs w:val="22"/>
        </w:rPr>
        <w:t>55.12 % del total de Huacrapuquio, existiendo una variación de 10.34 % de mujeres comparativamente con los varones.</w:t>
      </w:r>
    </w:p>
    <w:p w14:paraId="0601327D" w14:textId="77777777" w:rsidR="00002538" w:rsidRDefault="00002538" w:rsidP="00002538">
      <w:pPr>
        <w:pStyle w:val="NormalWeb"/>
        <w:shd w:val="clear" w:color="auto" w:fill="FFFFFF"/>
        <w:spacing w:before="0" w:beforeAutospacing="0" w:after="0" w:afterAutospacing="0"/>
        <w:jc w:val="center"/>
        <w:textAlignment w:val="top"/>
        <w:rPr>
          <w:rFonts w:ascii="Arial" w:hAnsi="Arial" w:cs="Arial"/>
          <w:b/>
          <w:color w:val="404040"/>
          <w:sz w:val="22"/>
          <w:szCs w:val="22"/>
        </w:rPr>
      </w:pPr>
      <w:r w:rsidRPr="009D6FE9">
        <w:rPr>
          <w:rFonts w:ascii="Arial" w:hAnsi="Arial" w:cs="Arial"/>
          <w:b/>
          <w:color w:val="404040"/>
          <w:sz w:val="22"/>
          <w:szCs w:val="22"/>
        </w:rPr>
        <w:t>CUADRO N°</w:t>
      </w:r>
      <w:r w:rsidR="008C305A">
        <w:rPr>
          <w:rFonts w:ascii="Arial" w:hAnsi="Arial" w:cs="Arial"/>
          <w:b/>
          <w:color w:val="404040"/>
          <w:sz w:val="22"/>
          <w:szCs w:val="22"/>
        </w:rPr>
        <w:t xml:space="preserve"> 3</w:t>
      </w:r>
    </w:p>
    <w:p w14:paraId="76FA9AD5" w14:textId="77777777" w:rsidR="003A316F" w:rsidRPr="009D6FE9" w:rsidRDefault="003A316F" w:rsidP="00002538">
      <w:pPr>
        <w:pStyle w:val="NormalWeb"/>
        <w:shd w:val="clear" w:color="auto" w:fill="FFFFFF"/>
        <w:spacing w:before="0" w:beforeAutospacing="0" w:after="0" w:afterAutospacing="0"/>
        <w:jc w:val="center"/>
        <w:textAlignment w:val="top"/>
        <w:rPr>
          <w:rFonts w:ascii="Arial" w:hAnsi="Arial" w:cs="Arial"/>
          <w:b/>
          <w:color w:val="404040"/>
          <w:sz w:val="22"/>
          <w:szCs w:val="22"/>
        </w:rPr>
      </w:pPr>
    </w:p>
    <w:p w14:paraId="0712CAC7" w14:textId="77777777" w:rsidR="00002538" w:rsidRPr="009D6FE9" w:rsidRDefault="00002538" w:rsidP="00002538">
      <w:pPr>
        <w:pStyle w:val="NormalWeb"/>
        <w:shd w:val="clear" w:color="auto" w:fill="FFFFFF"/>
        <w:spacing w:before="0" w:beforeAutospacing="0" w:after="0" w:afterAutospacing="0"/>
        <w:jc w:val="center"/>
        <w:textAlignment w:val="top"/>
        <w:rPr>
          <w:rFonts w:ascii="Arial" w:hAnsi="Arial" w:cs="Arial"/>
          <w:b/>
          <w:color w:val="404040"/>
          <w:sz w:val="22"/>
          <w:szCs w:val="22"/>
        </w:rPr>
      </w:pPr>
      <w:r w:rsidRPr="009D6FE9">
        <w:rPr>
          <w:rFonts w:ascii="Arial" w:hAnsi="Arial" w:cs="Arial"/>
          <w:b/>
          <w:color w:val="404040"/>
          <w:sz w:val="22"/>
          <w:szCs w:val="22"/>
        </w:rPr>
        <w:t>POBLACION POR BARRIOS Y ANEXOS</w:t>
      </w:r>
    </w:p>
    <w:p w14:paraId="76F9EF42" w14:textId="77777777" w:rsidR="00002538" w:rsidRPr="00002538" w:rsidRDefault="00002538" w:rsidP="00002538">
      <w:pPr>
        <w:pStyle w:val="NormalWeb"/>
        <w:shd w:val="clear" w:color="auto" w:fill="FFFFFF"/>
        <w:spacing w:before="0" w:beforeAutospacing="0" w:after="0" w:afterAutospacing="0"/>
        <w:jc w:val="center"/>
        <w:textAlignment w:val="top"/>
        <w:rPr>
          <w:rFonts w:ascii="Arial" w:hAnsi="Arial" w:cs="Arial"/>
          <w:b/>
          <w:color w:val="404040"/>
          <w:sz w:val="18"/>
          <w:szCs w:val="18"/>
        </w:rPr>
      </w:pPr>
    </w:p>
    <w:tbl>
      <w:tblPr>
        <w:tblStyle w:val="TableGrid"/>
        <w:tblW w:w="0" w:type="auto"/>
        <w:tblInd w:w="2547" w:type="dxa"/>
        <w:tblLook w:val="04A0" w:firstRow="1" w:lastRow="0" w:firstColumn="1" w:lastColumn="0" w:noHBand="0" w:noVBand="1"/>
      </w:tblPr>
      <w:tblGrid>
        <w:gridCol w:w="679"/>
        <w:gridCol w:w="2298"/>
        <w:gridCol w:w="1842"/>
      </w:tblGrid>
      <w:tr w:rsidR="00002538" w:rsidRPr="001F58E1" w14:paraId="151E9E16" w14:textId="77777777" w:rsidTr="009D6FE9">
        <w:tc>
          <w:tcPr>
            <w:tcW w:w="679" w:type="dxa"/>
          </w:tcPr>
          <w:p w14:paraId="6D5CB54E" w14:textId="77777777" w:rsidR="00002538" w:rsidRPr="001F58E1" w:rsidRDefault="00002538" w:rsidP="007820A4">
            <w:pPr>
              <w:pStyle w:val="NormalWeb"/>
              <w:spacing w:before="0" w:beforeAutospacing="0" w:after="0" w:afterAutospacing="0"/>
              <w:ind w:left="-108" w:firstLine="108"/>
              <w:jc w:val="both"/>
              <w:textAlignment w:val="top"/>
              <w:rPr>
                <w:rFonts w:ascii="Arial" w:hAnsi="Arial" w:cs="Arial"/>
                <w:b/>
                <w:color w:val="404040"/>
                <w:sz w:val="22"/>
                <w:szCs w:val="22"/>
              </w:rPr>
            </w:pPr>
            <w:r w:rsidRPr="001F58E1">
              <w:rPr>
                <w:rFonts w:ascii="Arial" w:hAnsi="Arial" w:cs="Arial"/>
                <w:b/>
                <w:color w:val="404040"/>
                <w:sz w:val="22"/>
                <w:szCs w:val="22"/>
              </w:rPr>
              <w:t>N°</w:t>
            </w:r>
          </w:p>
        </w:tc>
        <w:tc>
          <w:tcPr>
            <w:tcW w:w="2298" w:type="dxa"/>
          </w:tcPr>
          <w:p w14:paraId="18A454C5" w14:textId="77777777" w:rsidR="00002538" w:rsidRPr="001F58E1" w:rsidRDefault="00002538" w:rsidP="00D17507">
            <w:pPr>
              <w:pStyle w:val="NormalWeb"/>
              <w:spacing w:before="0" w:beforeAutospacing="0" w:after="0" w:afterAutospacing="0"/>
              <w:jc w:val="both"/>
              <w:textAlignment w:val="top"/>
              <w:rPr>
                <w:rFonts w:ascii="Arial" w:hAnsi="Arial" w:cs="Arial"/>
                <w:b/>
                <w:color w:val="404040"/>
                <w:sz w:val="22"/>
                <w:szCs w:val="22"/>
              </w:rPr>
            </w:pPr>
            <w:r w:rsidRPr="001F58E1">
              <w:rPr>
                <w:rFonts w:ascii="Arial" w:hAnsi="Arial" w:cs="Arial"/>
                <w:b/>
                <w:color w:val="404040"/>
                <w:sz w:val="22"/>
                <w:szCs w:val="22"/>
              </w:rPr>
              <w:t>NOMBRE</w:t>
            </w:r>
          </w:p>
        </w:tc>
        <w:tc>
          <w:tcPr>
            <w:tcW w:w="1842" w:type="dxa"/>
          </w:tcPr>
          <w:p w14:paraId="7354BE8A" w14:textId="77777777" w:rsidR="00002538" w:rsidRPr="001F58E1" w:rsidRDefault="00002538" w:rsidP="00002538">
            <w:pPr>
              <w:pStyle w:val="NormalWeb"/>
              <w:spacing w:before="0" w:beforeAutospacing="0" w:after="0" w:afterAutospacing="0"/>
              <w:jc w:val="both"/>
              <w:textAlignment w:val="top"/>
              <w:rPr>
                <w:rFonts w:ascii="Arial" w:hAnsi="Arial" w:cs="Arial"/>
                <w:b/>
                <w:color w:val="404040"/>
                <w:sz w:val="22"/>
                <w:szCs w:val="22"/>
              </w:rPr>
            </w:pPr>
            <w:r w:rsidRPr="001F58E1">
              <w:rPr>
                <w:rFonts w:ascii="Arial" w:hAnsi="Arial" w:cs="Arial"/>
                <w:b/>
                <w:color w:val="404040"/>
                <w:sz w:val="22"/>
                <w:szCs w:val="22"/>
              </w:rPr>
              <w:t>N° APROX. DE HABITANTES</w:t>
            </w:r>
          </w:p>
        </w:tc>
      </w:tr>
      <w:tr w:rsidR="00002538" w:rsidRPr="001F58E1" w14:paraId="54B2E6B9" w14:textId="77777777" w:rsidTr="009D6FE9">
        <w:tc>
          <w:tcPr>
            <w:tcW w:w="679" w:type="dxa"/>
          </w:tcPr>
          <w:p w14:paraId="52A35F79" w14:textId="77777777" w:rsidR="00002538" w:rsidRPr="001F58E1" w:rsidRDefault="007820A4" w:rsidP="00D17507">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01</w:t>
            </w:r>
          </w:p>
        </w:tc>
        <w:tc>
          <w:tcPr>
            <w:tcW w:w="2298" w:type="dxa"/>
          </w:tcPr>
          <w:p w14:paraId="6092889C" w14:textId="77777777" w:rsidR="003A316F" w:rsidRPr="001F58E1" w:rsidRDefault="00002538" w:rsidP="003A316F">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Barrio Santa Rosa</w:t>
            </w:r>
          </w:p>
        </w:tc>
        <w:tc>
          <w:tcPr>
            <w:tcW w:w="1842" w:type="dxa"/>
          </w:tcPr>
          <w:p w14:paraId="708FB8D6" w14:textId="77777777" w:rsidR="00002538" w:rsidRPr="001F58E1" w:rsidRDefault="008701E9" w:rsidP="007820A4">
            <w:pPr>
              <w:pStyle w:val="NormalWeb"/>
              <w:spacing w:before="0" w:beforeAutospacing="0" w:after="0" w:afterAutospacing="0"/>
              <w:jc w:val="center"/>
              <w:textAlignment w:val="top"/>
              <w:rPr>
                <w:rFonts w:ascii="Arial" w:hAnsi="Arial" w:cs="Arial"/>
                <w:color w:val="404040"/>
                <w:sz w:val="22"/>
                <w:szCs w:val="22"/>
              </w:rPr>
            </w:pPr>
            <w:r w:rsidRPr="001F58E1">
              <w:rPr>
                <w:rFonts w:ascii="Arial" w:hAnsi="Arial" w:cs="Arial"/>
                <w:color w:val="404040"/>
                <w:sz w:val="22"/>
                <w:szCs w:val="22"/>
              </w:rPr>
              <w:t>180</w:t>
            </w:r>
          </w:p>
        </w:tc>
      </w:tr>
      <w:tr w:rsidR="008701E9" w:rsidRPr="001F58E1" w14:paraId="0CC73E25" w14:textId="77777777" w:rsidTr="009D6FE9">
        <w:tc>
          <w:tcPr>
            <w:tcW w:w="679" w:type="dxa"/>
          </w:tcPr>
          <w:p w14:paraId="6E4A2025" w14:textId="77777777" w:rsidR="008701E9" w:rsidRPr="001F58E1" w:rsidRDefault="007820A4" w:rsidP="00D17507">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02</w:t>
            </w:r>
          </w:p>
        </w:tc>
        <w:tc>
          <w:tcPr>
            <w:tcW w:w="2298" w:type="dxa"/>
          </w:tcPr>
          <w:p w14:paraId="2CC01C96" w14:textId="77777777" w:rsidR="003A316F" w:rsidRPr="001F58E1" w:rsidRDefault="008701E9" w:rsidP="003A316F">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Barrio José Olaya</w:t>
            </w:r>
          </w:p>
        </w:tc>
        <w:tc>
          <w:tcPr>
            <w:tcW w:w="1842" w:type="dxa"/>
          </w:tcPr>
          <w:p w14:paraId="611564C2" w14:textId="77777777" w:rsidR="008701E9" w:rsidRPr="001F58E1" w:rsidRDefault="008701E9" w:rsidP="007820A4">
            <w:pPr>
              <w:pStyle w:val="NormalWeb"/>
              <w:spacing w:before="0" w:beforeAutospacing="0" w:after="0" w:afterAutospacing="0"/>
              <w:jc w:val="center"/>
              <w:textAlignment w:val="top"/>
              <w:rPr>
                <w:rFonts w:ascii="Arial" w:hAnsi="Arial" w:cs="Arial"/>
                <w:color w:val="404040"/>
                <w:sz w:val="22"/>
                <w:szCs w:val="22"/>
              </w:rPr>
            </w:pPr>
            <w:r w:rsidRPr="001F58E1">
              <w:rPr>
                <w:rFonts w:ascii="Arial" w:hAnsi="Arial" w:cs="Arial"/>
                <w:color w:val="404040"/>
                <w:sz w:val="22"/>
                <w:szCs w:val="22"/>
              </w:rPr>
              <w:t>105</w:t>
            </w:r>
          </w:p>
        </w:tc>
      </w:tr>
      <w:tr w:rsidR="00002538" w:rsidRPr="001F58E1" w14:paraId="44480220" w14:textId="77777777" w:rsidTr="009D6FE9">
        <w:tc>
          <w:tcPr>
            <w:tcW w:w="679" w:type="dxa"/>
          </w:tcPr>
          <w:p w14:paraId="52A7D8D9" w14:textId="77777777" w:rsidR="00002538" w:rsidRPr="001F58E1" w:rsidRDefault="007820A4" w:rsidP="00D17507">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03</w:t>
            </w:r>
          </w:p>
        </w:tc>
        <w:tc>
          <w:tcPr>
            <w:tcW w:w="2298" w:type="dxa"/>
          </w:tcPr>
          <w:p w14:paraId="0C36DAA5" w14:textId="77777777" w:rsidR="00002538" w:rsidRPr="001F58E1" w:rsidRDefault="00002538" w:rsidP="00D17507">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 xml:space="preserve">Barrio Andino </w:t>
            </w:r>
          </w:p>
        </w:tc>
        <w:tc>
          <w:tcPr>
            <w:tcW w:w="1842" w:type="dxa"/>
          </w:tcPr>
          <w:p w14:paraId="2F6EAF4E" w14:textId="77777777" w:rsidR="00002538" w:rsidRPr="001F58E1" w:rsidRDefault="008701E9" w:rsidP="007820A4">
            <w:pPr>
              <w:pStyle w:val="NormalWeb"/>
              <w:spacing w:before="0" w:beforeAutospacing="0" w:after="0" w:afterAutospacing="0"/>
              <w:jc w:val="center"/>
              <w:textAlignment w:val="top"/>
              <w:rPr>
                <w:rFonts w:ascii="Arial" w:hAnsi="Arial" w:cs="Arial"/>
                <w:color w:val="404040"/>
                <w:sz w:val="22"/>
                <w:szCs w:val="22"/>
              </w:rPr>
            </w:pPr>
            <w:r w:rsidRPr="001F58E1">
              <w:rPr>
                <w:rFonts w:ascii="Arial" w:hAnsi="Arial" w:cs="Arial"/>
                <w:color w:val="404040"/>
                <w:sz w:val="22"/>
                <w:szCs w:val="22"/>
              </w:rPr>
              <w:t>255</w:t>
            </w:r>
          </w:p>
        </w:tc>
      </w:tr>
      <w:tr w:rsidR="00002538" w:rsidRPr="001F58E1" w14:paraId="7E41873A" w14:textId="77777777" w:rsidTr="009D6FE9">
        <w:tc>
          <w:tcPr>
            <w:tcW w:w="679" w:type="dxa"/>
          </w:tcPr>
          <w:p w14:paraId="198667B5" w14:textId="77777777" w:rsidR="00002538" w:rsidRPr="001F58E1" w:rsidRDefault="007820A4" w:rsidP="00D17507">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04</w:t>
            </w:r>
          </w:p>
        </w:tc>
        <w:tc>
          <w:tcPr>
            <w:tcW w:w="2298" w:type="dxa"/>
          </w:tcPr>
          <w:p w14:paraId="54455BAD" w14:textId="77777777" w:rsidR="00002538" w:rsidRPr="001F58E1" w:rsidRDefault="00002538" w:rsidP="00D17507">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 xml:space="preserve">Barrio Centro Unión </w:t>
            </w:r>
          </w:p>
        </w:tc>
        <w:tc>
          <w:tcPr>
            <w:tcW w:w="1842" w:type="dxa"/>
          </w:tcPr>
          <w:p w14:paraId="03DADC49" w14:textId="77777777" w:rsidR="00002538" w:rsidRPr="001F58E1" w:rsidRDefault="008701E9" w:rsidP="007820A4">
            <w:pPr>
              <w:pStyle w:val="NormalWeb"/>
              <w:spacing w:before="0" w:beforeAutospacing="0" w:after="0" w:afterAutospacing="0"/>
              <w:jc w:val="center"/>
              <w:textAlignment w:val="top"/>
              <w:rPr>
                <w:rFonts w:ascii="Arial" w:hAnsi="Arial" w:cs="Arial"/>
                <w:color w:val="404040"/>
                <w:sz w:val="22"/>
                <w:szCs w:val="22"/>
              </w:rPr>
            </w:pPr>
            <w:r w:rsidRPr="001F58E1">
              <w:rPr>
                <w:rFonts w:ascii="Arial" w:hAnsi="Arial" w:cs="Arial"/>
                <w:color w:val="404040"/>
                <w:sz w:val="22"/>
                <w:szCs w:val="22"/>
              </w:rPr>
              <w:t>235</w:t>
            </w:r>
          </w:p>
        </w:tc>
      </w:tr>
      <w:tr w:rsidR="00002538" w:rsidRPr="001F58E1" w14:paraId="62EE7299" w14:textId="77777777" w:rsidTr="009D6FE9">
        <w:tc>
          <w:tcPr>
            <w:tcW w:w="679" w:type="dxa"/>
          </w:tcPr>
          <w:p w14:paraId="32EDAA71" w14:textId="77777777" w:rsidR="00002538" w:rsidRPr="001F58E1" w:rsidRDefault="007820A4" w:rsidP="00D17507">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05</w:t>
            </w:r>
          </w:p>
        </w:tc>
        <w:tc>
          <w:tcPr>
            <w:tcW w:w="2298" w:type="dxa"/>
          </w:tcPr>
          <w:p w14:paraId="62B079F4" w14:textId="77777777" w:rsidR="00002538" w:rsidRPr="001F58E1" w:rsidRDefault="00002538" w:rsidP="00D17507">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Barrio La Florida</w:t>
            </w:r>
          </w:p>
        </w:tc>
        <w:tc>
          <w:tcPr>
            <w:tcW w:w="1842" w:type="dxa"/>
          </w:tcPr>
          <w:p w14:paraId="27437BBB" w14:textId="77777777" w:rsidR="00002538" w:rsidRPr="001F58E1" w:rsidRDefault="008701E9" w:rsidP="007820A4">
            <w:pPr>
              <w:pStyle w:val="NormalWeb"/>
              <w:spacing w:before="0" w:beforeAutospacing="0" w:after="0" w:afterAutospacing="0"/>
              <w:jc w:val="center"/>
              <w:textAlignment w:val="top"/>
              <w:rPr>
                <w:rFonts w:ascii="Arial" w:hAnsi="Arial" w:cs="Arial"/>
                <w:color w:val="404040"/>
                <w:sz w:val="22"/>
                <w:szCs w:val="22"/>
              </w:rPr>
            </w:pPr>
            <w:r w:rsidRPr="001F58E1">
              <w:rPr>
                <w:rFonts w:ascii="Arial" w:hAnsi="Arial" w:cs="Arial"/>
                <w:color w:val="404040"/>
                <w:sz w:val="22"/>
                <w:szCs w:val="22"/>
              </w:rPr>
              <w:t>125</w:t>
            </w:r>
          </w:p>
        </w:tc>
      </w:tr>
      <w:tr w:rsidR="007820A4" w:rsidRPr="001F58E1" w14:paraId="700F1579" w14:textId="77777777" w:rsidTr="009D6FE9">
        <w:tc>
          <w:tcPr>
            <w:tcW w:w="679" w:type="dxa"/>
          </w:tcPr>
          <w:p w14:paraId="70AF443A" w14:textId="77777777" w:rsidR="007820A4" w:rsidRPr="001F58E1" w:rsidRDefault="007820A4" w:rsidP="00D17507">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06</w:t>
            </w:r>
          </w:p>
        </w:tc>
        <w:tc>
          <w:tcPr>
            <w:tcW w:w="2298" w:type="dxa"/>
          </w:tcPr>
          <w:p w14:paraId="0ED94D73" w14:textId="77777777" w:rsidR="007820A4" w:rsidRPr="001F58E1" w:rsidRDefault="007820A4" w:rsidP="00D17507">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Barrio La Libertad</w:t>
            </w:r>
          </w:p>
        </w:tc>
        <w:tc>
          <w:tcPr>
            <w:tcW w:w="1842" w:type="dxa"/>
          </w:tcPr>
          <w:p w14:paraId="417CE94D" w14:textId="77777777" w:rsidR="007820A4" w:rsidRPr="001F58E1" w:rsidRDefault="007820A4" w:rsidP="007820A4">
            <w:pPr>
              <w:pStyle w:val="NormalWeb"/>
              <w:spacing w:before="0" w:beforeAutospacing="0" w:after="0" w:afterAutospacing="0"/>
              <w:jc w:val="center"/>
              <w:textAlignment w:val="top"/>
              <w:rPr>
                <w:rFonts w:ascii="Arial" w:hAnsi="Arial" w:cs="Arial"/>
                <w:color w:val="404040"/>
                <w:sz w:val="22"/>
                <w:szCs w:val="22"/>
              </w:rPr>
            </w:pPr>
            <w:r w:rsidRPr="001F58E1">
              <w:rPr>
                <w:rFonts w:ascii="Arial" w:hAnsi="Arial" w:cs="Arial"/>
                <w:color w:val="404040"/>
                <w:sz w:val="22"/>
                <w:szCs w:val="22"/>
              </w:rPr>
              <w:t>63</w:t>
            </w:r>
          </w:p>
        </w:tc>
      </w:tr>
      <w:tr w:rsidR="00002538" w:rsidRPr="001F58E1" w14:paraId="799AC7C2" w14:textId="77777777" w:rsidTr="009D6FE9">
        <w:tc>
          <w:tcPr>
            <w:tcW w:w="679" w:type="dxa"/>
          </w:tcPr>
          <w:p w14:paraId="0DB7AF62" w14:textId="77777777" w:rsidR="00002538" w:rsidRPr="001F58E1" w:rsidRDefault="007820A4" w:rsidP="00D17507">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07</w:t>
            </w:r>
          </w:p>
        </w:tc>
        <w:tc>
          <w:tcPr>
            <w:tcW w:w="2298" w:type="dxa"/>
          </w:tcPr>
          <w:p w14:paraId="5ACFEFC8" w14:textId="77777777" w:rsidR="00002538" w:rsidRPr="001F58E1" w:rsidRDefault="008701E9" w:rsidP="00D17507">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Anexo. CC La Breña</w:t>
            </w:r>
          </w:p>
        </w:tc>
        <w:tc>
          <w:tcPr>
            <w:tcW w:w="1842" w:type="dxa"/>
          </w:tcPr>
          <w:p w14:paraId="762EB9CC" w14:textId="77777777" w:rsidR="00002538" w:rsidRPr="001F58E1" w:rsidRDefault="008C305A" w:rsidP="007820A4">
            <w:pPr>
              <w:pStyle w:val="NormalWeb"/>
              <w:spacing w:before="0" w:beforeAutospacing="0" w:after="0" w:afterAutospacing="0"/>
              <w:jc w:val="center"/>
              <w:textAlignment w:val="top"/>
              <w:rPr>
                <w:rFonts w:ascii="Arial" w:hAnsi="Arial" w:cs="Arial"/>
                <w:color w:val="404040"/>
                <w:sz w:val="22"/>
                <w:szCs w:val="22"/>
              </w:rPr>
            </w:pPr>
            <w:r>
              <w:rPr>
                <w:rFonts w:ascii="Arial" w:hAnsi="Arial" w:cs="Arial"/>
                <w:color w:val="404040"/>
                <w:sz w:val="22"/>
                <w:szCs w:val="22"/>
              </w:rPr>
              <w:t>24</w:t>
            </w:r>
            <w:r w:rsidR="008701E9" w:rsidRPr="001F58E1">
              <w:rPr>
                <w:rFonts w:ascii="Arial" w:hAnsi="Arial" w:cs="Arial"/>
                <w:color w:val="404040"/>
                <w:sz w:val="22"/>
                <w:szCs w:val="22"/>
              </w:rPr>
              <w:t>0</w:t>
            </w:r>
          </w:p>
        </w:tc>
      </w:tr>
      <w:tr w:rsidR="00002538" w:rsidRPr="001F58E1" w14:paraId="5939FD51" w14:textId="77777777" w:rsidTr="009D6FE9">
        <w:tc>
          <w:tcPr>
            <w:tcW w:w="679" w:type="dxa"/>
          </w:tcPr>
          <w:p w14:paraId="41EE5909" w14:textId="77777777" w:rsidR="00002538" w:rsidRPr="001F58E1" w:rsidRDefault="007820A4" w:rsidP="00D17507">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08</w:t>
            </w:r>
          </w:p>
        </w:tc>
        <w:tc>
          <w:tcPr>
            <w:tcW w:w="2298" w:type="dxa"/>
          </w:tcPr>
          <w:p w14:paraId="6FDA75F9" w14:textId="77777777" w:rsidR="00002538" w:rsidRPr="001F58E1" w:rsidRDefault="008701E9" w:rsidP="00D17507">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Caserío de Huarisca</w:t>
            </w:r>
          </w:p>
        </w:tc>
        <w:tc>
          <w:tcPr>
            <w:tcW w:w="1842" w:type="dxa"/>
          </w:tcPr>
          <w:p w14:paraId="2AECCB24" w14:textId="77777777" w:rsidR="00002538" w:rsidRPr="001F58E1" w:rsidRDefault="008701E9" w:rsidP="007820A4">
            <w:pPr>
              <w:pStyle w:val="NormalWeb"/>
              <w:spacing w:before="0" w:beforeAutospacing="0" w:after="0" w:afterAutospacing="0"/>
              <w:jc w:val="center"/>
              <w:textAlignment w:val="top"/>
              <w:rPr>
                <w:rFonts w:ascii="Arial" w:hAnsi="Arial" w:cs="Arial"/>
                <w:color w:val="404040"/>
                <w:sz w:val="22"/>
                <w:szCs w:val="22"/>
              </w:rPr>
            </w:pPr>
            <w:r w:rsidRPr="001F58E1">
              <w:rPr>
                <w:rFonts w:ascii="Arial" w:hAnsi="Arial" w:cs="Arial"/>
                <w:color w:val="404040"/>
                <w:sz w:val="22"/>
                <w:szCs w:val="22"/>
              </w:rPr>
              <w:t>105</w:t>
            </w:r>
          </w:p>
        </w:tc>
      </w:tr>
      <w:tr w:rsidR="00002538" w:rsidRPr="001F58E1" w14:paraId="53AF6D9A" w14:textId="77777777" w:rsidTr="009D6FE9">
        <w:tc>
          <w:tcPr>
            <w:tcW w:w="679" w:type="dxa"/>
          </w:tcPr>
          <w:p w14:paraId="20B7F314" w14:textId="77777777" w:rsidR="00002538" w:rsidRPr="001F58E1" w:rsidRDefault="007820A4" w:rsidP="00D17507">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09</w:t>
            </w:r>
          </w:p>
        </w:tc>
        <w:tc>
          <w:tcPr>
            <w:tcW w:w="2298" w:type="dxa"/>
          </w:tcPr>
          <w:p w14:paraId="4BF51A43" w14:textId="77777777" w:rsidR="00002538" w:rsidRPr="001F58E1" w:rsidRDefault="008701E9" w:rsidP="00D17507">
            <w:pPr>
              <w:pStyle w:val="NormalWeb"/>
              <w:spacing w:before="0" w:beforeAutospacing="0" w:after="0" w:afterAutospacing="0"/>
              <w:jc w:val="both"/>
              <w:textAlignment w:val="top"/>
              <w:rPr>
                <w:rFonts w:ascii="Arial" w:hAnsi="Arial" w:cs="Arial"/>
                <w:color w:val="404040"/>
                <w:sz w:val="22"/>
                <w:szCs w:val="22"/>
              </w:rPr>
            </w:pPr>
            <w:r w:rsidRPr="001F58E1">
              <w:rPr>
                <w:rFonts w:ascii="Arial" w:hAnsi="Arial" w:cs="Arial"/>
                <w:color w:val="404040"/>
                <w:sz w:val="22"/>
                <w:szCs w:val="22"/>
              </w:rPr>
              <w:t>Caserío Libertad Alta</w:t>
            </w:r>
          </w:p>
        </w:tc>
        <w:tc>
          <w:tcPr>
            <w:tcW w:w="1842" w:type="dxa"/>
          </w:tcPr>
          <w:p w14:paraId="14FD4792" w14:textId="77777777" w:rsidR="00002538" w:rsidRPr="001F58E1" w:rsidRDefault="008C305A" w:rsidP="007820A4">
            <w:pPr>
              <w:pStyle w:val="NormalWeb"/>
              <w:spacing w:before="0" w:beforeAutospacing="0" w:after="0" w:afterAutospacing="0"/>
              <w:jc w:val="center"/>
              <w:textAlignment w:val="top"/>
              <w:rPr>
                <w:rFonts w:ascii="Arial" w:hAnsi="Arial" w:cs="Arial"/>
                <w:color w:val="404040"/>
                <w:sz w:val="22"/>
                <w:szCs w:val="22"/>
              </w:rPr>
            </w:pPr>
            <w:r>
              <w:rPr>
                <w:rFonts w:ascii="Arial" w:hAnsi="Arial" w:cs="Arial"/>
                <w:color w:val="404040"/>
                <w:sz w:val="22"/>
                <w:szCs w:val="22"/>
              </w:rPr>
              <w:t>20</w:t>
            </w:r>
          </w:p>
        </w:tc>
      </w:tr>
      <w:tr w:rsidR="00002538" w:rsidRPr="001F58E1" w14:paraId="3BAD749F" w14:textId="77777777" w:rsidTr="009D6FE9">
        <w:tc>
          <w:tcPr>
            <w:tcW w:w="679" w:type="dxa"/>
          </w:tcPr>
          <w:p w14:paraId="0C0C8451" w14:textId="77777777" w:rsidR="00002538" w:rsidRPr="001F58E1" w:rsidRDefault="00002538" w:rsidP="00D17507">
            <w:pPr>
              <w:pStyle w:val="NormalWeb"/>
              <w:spacing w:before="0" w:beforeAutospacing="0" w:after="0" w:afterAutospacing="0"/>
              <w:jc w:val="both"/>
              <w:textAlignment w:val="top"/>
              <w:rPr>
                <w:rFonts w:ascii="Arial" w:hAnsi="Arial" w:cs="Arial"/>
                <w:b/>
                <w:color w:val="404040"/>
                <w:sz w:val="22"/>
                <w:szCs w:val="22"/>
              </w:rPr>
            </w:pPr>
          </w:p>
        </w:tc>
        <w:tc>
          <w:tcPr>
            <w:tcW w:w="2298" w:type="dxa"/>
          </w:tcPr>
          <w:p w14:paraId="573CC2F5" w14:textId="77777777" w:rsidR="00002538" w:rsidRPr="001F58E1" w:rsidRDefault="008701E9" w:rsidP="00D17507">
            <w:pPr>
              <w:pStyle w:val="NormalWeb"/>
              <w:spacing w:before="0" w:beforeAutospacing="0" w:after="0" w:afterAutospacing="0"/>
              <w:jc w:val="both"/>
              <w:textAlignment w:val="top"/>
              <w:rPr>
                <w:rFonts w:ascii="Arial" w:hAnsi="Arial" w:cs="Arial"/>
                <w:b/>
                <w:color w:val="404040"/>
                <w:sz w:val="22"/>
                <w:szCs w:val="22"/>
              </w:rPr>
            </w:pPr>
            <w:r w:rsidRPr="001F58E1">
              <w:rPr>
                <w:rFonts w:ascii="Arial" w:hAnsi="Arial" w:cs="Arial"/>
                <w:b/>
                <w:color w:val="404040"/>
                <w:sz w:val="22"/>
                <w:szCs w:val="22"/>
              </w:rPr>
              <w:t>TOTAL</w:t>
            </w:r>
            <w:r w:rsidR="007820A4" w:rsidRPr="001F58E1">
              <w:rPr>
                <w:rFonts w:ascii="Arial" w:hAnsi="Arial" w:cs="Arial"/>
                <w:b/>
                <w:color w:val="404040"/>
                <w:sz w:val="22"/>
                <w:szCs w:val="22"/>
              </w:rPr>
              <w:t xml:space="preserve"> Aprox.</w:t>
            </w:r>
          </w:p>
          <w:p w14:paraId="51101F4C" w14:textId="77777777" w:rsidR="008701E9" w:rsidRPr="001F58E1" w:rsidRDefault="008701E9" w:rsidP="00D17507">
            <w:pPr>
              <w:pStyle w:val="NormalWeb"/>
              <w:spacing w:before="0" w:beforeAutospacing="0" w:after="0" w:afterAutospacing="0"/>
              <w:jc w:val="both"/>
              <w:textAlignment w:val="top"/>
              <w:rPr>
                <w:rFonts w:ascii="Arial" w:hAnsi="Arial" w:cs="Arial"/>
                <w:b/>
                <w:color w:val="404040"/>
                <w:sz w:val="22"/>
                <w:szCs w:val="22"/>
              </w:rPr>
            </w:pPr>
          </w:p>
        </w:tc>
        <w:tc>
          <w:tcPr>
            <w:tcW w:w="1842" w:type="dxa"/>
          </w:tcPr>
          <w:p w14:paraId="728D8ED5" w14:textId="77777777" w:rsidR="00002538" w:rsidRPr="001F58E1" w:rsidRDefault="008C305A" w:rsidP="007820A4">
            <w:pPr>
              <w:pStyle w:val="NormalWeb"/>
              <w:spacing w:before="0" w:beforeAutospacing="0" w:after="0" w:afterAutospacing="0"/>
              <w:jc w:val="center"/>
              <w:textAlignment w:val="top"/>
              <w:rPr>
                <w:rFonts w:ascii="Arial" w:hAnsi="Arial" w:cs="Arial"/>
                <w:b/>
                <w:color w:val="404040"/>
                <w:sz w:val="22"/>
                <w:szCs w:val="22"/>
              </w:rPr>
            </w:pPr>
            <w:r>
              <w:rPr>
                <w:rFonts w:ascii="Arial" w:hAnsi="Arial" w:cs="Arial"/>
                <w:b/>
                <w:color w:val="404040"/>
                <w:sz w:val="22"/>
                <w:szCs w:val="22"/>
              </w:rPr>
              <w:t>1,328</w:t>
            </w:r>
          </w:p>
        </w:tc>
      </w:tr>
    </w:tbl>
    <w:p w14:paraId="085FB954" w14:textId="77777777" w:rsidR="00002538" w:rsidRDefault="007820A4" w:rsidP="00D17507">
      <w:pPr>
        <w:pStyle w:val="NormalWeb"/>
        <w:shd w:val="clear" w:color="auto" w:fill="FFFFFF"/>
        <w:spacing w:before="0" w:beforeAutospacing="0" w:after="0" w:afterAutospacing="0"/>
        <w:jc w:val="both"/>
        <w:textAlignment w:val="top"/>
        <w:rPr>
          <w:rFonts w:ascii="Arial" w:hAnsi="Arial" w:cs="Arial"/>
          <w:color w:val="404040"/>
          <w:sz w:val="20"/>
          <w:szCs w:val="20"/>
        </w:rPr>
      </w:pPr>
      <w:r w:rsidRPr="001F58E1">
        <w:rPr>
          <w:color w:val="404040"/>
          <w:sz w:val="22"/>
          <w:szCs w:val="22"/>
        </w:rPr>
        <w:t xml:space="preserve">                                               </w:t>
      </w:r>
      <w:r w:rsidRPr="00A2553D">
        <w:rPr>
          <w:rFonts w:ascii="Arial" w:hAnsi="Arial" w:cs="Arial"/>
          <w:b/>
          <w:color w:val="404040"/>
          <w:sz w:val="20"/>
          <w:szCs w:val="20"/>
        </w:rPr>
        <w:t>Fuente:</w:t>
      </w:r>
      <w:r w:rsidRPr="00A2553D">
        <w:rPr>
          <w:rFonts w:ascii="Arial" w:hAnsi="Arial" w:cs="Arial"/>
          <w:color w:val="404040"/>
          <w:sz w:val="20"/>
          <w:szCs w:val="20"/>
        </w:rPr>
        <w:t xml:space="preserve"> Trabajo de Campo Equipo </w:t>
      </w:r>
      <w:r w:rsidR="009D6FE9" w:rsidRPr="00A2553D">
        <w:rPr>
          <w:rFonts w:ascii="Arial" w:hAnsi="Arial" w:cs="Arial"/>
          <w:color w:val="404040"/>
          <w:sz w:val="20"/>
          <w:szCs w:val="20"/>
        </w:rPr>
        <w:t>Técnico</w:t>
      </w:r>
      <w:r w:rsidRPr="00A2553D">
        <w:rPr>
          <w:rFonts w:ascii="Arial" w:hAnsi="Arial" w:cs="Arial"/>
          <w:color w:val="404040"/>
          <w:sz w:val="20"/>
          <w:szCs w:val="20"/>
        </w:rPr>
        <w:t xml:space="preserve"> PDC 2019</w:t>
      </w:r>
    </w:p>
    <w:p w14:paraId="5B557C84" w14:textId="77777777" w:rsidR="001B3E05" w:rsidRDefault="001B3E05" w:rsidP="00D17507">
      <w:pPr>
        <w:pStyle w:val="NormalWeb"/>
        <w:shd w:val="clear" w:color="auto" w:fill="FFFFFF"/>
        <w:spacing w:before="0" w:beforeAutospacing="0" w:after="0" w:afterAutospacing="0"/>
        <w:jc w:val="both"/>
        <w:textAlignment w:val="top"/>
        <w:rPr>
          <w:rFonts w:ascii="Arial" w:hAnsi="Arial" w:cs="Arial"/>
          <w:color w:val="404040"/>
          <w:sz w:val="20"/>
          <w:szCs w:val="20"/>
        </w:rPr>
      </w:pPr>
    </w:p>
    <w:p w14:paraId="7996CC36" w14:textId="77777777" w:rsidR="001B3E05" w:rsidRDefault="001B3E05" w:rsidP="00D17507">
      <w:pPr>
        <w:pStyle w:val="NormalWeb"/>
        <w:shd w:val="clear" w:color="auto" w:fill="FFFFFF"/>
        <w:spacing w:before="0" w:beforeAutospacing="0" w:after="0" w:afterAutospacing="0"/>
        <w:jc w:val="both"/>
        <w:textAlignment w:val="top"/>
        <w:rPr>
          <w:rFonts w:ascii="Arial" w:hAnsi="Arial" w:cs="Arial"/>
          <w:color w:val="404040"/>
          <w:sz w:val="20"/>
          <w:szCs w:val="20"/>
        </w:rPr>
      </w:pPr>
    </w:p>
    <w:p w14:paraId="292521EA" w14:textId="77777777" w:rsidR="001B3E05" w:rsidRPr="007A534D" w:rsidRDefault="001B3E05" w:rsidP="00D8613E">
      <w:pPr>
        <w:pStyle w:val="NoSpacing"/>
        <w:numPr>
          <w:ilvl w:val="0"/>
          <w:numId w:val="78"/>
        </w:numPr>
        <w:rPr>
          <w:rFonts w:ascii="Arial" w:hAnsi="Arial" w:cs="Arial"/>
          <w:b/>
        </w:rPr>
      </w:pPr>
      <w:r w:rsidRPr="007A534D">
        <w:rPr>
          <w:rFonts w:ascii="Arial" w:hAnsi="Arial" w:cs="Arial"/>
          <w:b/>
        </w:rPr>
        <w:t xml:space="preserve">SISTEMA RELACIONAL </w:t>
      </w:r>
    </w:p>
    <w:p w14:paraId="1092CFDF" w14:textId="77777777" w:rsidR="00D1433E" w:rsidRPr="000147D2" w:rsidRDefault="00D1433E" w:rsidP="00D1433E">
      <w:pPr>
        <w:autoSpaceDE w:val="0"/>
        <w:autoSpaceDN w:val="0"/>
        <w:adjustRightInd w:val="0"/>
        <w:spacing w:after="0" w:line="360" w:lineRule="auto"/>
        <w:jc w:val="both"/>
        <w:rPr>
          <w:rFonts w:ascii="Arial" w:hAnsi="Arial" w:cs="Arial"/>
          <w:color w:val="000000"/>
        </w:rPr>
      </w:pPr>
      <w:r w:rsidRPr="000147D2">
        <w:rPr>
          <w:rFonts w:ascii="Arial" w:hAnsi="Arial" w:cs="Arial"/>
          <w:b/>
          <w:bCs/>
          <w:color w:val="000000"/>
        </w:rPr>
        <w:t xml:space="preserve">Accesibilidad </w:t>
      </w:r>
    </w:p>
    <w:p w14:paraId="6B3D6AE3" w14:textId="5E4F6332" w:rsidR="00D1433E" w:rsidRDefault="00D1433E" w:rsidP="00D1433E">
      <w:pPr>
        <w:pStyle w:val="NoSpacing"/>
        <w:spacing w:line="360" w:lineRule="auto"/>
        <w:jc w:val="both"/>
        <w:rPr>
          <w:rFonts w:ascii="Arial" w:hAnsi="Arial" w:cs="Arial"/>
        </w:rPr>
      </w:pPr>
      <w:r w:rsidRPr="00D1433E">
        <w:rPr>
          <w:rFonts w:ascii="Arial" w:hAnsi="Arial" w:cs="Arial"/>
        </w:rPr>
        <w:t xml:space="preserve">La principal vía de acceso al distrito es mediante la Carretera Central Sur, distancia aproximada de la capital de provincia Huancayo a Huacrapuquio es de 13.4 Kms, la otra vía es la que conecta el distrito de </w:t>
      </w:r>
      <w:r w:rsidR="00FB16BF" w:rsidRPr="00D1433E">
        <w:rPr>
          <w:rFonts w:ascii="Arial" w:hAnsi="Arial" w:cs="Arial"/>
        </w:rPr>
        <w:t>Viques -</w:t>
      </w:r>
      <w:r w:rsidRPr="00D1433E">
        <w:rPr>
          <w:rFonts w:ascii="Arial" w:hAnsi="Arial" w:cs="Arial"/>
        </w:rPr>
        <w:t xml:space="preserve"> La Breña – Huacrapuquio y la tercera </w:t>
      </w:r>
      <w:r w:rsidR="00FB16BF" w:rsidRPr="00D1433E">
        <w:rPr>
          <w:rFonts w:ascii="Arial" w:hAnsi="Arial" w:cs="Arial"/>
        </w:rPr>
        <w:t>vía</w:t>
      </w:r>
      <w:r w:rsidRPr="00D1433E">
        <w:rPr>
          <w:rFonts w:ascii="Arial" w:hAnsi="Arial" w:cs="Arial"/>
        </w:rPr>
        <w:t xml:space="preserve"> es Huayucachi – Huacrapuquio</w:t>
      </w:r>
      <w:r w:rsidR="00D77E3B">
        <w:rPr>
          <w:rFonts w:ascii="Arial" w:hAnsi="Arial" w:cs="Arial"/>
        </w:rPr>
        <w:t>.</w:t>
      </w:r>
    </w:p>
    <w:p w14:paraId="269D4C4F" w14:textId="77777777" w:rsidR="00D77E3B" w:rsidRPr="00D1433E" w:rsidRDefault="00D77E3B" w:rsidP="00D1433E">
      <w:pPr>
        <w:pStyle w:val="NoSpacing"/>
        <w:spacing w:line="360" w:lineRule="auto"/>
        <w:jc w:val="both"/>
        <w:rPr>
          <w:rFonts w:ascii="Arial" w:hAnsi="Arial" w:cs="Arial"/>
          <w:b/>
          <w:color w:val="404040"/>
        </w:rPr>
      </w:pPr>
    </w:p>
    <w:p w14:paraId="2E3A6E3E" w14:textId="77777777" w:rsidR="007A534D" w:rsidRDefault="007A534D" w:rsidP="007A534D">
      <w:pPr>
        <w:pStyle w:val="NoSpacing"/>
        <w:rPr>
          <w:rFonts w:ascii="Arial" w:hAnsi="Arial" w:cs="Arial"/>
          <w:b/>
          <w:sz w:val="20"/>
          <w:szCs w:val="20"/>
        </w:rPr>
      </w:pPr>
      <w:r w:rsidRPr="00C37A96">
        <w:rPr>
          <w:rFonts w:ascii="Arial" w:hAnsi="Arial" w:cs="Arial"/>
          <w:b/>
          <w:noProof/>
          <w:lang w:val="en-US"/>
        </w:rPr>
        <w:drawing>
          <wp:inline distT="0" distB="0" distL="0" distR="0" wp14:anchorId="1994FFF4" wp14:editId="042BF0A3">
            <wp:extent cx="781050" cy="581025"/>
            <wp:effectExtent l="0" t="0" r="0" b="9525"/>
            <wp:docPr id="141" name="Imagen 141"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12A40A08" w14:textId="77777777" w:rsidR="007A534D" w:rsidRPr="00561F7F" w:rsidRDefault="007A534D" w:rsidP="007A534D">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3A218FA7" w14:textId="77777777" w:rsidR="009C74B6" w:rsidRPr="00A3420A" w:rsidRDefault="009C74B6" w:rsidP="009C74B6">
      <w:pPr>
        <w:shd w:val="clear" w:color="auto" w:fill="FFFFFF"/>
        <w:spacing w:after="0" w:line="360" w:lineRule="auto"/>
        <w:jc w:val="both"/>
        <w:textAlignment w:val="baseline"/>
        <w:rPr>
          <w:rFonts w:ascii="Arial" w:hAnsi="Arial" w:cs="Arial"/>
          <w:b/>
          <w:bCs/>
          <w:color w:val="000000"/>
        </w:rPr>
      </w:pPr>
      <w:r w:rsidRPr="00A3420A">
        <w:rPr>
          <w:rFonts w:ascii="Arial" w:hAnsi="Arial" w:cs="Arial"/>
          <w:b/>
          <w:bCs/>
          <w:color w:val="000000"/>
        </w:rPr>
        <w:t>Infraestructura Vial.</w:t>
      </w:r>
    </w:p>
    <w:p w14:paraId="3490BCBB" w14:textId="77777777" w:rsidR="009C74B6" w:rsidRDefault="009C74B6" w:rsidP="009C74B6">
      <w:pPr>
        <w:autoSpaceDE w:val="0"/>
        <w:autoSpaceDN w:val="0"/>
        <w:adjustRightInd w:val="0"/>
        <w:spacing w:after="0" w:line="360" w:lineRule="auto"/>
        <w:jc w:val="both"/>
        <w:rPr>
          <w:rFonts w:ascii="Arial" w:hAnsi="Arial" w:cs="Arial"/>
          <w:color w:val="001133"/>
          <w:shd w:val="clear" w:color="auto" w:fill="FFFFFF"/>
        </w:rPr>
      </w:pPr>
      <w:r w:rsidRPr="00A3420A">
        <w:rPr>
          <w:rFonts w:ascii="Arial" w:hAnsi="Arial" w:cs="Arial"/>
          <w:color w:val="001133"/>
          <w:shd w:val="clear" w:color="auto" w:fill="FFFFFF"/>
        </w:rPr>
        <w:t>La Infraestructura vial es todo el conjunto de elementos que permite el desplazamiento de vehículos en forma confortable y segura desde un punto a otro. De acuerdo al inventario de carreteras del Ministerio de Transpor</w:t>
      </w:r>
      <w:r>
        <w:rPr>
          <w:rFonts w:ascii="Arial" w:hAnsi="Arial" w:cs="Arial"/>
          <w:color w:val="001133"/>
          <w:shd w:val="clear" w:color="auto" w:fill="FFFFFF"/>
        </w:rPr>
        <w:t>te y Comunicaciones MTC en Huacr</w:t>
      </w:r>
      <w:r w:rsidRPr="00A3420A">
        <w:rPr>
          <w:rFonts w:ascii="Arial" w:hAnsi="Arial" w:cs="Arial"/>
          <w:color w:val="001133"/>
          <w:shd w:val="clear" w:color="auto" w:fill="FFFFFF"/>
        </w:rPr>
        <w:t>apuquio se tiene como brechas viales o vías en mal estado:</w:t>
      </w:r>
    </w:p>
    <w:p w14:paraId="2FA51B37" w14:textId="77777777" w:rsidR="001B3E05" w:rsidRDefault="009C74B6" w:rsidP="009C74B6">
      <w:pPr>
        <w:pStyle w:val="NormalWeb"/>
        <w:shd w:val="clear" w:color="auto" w:fill="FFFFFF"/>
        <w:spacing w:before="0" w:beforeAutospacing="0" w:after="0" w:afterAutospacing="0"/>
        <w:jc w:val="center"/>
        <w:textAlignment w:val="top"/>
        <w:rPr>
          <w:rFonts w:ascii="Arial" w:hAnsi="Arial" w:cs="Arial"/>
          <w:color w:val="404040"/>
          <w:sz w:val="20"/>
          <w:szCs w:val="20"/>
        </w:rPr>
      </w:pPr>
      <w:r w:rsidRPr="00A3420A">
        <w:rPr>
          <w:rFonts w:ascii="Arial" w:hAnsi="Arial" w:cs="Arial"/>
          <w:noProof/>
          <w:lang w:val="en-US" w:eastAsia="en-US"/>
        </w:rPr>
        <w:drawing>
          <wp:inline distT="0" distB="0" distL="0" distR="0" wp14:anchorId="24BB4B26" wp14:editId="403EB18B">
            <wp:extent cx="3532800" cy="2027555"/>
            <wp:effectExtent l="0" t="0" r="0" b="0"/>
            <wp:docPr id="28" name="Imagen 28" descr="H:\DCIM\102_FUJI\DSCF2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CIM\102_FUJI\DSCF262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458" cy="2037116"/>
                    </a:xfrm>
                    <a:prstGeom prst="rect">
                      <a:avLst/>
                    </a:prstGeom>
                    <a:noFill/>
                    <a:ln>
                      <a:noFill/>
                    </a:ln>
                  </pic:spPr>
                </pic:pic>
              </a:graphicData>
            </a:graphic>
          </wp:inline>
        </w:drawing>
      </w:r>
    </w:p>
    <w:p w14:paraId="6C11D92E" w14:textId="77777777" w:rsidR="009C74B6" w:rsidRDefault="009C74B6" w:rsidP="009C74B6">
      <w:pPr>
        <w:pStyle w:val="NormalWeb"/>
        <w:shd w:val="clear" w:color="auto" w:fill="FFFFFF"/>
        <w:spacing w:before="0" w:beforeAutospacing="0" w:after="0" w:afterAutospacing="0"/>
        <w:jc w:val="center"/>
        <w:textAlignment w:val="top"/>
        <w:rPr>
          <w:rFonts w:ascii="Arial" w:hAnsi="Arial" w:cs="Arial"/>
          <w:color w:val="404040"/>
          <w:sz w:val="20"/>
          <w:szCs w:val="20"/>
        </w:rPr>
      </w:pPr>
    </w:p>
    <w:p w14:paraId="03C5AF81" w14:textId="77777777" w:rsidR="009C74B6" w:rsidRPr="00A3420A" w:rsidRDefault="009C74B6" w:rsidP="009C74B6">
      <w:pPr>
        <w:autoSpaceDE w:val="0"/>
        <w:autoSpaceDN w:val="0"/>
        <w:adjustRightInd w:val="0"/>
        <w:spacing w:after="0" w:line="360" w:lineRule="auto"/>
        <w:jc w:val="both"/>
        <w:rPr>
          <w:rFonts w:ascii="Arial" w:hAnsi="Arial" w:cs="Arial"/>
          <w:color w:val="001133"/>
          <w:shd w:val="clear" w:color="auto" w:fill="FFFFFF"/>
        </w:rPr>
      </w:pPr>
    </w:p>
    <w:p w14:paraId="51EA89A8" w14:textId="77777777" w:rsidR="009C74B6" w:rsidRPr="00A3420A" w:rsidRDefault="009C74B6" w:rsidP="00D8613E">
      <w:pPr>
        <w:pStyle w:val="ListParagraph"/>
        <w:numPr>
          <w:ilvl w:val="0"/>
          <w:numId w:val="45"/>
        </w:numPr>
        <w:autoSpaceDE w:val="0"/>
        <w:autoSpaceDN w:val="0"/>
        <w:adjustRightInd w:val="0"/>
        <w:spacing w:after="0" w:line="360" w:lineRule="auto"/>
        <w:jc w:val="both"/>
        <w:rPr>
          <w:rFonts w:ascii="Arial" w:hAnsi="Arial" w:cs="Arial"/>
          <w:color w:val="001133"/>
          <w:shd w:val="clear" w:color="auto" w:fill="FFFFFF"/>
        </w:rPr>
      </w:pPr>
      <w:r w:rsidRPr="00A3420A">
        <w:rPr>
          <w:rFonts w:ascii="Arial" w:hAnsi="Arial" w:cs="Arial"/>
          <w:b/>
          <w:color w:val="001133"/>
          <w:shd w:val="clear" w:color="auto" w:fill="FFFFFF"/>
        </w:rPr>
        <w:t>Asfaltado</w:t>
      </w:r>
      <w:r w:rsidRPr="00A3420A">
        <w:rPr>
          <w:rFonts w:ascii="Arial" w:hAnsi="Arial" w:cs="Arial"/>
          <w:color w:val="001133"/>
          <w:shd w:val="clear" w:color="auto" w:fill="FFFFFF"/>
        </w:rPr>
        <w:t xml:space="preserve">: de 10.36 Kms -  0.82 Kms se hallan en mal estado de conservación. </w:t>
      </w:r>
    </w:p>
    <w:p w14:paraId="2DAFC8CD" w14:textId="77777777" w:rsidR="009C74B6" w:rsidRPr="00A3420A" w:rsidRDefault="009C74B6" w:rsidP="00D8613E">
      <w:pPr>
        <w:pStyle w:val="ListParagraph"/>
        <w:numPr>
          <w:ilvl w:val="0"/>
          <w:numId w:val="45"/>
        </w:numPr>
        <w:autoSpaceDE w:val="0"/>
        <w:autoSpaceDN w:val="0"/>
        <w:adjustRightInd w:val="0"/>
        <w:spacing w:after="0" w:line="360" w:lineRule="auto"/>
        <w:jc w:val="both"/>
        <w:rPr>
          <w:rFonts w:ascii="Arial" w:hAnsi="Arial" w:cs="Arial"/>
          <w:color w:val="001133"/>
          <w:shd w:val="clear" w:color="auto" w:fill="FFFFFF"/>
        </w:rPr>
      </w:pPr>
      <w:r w:rsidRPr="00A3420A">
        <w:rPr>
          <w:rFonts w:ascii="Arial" w:hAnsi="Arial" w:cs="Arial"/>
          <w:b/>
          <w:color w:val="001133"/>
          <w:shd w:val="clear" w:color="auto" w:fill="FFFFFF"/>
        </w:rPr>
        <w:t>Sin afirmar</w:t>
      </w:r>
      <w:r w:rsidRPr="00A3420A">
        <w:rPr>
          <w:rFonts w:ascii="Arial" w:hAnsi="Arial" w:cs="Arial"/>
          <w:color w:val="001133"/>
          <w:shd w:val="clear" w:color="auto" w:fill="FFFFFF"/>
        </w:rPr>
        <w:t>: de 9.06 Kms -  0.71 Kms. Se hallan en mal estado de conservación</w:t>
      </w:r>
    </w:p>
    <w:p w14:paraId="4BB720FC" w14:textId="77777777" w:rsidR="009C74B6" w:rsidRDefault="009C74B6" w:rsidP="00D8613E">
      <w:pPr>
        <w:pStyle w:val="ListParagraph"/>
        <w:numPr>
          <w:ilvl w:val="0"/>
          <w:numId w:val="45"/>
        </w:numPr>
        <w:autoSpaceDE w:val="0"/>
        <w:autoSpaceDN w:val="0"/>
        <w:adjustRightInd w:val="0"/>
        <w:spacing w:after="0" w:line="360" w:lineRule="auto"/>
        <w:jc w:val="both"/>
        <w:rPr>
          <w:rFonts w:ascii="Arial" w:hAnsi="Arial" w:cs="Arial"/>
          <w:color w:val="001133"/>
          <w:shd w:val="clear" w:color="auto" w:fill="FFFFFF"/>
        </w:rPr>
      </w:pPr>
      <w:r w:rsidRPr="00A3420A">
        <w:rPr>
          <w:rFonts w:ascii="Arial" w:hAnsi="Arial" w:cs="Arial"/>
          <w:b/>
          <w:color w:val="001133"/>
          <w:shd w:val="clear" w:color="auto" w:fill="FFFFFF"/>
        </w:rPr>
        <w:t>Trocha</w:t>
      </w:r>
      <w:r w:rsidRPr="00A3420A">
        <w:rPr>
          <w:rFonts w:ascii="Arial" w:hAnsi="Arial" w:cs="Arial"/>
          <w:color w:val="001133"/>
          <w:shd w:val="clear" w:color="auto" w:fill="FFFFFF"/>
        </w:rPr>
        <w:t>: de 3.89 Kms - 0.31 Kms, se halla en mal estado de conservación.</w:t>
      </w:r>
    </w:p>
    <w:p w14:paraId="4B794C72" w14:textId="77777777" w:rsidR="009C74B6" w:rsidRPr="00354490" w:rsidRDefault="009C74B6" w:rsidP="009C74B6">
      <w:pPr>
        <w:spacing w:line="360" w:lineRule="auto"/>
        <w:rPr>
          <w:rFonts w:ascii="Arial" w:hAnsi="Arial" w:cs="Arial"/>
          <w:b/>
          <w:sz w:val="20"/>
          <w:szCs w:val="20"/>
        </w:rPr>
      </w:pPr>
      <w:r w:rsidRPr="00354490">
        <w:rPr>
          <w:rFonts w:ascii="Arial" w:hAnsi="Arial" w:cs="Arial"/>
          <w:b/>
          <w:sz w:val="20"/>
          <w:szCs w:val="20"/>
        </w:rPr>
        <w:t xml:space="preserve">                           </w:t>
      </w:r>
      <w:r w:rsidR="003A0D93">
        <w:rPr>
          <w:rFonts w:ascii="Arial" w:hAnsi="Arial" w:cs="Arial"/>
          <w:b/>
          <w:sz w:val="20"/>
          <w:szCs w:val="20"/>
        </w:rPr>
        <w:t xml:space="preserve">                    CUADRO N° 04</w:t>
      </w:r>
    </w:p>
    <w:p w14:paraId="077696A5" w14:textId="77777777" w:rsidR="009C74B6" w:rsidRPr="00354490" w:rsidRDefault="009C74B6" w:rsidP="009C74B6">
      <w:pPr>
        <w:spacing w:line="360" w:lineRule="auto"/>
        <w:rPr>
          <w:rFonts w:ascii="Arial" w:hAnsi="Arial" w:cs="Arial"/>
          <w:b/>
          <w:sz w:val="20"/>
          <w:szCs w:val="20"/>
        </w:rPr>
      </w:pPr>
      <w:r w:rsidRPr="00354490">
        <w:rPr>
          <w:rFonts w:ascii="Arial" w:hAnsi="Arial" w:cs="Arial"/>
          <w:b/>
          <w:sz w:val="20"/>
          <w:szCs w:val="20"/>
        </w:rPr>
        <w:t xml:space="preserve">                RED DE VIAS VECINALES 2016 – HUACRAPUQUIO</w:t>
      </w:r>
    </w:p>
    <w:tbl>
      <w:tblPr>
        <w:tblStyle w:val="TableGrid"/>
        <w:tblW w:w="0" w:type="auto"/>
        <w:tblInd w:w="562" w:type="dxa"/>
        <w:tblLook w:val="04A0" w:firstRow="1" w:lastRow="0" w:firstColumn="1" w:lastColumn="0" w:noHBand="0" w:noVBand="1"/>
      </w:tblPr>
      <w:tblGrid>
        <w:gridCol w:w="2664"/>
        <w:gridCol w:w="1731"/>
        <w:gridCol w:w="1701"/>
      </w:tblGrid>
      <w:tr w:rsidR="009C74B6" w:rsidRPr="00354490" w14:paraId="668ABFD9" w14:textId="77777777" w:rsidTr="00B83771">
        <w:tc>
          <w:tcPr>
            <w:tcW w:w="2664" w:type="dxa"/>
          </w:tcPr>
          <w:p w14:paraId="6B7DFAA0" w14:textId="77777777" w:rsidR="009C74B6" w:rsidRPr="00354490" w:rsidRDefault="009C74B6" w:rsidP="00B83771">
            <w:pPr>
              <w:pStyle w:val="NoSpacing"/>
              <w:rPr>
                <w:rFonts w:ascii="Arial" w:hAnsi="Arial" w:cs="Arial"/>
                <w:b/>
                <w:sz w:val="20"/>
                <w:szCs w:val="20"/>
              </w:rPr>
            </w:pPr>
            <w:r w:rsidRPr="00354490">
              <w:rPr>
                <w:rFonts w:ascii="Arial" w:hAnsi="Arial" w:cs="Arial"/>
                <w:b/>
                <w:sz w:val="20"/>
                <w:szCs w:val="20"/>
                <w:lang w:eastAsia="es-PE"/>
              </w:rPr>
              <w:t>Longitud de vías vecinales (Km)</w:t>
            </w:r>
          </w:p>
        </w:tc>
        <w:tc>
          <w:tcPr>
            <w:tcW w:w="1731" w:type="dxa"/>
          </w:tcPr>
          <w:p w14:paraId="5B04BF4A" w14:textId="77777777" w:rsidR="009C74B6" w:rsidRPr="00354490" w:rsidRDefault="009C74B6" w:rsidP="00B83771">
            <w:pPr>
              <w:pStyle w:val="NoSpacing"/>
              <w:rPr>
                <w:rFonts w:ascii="Arial" w:hAnsi="Arial" w:cs="Arial"/>
                <w:b/>
                <w:sz w:val="20"/>
                <w:szCs w:val="20"/>
              </w:rPr>
            </w:pPr>
            <w:r w:rsidRPr="00354490">
              <w:rPr>
                <w:rFonts w:ascii="Arial" w:hAnsi="Arial" w:cs="Arial"/>
                <w:b/>
                <w:sz w:val="20"/>
                <w:szCs w:val="20"/>
              </w:rPr>
              <w:t>Total de Vías</w:t>
            </w:r>
          </w:p>
        </w:tc>
        <w:tc>
          <w:tcPr>
            <w:tcW w:w="1701" w:type="dxa"/>
          </w:tcPr>
          <w:p w14:paraId="602B5AC3" w14:textId="77777777" w:rsidR="009C74B6" w:rsidRPr="00354490" w:rsidRDefault="009C74B6" w:rsidP="00B83771">
            <w:pPr>
              <w:pStyle w:val="NoSpacing"/>
              <w:rPr>
                <w:rFonts w:ascii="Arial" w:hAnsi="Arial" w:cs="Arial"/>
                <w:b/>
                <w:sz w:val="20"/>
                <w:szCs w:val="20"/>
              </w:rPr>
            </w:pPr>
            <w:r w:rsidRPr="00354490">
              <w:rPr>
                <w:rFonts w:ascii="Arial" w:hAnsi="Arial" w:cs="Arial"/>
                <w:b/>
                <w:sz w:val="20"/>
                <w:szCs w:val="20"/>
              </w:rPr>
              <w:t>BRECHA</w:t>
            </w:r>
          </w:p>
          <w:p w14:paraId="7A45E5B8" w14:textId="77777777" w:rsidR="009C74B6" w:rsidRPr="00354490" w:rsidRDefault="009C74B6" w:rsidP="00B83771">
            <w:pPr>
              <w:pStyle w:val="NoSpacing"/>
              <w:rPr>
                <w:rFonts w:ascii="Arial" w:hAnsi="Arial" w:cs="Arial"/>
                <w:b/>
                <w:sz w:val="20"/>
                <w:szCs w:val="20"/>
              </w:rPr>
            </w:pPr>
            <w:r w:rsidRPr="00354490">
              <w:rPr>
                <w:rFonts w:ascii="Arial" w:hAnsi="Arial" w:cs="Arial"/>
                <w:b/>
                <w:sz w:val="20"/>
                <w:szCs w:val="20"/>
              </w:rPr>
              <w:t>Vías en mal estado</w:t>
            </w:r>
          </w:p>
        </w:tc>
      </w:tr>
      <w:tr w:rsidR="009C74B6" w:rsidRPr="00354490" w14:paraId="642223C6" w14:textId="77777777" w:rsidTr="00B83771">
        <w:tc>
          <w:tcPr>
            <w:tcW w:w="2664" w:type="dxa"/>
          </w:tcPr>
          <w:p w14:paraId="73EED958" w14:textId="77777777" w:rsidR="009C74B6" w:rsidRPr="00354490" w:rsidRDefault="009C74B6" w:rsidP="00B83771">
            <w:pPr>
              <w:spacing w:line="360" w:lineRule="auto"/>
              <w:rPr>
                <w:rFonts w:ascii="Arial" w:hAnsi="Arial" w:cs="Arial"/>
                <w:b/>
                <w:sz w:val="20"/>
                <w:szCs w:val="20"/>
              </w:rPr>
            </w:pPr>
            <w:r w:rsidRPr="00354490">
              <w:rPr>
                <w:rFonts w:ascii="Arial" w:hAnsi="Arial" w:cs="Arial"/>
                <w:b/>
                <w:sz w:val="20"/>
                <w:szCs w:val="20"/>
              </w:rPr>
              <w:t>PAVIMENTADA</w:t>
            </w:r>
          </w:p>
        </w:tc>
        <w:tc>
          <w:tcPr>
            <w:tcW w:w="1731" w:type="dxa"/>
          </w:tcPr>
          <w:p w14:paraId="2D150C4A" w14:textId="77777777" w:rsidR="009C74B6" w:rsidRPr="00354490" w:rsidRDefault="009C74B6" w:rsidP="00B83771">
            <w:pPr>
              <w:spacing w:line="360" w:lineRule="auto"/>
              <w:rPr>
                <w:rFonts w:ascii="Arial" w:hAnsi="Arial" w:cs="Arial"/>
                <w:b/>
                <w:sz w:val="20"/>
                <w:szCs w:val="20"/>
              </w:rPr>
            </w:pPr>
          </w:p>
        </w:tc>
        <w:tc>
          <w:tcPr>
            <w:tcW w:w="1701" w:type="dxa"/>
          </w:tcPr>
          <w:p w14:paraId="1B854E86" w14:textId="77777777" w:rsidR="009C74B6" w:rsidRPr="00354490" w:rsidRDefault="009C74B6" w:rsidP="00B83771">
            <w:pPr>
              <w:spacing w:line="360" w:lineRule="auto"/>
              <w:rPr>
                <w:rFonts w:ascii="Arial" w:hAnsi="Arial" w:cs="Arial"/>
                <w:b/>
                <w:sz w:val="20"/>
                <w:szCs w:val="20"/>
              </w:rPr>
            </w:pPr>
          </w:p>
        </w:tc>
      </w:tr>
      <w:tr w:rsidR="009C74B6" w:rsidRPr="00354490" w14:paraId="24701E08" w14:textId="77777777" w:rsidTr="00B83771">
        <w:tc>
          <w:tcPr>
            <w:tcW w:w="2664" w:type="dxa"/>
          </w:tcPr>
          <w:p w14:paraId="0CC34C82" w14:textId="77777777" w:rsidR="009C74B6" w:rsidRPr="00354490" w:rsidRDefault="009C74B6" w:rsidP="00B83771">
            <w:pPr>
              <w:spacing w:line="360" w:lineRule="auto"/>
              <w:rPr>
                <w:rFonts w:ascii="Arial" w:hAnsi="Arial" w:cs="Arial"/>
                <w:sz w:val="20"/>
                <w:szCs w:val="20"/>
              </w:rPr>
            </w:pPr>
            <w:r w:rsidRPr="00354490">
              <w:rPr>
                <w:rFonts w:ascii="Arial" w:hAnsi="Arial" w:cs="Arial"/>
                <w:sz w:val="20"/>
                <w:szCs w:val="20"/>
              </w:rPr>
              <w:t>Asfaltada</w:t>
            </w:r>
          </w:p>
        </w:tc>
        <w:tc>
          <w:tcPr>
            <w:tcW w:w="1731" w:type="dxa"/>
          </w:tcPr>
          <w:p w14:paraId="3B5AC815" w14:textId="77777777" w:rsidR="009C74B6" w:rsidRPr="00354490" w:rsidRDefault="009C74B6" w:rsidP="00B83771">
            <w:pPr>
              <w:spacing w:line="360" w:lineRule="auto"/>
              <w:rPr>
                <w:rFonts w:ascii="Arial" w:hAnsi="Arial" w:cs="Arial"/>
                <w:sz w:val="20"/>
                <w:szCs w:val="20"/>
              </w:rPr>
            </w:pPr>
            <w:r w:rsidRPr="00354490">
              <w:rPr>
                <w:rFonts w:ascii="Arial" w:hAnsi="Arial" w:cs="Arial"/>
                <w:sz w:val="20"/>
                <w:szCs w:val="20"/>
              </w:rPr>
              <w:t>10.36 Kms</w:t>
            </w:r>
          </w:p>
        </w:tc>
        <w:tc>
          <w:tcPr>
            <w:tcW w:w="1701" w:type="dxa"/>
          </w:tcPr>
          <w:p w14:paraId="24BA9197" w14:textId="77777777" w:rsidR="009C74B6" w:rsidRPr="00354490" w:rsidRDefault="009C74B6" w:rsidP="00B83771">
            <w:pPr>
              <w:spacing w:line="360" w:lineRule="auto"/>
              <w:rPr>
                <w:rFonts w:ascii="Arial" w:hAnsi="Arial" w:cs="Arial"/>
                <w:sz w:val="20"/>
                <w:szCs w:val="20"/>
              </w:rPr>
            </w:pPr>
            <w:r w:rsidRPr="00354490">
              <w:rPr>
                <w:rFonts w:ascii="Arial" w:hAnsi="Arial" w:cs="Arial"/>
                <w:sz w:val="20"/>
                <w:szCs w:val="20"/>
              </w:rPr>
              <w:t>0,82 Kms</w:t>
            </w:r>
          </w:p>
        </w:tc>
      </w:tr>
      <w:tr w:rsidR="009C74B6" w:rsidRPr="00354490" w14:paraId="2810CE6B" w14:textId="77777777" w:rsidTr="00B83771">
        <w:tc>
          <w:tcPr>
            <w:tcW w:w="2664" w:type="dxa"/>
          </w:tcPr>
          <w:p w14:paraId="7C3CDA04" w14:textId="77777777" w:rsidR="009C74B6" w:rsidRPr="00354490" w:rsidRDefault="009C74B6" w:rsidP="00B83771">
            <w:pPr>
              <w:spacing w:line="360" w:lineRule="auto"/>
              <w:rPr>
                <w:rFonts w:ascii="Arial" w:hAnsi="Arial" w:cs="Arial"/>
                <w:b/>
                <w:sz w:val="20"/>
                <w:szCs w:val="20"/>
              </w:rPr>
            </w:pPr>
            <w:r w:rsidRPr="00354490">
              <w:rPr>
                <w:rFonts w:ascii="Arial" w:hAnsi="Arial" w:cs="Arial"/>
                <w:b/>
                <w:sz w:val="20"/>
                <w:szCs w:val="20"/>
              </w:rPr>
              <w:t>NO PAVIMENTADA</w:t>
            </w:r>
          </w:p>
        </w:tc>
        <w:tc>
          <w:tcPr>
            <w:tcW w:w="1731" w:type="dxa"/>
          </w:tcPr>
          <w:p w14:paraId="4584C5BC" w14:textId="77777777" w:rsidR="009C74B6" w:rsidRPr="00354490" w:rsidRDefault="009C74B6" w:rsidP="00B83771">
            <w:pPr>
              <w:spacing w:line="360" w:lineRule="auto"/>
              <w:rPr>
                <w:rFonts w:ascii="Arial" w:hAnsi="Arial" w:cs="Arial"/>
                <w:b/>
                <w:sz w:val="20"/>
                <w:szCs w:val="20"/>
              </w:rPr>
            </w:pPr>
          </w:p>
        </w:tc>
        <w:tc>
          <w:tcPr>
            <w:tcW w:w="1701" w:type="dxa"/>
          </w:tcPr>
          <w:p w14:paraId="11A2A7EC" w14:textId="77777777" w:rsidR="009C74B6" w:rsidRPr="00354490" w:rsidRDefault="009C74B6" w:rsidP="00B83771">
            <w:pPr>
              <w:spacing w:line="360" w:lineRule="auto"/>
              <w:rPr>
                <w:rFonts w:ascii="Arial" w:hAnsi="Arial" w:cs="Arial"/>
                <w:b/>
                <w:sz w:val="20"/>
                <w:szCs w:val="20"/>
              </w:rPr>
            </w:pPr>
          </w:p>
        </w:tc>
      </w:tr>
      <w:tr w:rsidR="009C74B6" w:rsidRPr="00354490" w14:paraId="0E241F74" w14:textId="77777777" w:rsidTr="00B83771">
        <w:tc>
          <w:tcPr>
            <w:tcW w:w="2664" w:type="dxa"/>
          </w:tcPr>
          <w:p w14:paraId="27CBB5DD" w14:textId="77777777" w:rsidR="009C74B6" w:rsidRPr="00354490" w:rsidRDefault="009C74B6" w:rsidP="00B83771">
            <w:pPr>
              <w:spacing w:line="360" w:lineRule="auto"/>
              <w:rPr>
                <w:rFonts w:ascii="Arial" w:hAnsi="Arial" w:cs="Arial"/>
                <w:sz w:val="20"/>
                <w:szCs w:val="20"/>
              </w:rPr>
            </w:pPr>
            <w:r w:rsidRPr="00354490">
              <w:rPr>
                <w:rFonts w:ascii="Arial" w:hAnsi="Arial" w:cs="Arial"/>
                <w:sz w:val="20"/>
                <w:szCs w:val="20"/>
              </w:rPr>
              <w:t>Afirmado</w:t>
            </w:r>
          </w:p>
        </w:tc>
        <w:tc>
          <w:tcPr>
            <w:tcW w:w="1731" w:type="dxa"/>
          </w:tcPr>
          <w:p w14:paraId="4D0CB4B4" w14:textId="77777777" w:rsidR="009C74B6" w:rsidRPr="00354490" w:rsidRDefault="009C74B6" w:rsidP="00B83771">
            <w:pPr>
              <w:spacing w:line="360" w:lineRule="auto"/>
              <w:rPr>
                <w:rFonts w:ascii="Arial" w:hAnsi="Arial" w:cs="Arial"/>
                <w:sz w:val="20"/>
                <w:szCs w:val="20"/>
              </w:rPr>
            </w:pPr>
            <w:r w:rsidRPr="00354490">
              <w:rPr>
                <w:rFonts w:ascii="Arial" w:hAnsi="Arial" w:cs="Arial"/>
                <w:sz w:val="20"/>
                <w:szCs w:val="20"/>
              </w:rPr>
              <w:t>00</w:t>
            </w:r>
          </w:p>
        </w:tc>
        <w:tc>
          <w:tcPr>
            <w:tcW w:w="1701" w:type="dxa"/>
          </w:tcPr>
          <w:p w14:paraId="7B7D39EC" w14:textId="77777777" w:rsidR="009C74B6" w:rsidRPr="00354490" w:rsidRDefault="009C74B6" w:rsidP="00B83771">
            <w:pPr>
              <w:spacing w:line="360" w:lineRule="auto"/>
              <w:rPr>
                <w:rFonts w:ascii="Arial" w:hAnsi="Arial" w:cs="Arial"/>
                <w:sz w:val="20"/>
                <w:szCs w:val="20"/>
              </w:rPr>
            </w:pPr>
            <w:r w:rsidRPr="00354490">
              <w:rPr>
                <w:rFonts w:ascii="Arial" w:hAnsi="Arial" w:cs="Arial"/>
                <w:sz w:val="20"/>
                <w:szCs w:val="20"/>
              </w:rPr>
              <w:t>00</w:t>
            </w:r>
          </w:p>
        </w:tc>
      </w:tr>
      <w:tr w:rsidR="009C74B6" w:rsidRPr="00354490" w14:paraId="5EEB73A9" w14:textId="77777777" w:rsidTr="00B83771">
        <w:tc>
          <w:tcPr>
            <w:tcW w:w="2664" w:type="dxa"/>
          </w:tcPr>
          <w:p w14:paraId="1AD75D6A" w14:textId="77777777" w:rsidR="009C74B6" w:rsidRPr="00354490" w:rsidRDefault="009C74B6" w:rsidP="00B83771">
            <w:pPr>
              <w:spacing w:line="360" w:lineRule="auto"/>
              <w:rPr>
                <w:rFonts w:ascii="Arial" w:hAnsi="Arial" w:cs="Arial"/>
                <w:sz w:val="20"/>
                <w:szCs w:val="20"/>
              </w:rPr>
            </w:pPr>
            <w:r w:rsidRPr="00354490">
              <w:rPr>
                <w:rFonts w:ascii="Arial" w:hAnsi="Arial" w:cs="Arial"/>
                <w:sz w:val="20"/>
                <w:szCs w:val="20"/>
              </w:rPr>
              <w:t>Sin Afirmar</w:t>
            </w:r>
          </w:p>
        </w:tc>
        <w:tc>
          <w:tcPr>
            <w:tcW w:w="1731" w:type="dxa"/>
          </w:tcPr>
          <w:p w14:paraId="53276ECB" w14:textId="77777777" w:rsidR="009C74B6" w:rsidRPr="00354490" w:rsidRDefault="009C74B6" w:rsidP="00B83771">
            <w:pPr>
              <w:spacing w:line="360" w:lineRule="auto"/>
              <w:rPr>
                <w:rFonts w:ascii="Arial" w:hAnsi="Arial" w:cs="Arial"/>
                <w:sz w:val="20"/>
                <w:szCs w:val="20"/>
              </w:rPr>
            </w:pPr>
            <w:r w:rsidRPr="00354490">
              <w:rPr>
                <w:rFonts w:ascii="Arial" w:hAnsi="Arial" w:cs="Arial"/>
                <w:sz w:val="20"/>
                <w:szCs w:val="20"/>
              </w:rPr>
              <w:t>9.06 Kms</w:t>
            </w:r>
          </w:p>
        </w:tc>
        <w:tc>
          <w:tcPr>
            <w:tcW w:w="1701" w:type="dxa"/>
          </w:tcPr>
          <w:p w14:paraId="2AD23FEF" w14:textId="77777777" w:rsidR="009C74B6" w:rsidRPr="00354490" w:rsidRDefault="009C74B6" w:rsidP="00B83771">
            <w:pPr>
              <w:spacing w:line="360" w:lineRule="auto"/>
              <w:rPr>
                <w:rFonts w:ascii="Arial" w:hAnsi="Arial" w:cs="Arial"/>
                <w:sz w:val="20"/>
                <w:szCs w:val="20"/>
              </w:rPr>
            </w:pPr>
            <w:r w:rsidRPr="00354490">
              <w:rPr>
                <w:rFonts w:ascii="Arial" w:hAnsi="Arial" w:cs="Arial"/>
                <w:sz w:val="20"/>
                <w:szCs w:val="20"/>
              </w:rPr>
              <w:t>0.71 Kms</w:t>
            </w:r>
          </w:p>
        </w:tc>
      </w:tr>
      <w:tr w:rsidR="009C74B6" w:rsidRPr="00354490" w14:paraId="62DE6F72" w14:textId="77777777" w:rsidTr="00B83771">
        <w:tc>
          <w:tcPr>
            <w:tcW w:w="2664" w:type="dxa"/>
          </w:tcPr>
          <w:p w14:paraId="09C1114F" w14:textId="77777777" w:rsidR="009C74B6" w:rsidRPr="00354490" w:rsidRDefault="009C74B6" w:rsidP="00B83771">
            <w:pPr>
              <w:spacing w:line="360" w:lineRule="auto"/>
              <w:rPr>
                <w:rFonts w:ascii="Arial" w:hAnsi="Arial" w:cs="Arial"/>
                <w:sz w:val="20"/>
                <w:szCs w:val="20"/>
              </w:rPr>
            </w:pPr>
            <w:r w:rsidRPr="00354490">
              <w:rPr>
                <w:rFonts w:ascii="Arial" w:hAnsi="Arial" w:cs="Arial"/>
                <w:sz w:val="20"/>
                <w:szCs w:val="20"/>
              </w:rPr>
              <w:t>Trocha</w:t>
            </w:r>
          </w:p>
        </w:tc>
        <w:tc>
          <w:tcPr>
            <w:tcW w:w="1731" w:type="dxa"/>
          </w:tcPr>
          <w:p w14:paraId="4EC1C14A" w14:textId="77777777" w:rsidR="009C74B6" w:rsidRPr="00354490" w:rsidRDefault="009C74B6" w:rsidP="00B83771">
            <w:pPr>
              <w:spacing w:line="360" w:lineRule="auto"/>
              <w:rPr>
                <w:rFonts w:ascii="Arial" w:hAnsi="Arial" w:cs="Arial"/>
                <w:sz w:val="20"/>
                <w:szCs w:val="20"/>
              </w:rPr>
            </w:pPr>
            <w:r w:rsidRPr="00354490">
              <w:rPr>
                <w:rFonts w:ascii="Arial" w:hAnsi="Arial" w:cs="Arial"/>
                <w:sz w:val="20"/>
                <w:szCs w:val="20"/>
              </w:rPr>
              <w:t>3.89 Kms</w:t>
            </w:r>
          </w:p>
        </w:tc>
        <w:tc>
          <w:tcPr>
            <w:tcW w:w="1701" w:type="dxa"/>
          </w:tcPr>
          <w:p w14:paraId="7A21198F" w14:textId="77777777" w:rsidR="009C74B6" w:rsidRPr="00354490" w:rsidRDefault="009C74B6" w:rsidP="00B83771">
            <w:pPr>
              <w:spacing w:line="360" w:lineRule="auto"/>
              <w:rPr>
                <w:rFonts w:ascii="Arial" w:hAnsi="Arial" w:cs="Arial"/>
                <w:sz w:val="20"/>
                <w:szCs w:val="20"/>
              </w:rPr>
            </w:pPr>
            <w:r w:rsidRPr="00354490">
              <w:rPr>
                <w:rFonts w:ascii="Arial" w:hAnsi="Arial" w:cs="Arial"/>
                <w:sz w:val="20"/>
                <w:szCs w:val="20"/>
              </w:rPr>
              <w:t>0.31 Kms</w:t>
            </w:r>
          </w:p>
        </w:tc>
      </w:tr>
      <w:tr w:rsidR="009C74B6" w:rsidRPr="00354490" w14:paraId="2FE4D07E" w14:textId="77777777" w:rsidTr="00B83771">
        <w:tc>
          <w:tcPr>
            <w:tcW w:w="2664" w:type="dxa"/>
          </w:tcPr>
          <w:p w14:paraId="0A6642DB" w14:textId="77777777" w:rsidR="009C74B6" w:rsidRPr="00354490" w:rsidRDefault="009C74B6" w:rsidP="00B83771">
            <w:pPr>
              <w:spacing w:line="360" w:lineRule="auto"/>
              <w:rPr>
                <w:rFonts w:ascii="Arial" w:hAnsi="Arial" w:cs="Arial"/>
                <w:sz w:val="20"/>
                <w:szCs w:val="20"/>
              </w:rPr>
            </w:pPr>
            <w:r w:rsidRPr="00354490">
              <w:rPr>
                <w:rFonts w:ascii="Arial" w:hAnsi="Arial" w:cs="Arial"/>
                <w:sz w:val="20"/>
                <w:szCs w:val="20"/>
              </w:rPr>
              <w:t>TOTAL</w:t>
            </w:r>
          </w:p>
        </w:tc>
        <w:tc>
          <w:tcPr>
            <w:tcW w:w="1731" w:type="dxa"/>
          </w:tcPr>
          <w:p w14:paraId="101F8841" w14:textId="77777777" w:rsidR="009C74B6" w:rsidRPr="00354490" w:rsidRDefault="009C74B6" w:rsidP="00B83771">
            <w:pPr>
              <w:spacing w:line="360" w:lineRule="auto"/>
              <w:rPr>
                <w:rFonts w:ascii="Arial" w:hAnsi="Arial" w:cs="Arial"/>
                <w:sz w:val="20"/>
                <w:szCs w:val="20"/>
              </w:rPr>
            </w:pPr>
            <w:r w:rsidRPr="00354490">
              <w:rPr>
                <w:rFonts w:ascii="Arial" w:hAnsi="Arial" w:cs="Arial"/>
                <w:sz w:val="20"/>
                <w:szCs w:val="20"/>
              </w:rPr>
              <w:t>23.31 Kms</w:t>
            </w:r>
          </w:p>
        </w:tc>
        <w:tc>
          <w:tcPr>
            <w:tcW w:w="1701" w:type="dxa"/>
          </w:tcPr>
          <w:p w14:paraId="24BADE09" w14:textId="77777777" w:rsidR="009C74B6" w:rsidRPr="00354490" w:rsidRDefault="009C74B6" w:rsidP="00B83771">
            <w:pPr>
              <w:spacing w:line="360" w:lineRule="auto"/>
              <w:rPr>
                <w:rFonts w:ascii="Arial" w:hAnsi="Arial" w:cs="Arial"/>
                <w:sz w:val="20"/>
                <w:szCs w:val="20"/>
              </w:rPr>
            </w:pPr>
          </w:p>
        </w:tc>
      </w:tr>
    </w:tbl>
    <w:p w14:paraId="781F47B7" w14:textId="77777777" w:rsidR="009C74B6" w:rsidRDefault="009C74B6" w:rsidP="009C74B6">
      <w:pPr>
        <w:autoSpaceDE w:val="0"/>
        <w:autoSpaceDN w:val="0"/>
        <w:adjustRightInd w:val="0"/>
        <w:spacing w:after="0" w:line="240" w:lineRule="auto"/>
        <w:jc w:val="both"/>
        <w:rPr>
          <w:rFonts w:ascii="Arial" w:hAnsi="Arial" w:cs="Arial"/>
          <w:color w:val="000000"/>
          <w:sz w:val="20"/>
          <w:szCs w:val="20"/>
        </w:rPr>
      </w:pPr>
      <w:r w:rsidRPr="00354490">
        <w:rPr>
          <w:rFonts w:ascii="Arial" w:hAnsi="Arial" w:cs="Arial"/>
          <w:b/>
          <w:color w:val="000000"/>
          <w:sz w:val="20"/>
          <w:szCs w:val="20"/>
        </w:rPr>
        <w:t xml:space="preserve">         Fuente</w:t>
      </w:r>
      <w:r w:rsidRPr="00354490">
        <w:rPr>
          <w:rFonts w:ascii="Arial" w:hAnsi="Arial" w:cs="Arial"/>
          <w:color w:val="000000"/>
          <w:sz w:val="20"/>
          <w:szCs w:val="20"/>
        </w:rPr>
        <w:t>: DS 011-2016-MTC</w:t>
      </w:r>
    </w:p>
    <w:p w14:paraId="630F1E6E" w14:textId="77777777" w:rsidR="00CA2AF9" w:rsidRPr="00354490" w:rsidRDefault="00CA2AF9" w:rsidP="009C74B6">
      <w:pPr>
        <w:autoSpaceDE w:val="0"/>
        <w:autoSpaceDN w:val="0"/>
        <w:adjustRightInd w:val="0"/>
        <w:spacing w:after="0" w:line="240" w:lineRule="auto"/>
        <w:jc w:val="both"/>
        <w:rPr>
          <w:rFonts w:ascii="Arial" w:hAnsi="Arial" w:cs="Arial"/>
          <w:color w:val="000000"/>
          <w:sz w:val="20"/>
          <w:szCs w:val="20"/>
        </w:rPr>
      </w:pPr>
    </w:p>
    <w:p w14:paraId="560F51FA" w14:textId="77777777" w:rsidR="009C74B6" w:rsidRDefault="009C74B6" w:rsidP="009C74B6">
      <w:pPr>
        <w:autoSpaceDE w:val="0"/>
        <w:autoSpaceDN w:val="0"/>
        <w:adjustRightInd w:val="0"/>
        <w:spacing w:after="0" w:line="360" w:lineRule="auto"/>
        <w:jc w:val="both"/>
        <w:rPr>
          <w:rFonts w:ascii="Arial" w:hAnsi="Arial" w:cs="Arial"/>
          <w:sz w:val="20"/>
          <w:szCs w:val="20"/>
        </w:rPr>
      </w:pPr>
      <w:r w:rsidRPr="00575CFA">
        <w:rPr>
          <w:rFonts w:ascii="Arial" w:hAnsi="Arial" w:cs="Arial"/>
        </w:rPr>
        <w:t xml:space="preserve">“Por el Sur los distritos de Huancán, Huayucachi, Viques y Chupuro, están interconectados por una carretera departamental con código de ruta Nº 11-111, que actualmente está en mantenimiento por parte de PROVIAS RURAL-Zonal Huancayo. Así mismo los distritos de </w:t>
      </w:r>
      <w:r w:rsidRPr="00575CFA">
        <w:rPr>
          <w:rFonts w:ascii="Arial" w:hAnsi="Arial" w:cs="Arial"/>
          <w:b/>
        </w:rPr>
        <w:t>Viques, Huacrapuquio y Cullhuas</w:t>
      </w:r>
      <w:r w:rsidRPr="00575CFA">
        <w:rPr>
          <w:rFonts w:ascii="Arial" w:hAnsi="Arial" w:cs="Arial"/>
        </w:rPr>
        <w:t xml:space="preserve"> están interconectados por una carretera vecinal con código de ruta Nº 11-720, (EMPALME R700-EMPALME</w:t>
      </w:r>
      <w:r>
        <w:rPr>
          <w:rFonts w:ascii="Arial" w:hAnsi="Arial" w:cs="Arial"/>
          <w:sz w:val="24"/>
          <w:szCs w:val="24"/>
        </w:rPr>
        <w:t xml:space="preserve"> R11)”.</w:t>
      </w:r>
      <w:r w:rsidRPr="00DB371C">
        <w:rPr>
          <w:rFonts w:ascii="Arial" w:hAnsi="Arial" w:cs="Arial"/>
          <w:b/>
          <w:sz w:val="24"/>
          <w:szCs w:val="24"/>
        </w:rPr>
        <w:t xml:space="preserve"> </w:t>
      </w:r>
      <w:r w:rsidRPr="00DB371C">
        <w:rPr>
          <w:rFonts w:ascii="Arial" w:hAnsi="Arial" w:cs="Arial"/>
          <w:b/>
          <w:sz w:val="20"/>
          <w:szCs w:val="20"/>
        </w:rPr>
        <w:t>FUENTE</w:t>
      </w:r>
      <w:r w:rsidRPr="00DB371C">
        <w:rPr>
          <w:rFonts w:ascii="Arial" w:hAnsi="Arial" w:cs="Arial"/>
          <w:sz w:val="20"/>
          <w:szCs w:val="20"/>
        </w:rPr>
        <w:t xml:space="preserve">: Mejoramiento y Actualización del Plan de Desarrollo Local Concertado Provincial 2007 – 2015 </w:t>
      </w:r>
      <w:r>
        <w:rPr>
          <w:rFonts w:ascii="Arial" w:hAnsi="Arial" w:cs="Arial"/>
          <w:sz w:val="20"/>
          <w:szCs w:val="20"/>
        </w:rPr>
        <w:t>–</w:t>
      </w:r>
      <w:r w:rsidRPr="00DB371C">
        <w:rPr>
          <w:rFonts w:ascii="Arial" w:hAnsi="Arial" w:cs="Arial"/>
          <w:sz w:val="20"/>
          <w:szCs w:val="20"/>
        </w:rPr>
        <w:t xml:space="preserve"> Huancayo</w:t>
      </w:r>
    </w:p>
    <w:p w14:paraId="24C8D2DE" w14:textId="77777777" w:rsidR="007A534D" w:rsidRDefault="007A534D" w:rsidP="007A534D">
      <w:pPr>
        <w:pStyle w:val="NoSpacing"/>
        <w:rPr>
          <w:rFonts w:ascii="Arial" w:hAnsi="Arial" w:cs="Arial"/>
          <w:b/>
          <w:sz w:val="20"/>
          <w:szCs w:val="20"/>
        </w:rPr>
      </w:pPr>
      <w:r w:rsidRPr="00C37A96">
        <w:rPr>
          <w:rFonts w:ascii="Arial" w:hAnsi="Arial" w:cs="Arial"/>
          <w:b/>
          <w:noProof/>
          <w:lang w:val="en-US"/>
        </w:rPr>
        <w:drawing>
          <wp:inline distT="0" distB="0" distL="0" distR="0" wp14:anchorId="402DF8F0" wp14:editId="3EB3E80E">
            <wp:extent cx="781050" cy="581025"/>
            <wp:effectExtent l="0" t="0" r="0" b="9525"/>
            <wp:docPr id="142" name="Imagen 142"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474E4978" w14:textId="77777777" w:rsidR="007A534D" w:rsidRPr="00561F7F" w:rsidRDefault="007A534D" w:rsidP="007A534D">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21654AA0" w14:textId="6BEE8CE6" w:rsidR="00DF0064" w:rsidRPr="00DF0064" w:rsidRDefault="00DF0064" w:rsidP="009C74B6">
      <w:pPr>
        <w:autoSpaceDE w:val="0"/>
        <w:autoSpaceDN w:val="0"/>
        <w:adjustRightInd w:val="0"/>
        <w:spacing w:after="0" w:line="360" w:lineRule="auto"/>
        <w:jc w:val="both"/>
        <w:rPr>
          <w:rFonts w:ascii="Arial" w:hAnsi="Arial" w:cs="Arial"/>
          <w:b/>
          <w:sz w:val="20"/>
          <w:szCs w:val="20"/>
        </w:rPr>
      </w:pPr>
      <w:r w:rsidRPr="00DF0064">
        <w:rPr>
          <w:rFonts w:ascii="Arial" w:hAnsi="Arial" w:cs="Arial"/>
          <w:b/>
          <w:sz w:val="20"/>
          <w:szCs w:val="20"/>
        </w:rPr>
        <w:t xml:space="preserve">PUEBLOS VECINOS </w:t>
      </w:r>
      <w:r w:rsidR="00A81723">
        <w:rPr>
          <w:rFonts w:ascii="Arial" w:hAnsi="Arial" w:cs="Arial"/>
          <w:b/>
          <w:sz w:val="20"/>
          <w:szCs w:val="20"/>
        </w:rPr>
        <w:t xml:space="preserve">DEL </w:t>
      </w:r>
      <w:r w:rsidRPr="00DF0064">
        <w:rPr>
          <w:rFonts w:ascii="Arial" w:hAnsi="Arial" w:cs="Arial"/>
          <w:b/>
          <w:sz w:val="20"/>
          <w:szCs w:val="20"/>
        </w:rPr>
        <w:t>DISTRITO DE HUACRAPUQUIO Y DISTANCIA</w:t>
      </w:r>
    </w:p>
    <w:tbl>
      <w:tblPr>
        <w:tblW w:w="11040" w:type="dxa"/>
        <w:tblCellMar>
          <w:top w:w="15" w:type="dxa"/>
          <w:left w:w="15" w:type="dxa"/>
          <w:bottom w:w="15" w:type="dxa"/>
          <w:right w:w="15" w:type="dxa"/>
        </w:tblCellMar>
        <w:tblLook w:val="04A0" w:firstRow="1" w:lastRow="0" w:firstColumn="1" w:lastColumn="0" w:noHBand="0" w:noVBand="1"/>
      </w:tblPr>
      <w:tblGrid>
        <w:gridCol w:w="2694"/>
        <w:gridCol w:w="3118"/>
        <w:gridCol w:w="5228"/>
      </w:tblGrid>
      <w:tr w:rsidR="00DF0064" w:rsidRPr="00CA2AF9" w14:paraId="22444977" w14:textId="77777777" w:rsidTr="00CA2AF9">
        <w:tc>
          <w:tcPr>
            <w:tcW w:w="2694" w:type="dxa"/>
            <w:tcBorders>
              <w:top w:val="nil"/>
            </w:tcBorders>
            <w:tcMar>
              <w:top w:w="75" w:type="dxa"/>
              <w:left w:w="15" w:type="dxa"/>
              <w:bottom w:w="75" w:type="dxa"/>
              <w:right w:w="15" w:type="dxa"/>
            </w:tcMar>
            <w:vAlign w:val="center"/>
            <w:hideMark/>
          </w:tcPr>
          <w:p w14:paraId="45ECA149" w14:textId="77777777" w:rsidR="00DF0064" w:rsidRPr="00CA2AF9" w:rsidRDefault="000729A4">
            <w:pPr>
              <w:rPr>
                <w:rFonts w:ascii="Arial" w:hAnsi="Arial" w:cs="Arial"/>
              </w:rPr>
            </w:pPr>
            <w:hyperlink r:id="rId18" w:tooltip="Viques" w:history="1">
              <w:r w:rsidR="00DF0064" w:rsidRPr="00CA2AF9">
                <w:rPr>
                  <w:rStyle w:val="Hyperlink"/>
                  <w:rFonts w:ascii="Arial" w:hAnsi="Arial" w:cs="Arial"/>
                  <w:color w:val="auto"/>
                  <w:u w:val="none"/>
                </w:rPr>
                <w:t>Viques</w:t>
              </w:r>
            </w:hyperlink>
            <w:r w:rsidR="00DF0064" w:rsidRPr="00CA2AF9">
              <w:rPr>
                <w:rFonts w:ascii="Arial" w:hAnsi="Arial" w:cs="Arial"/>
              </w:rPr>
              <w:t> </w:t>
            </w:r>
            <w:r w:rsidR="00DF0064" w:rsidRPr="000B6C9F">
              <w:rPr>
                <w:rStyle w:val="Emphasis"/>
                <w:rFonts w:ascii="Arial" w:hAnsi="Arial" w:cs="Arial"/>
                <w:i w:val="0"/>
              </w:rPr>
              <w:t>1.7 km</w:t>
            </w:r>
          </w:p>
        </w:tc>
        <w:tc>
          <w:tcPr>
            <w:tcW w:w="3118" w:type="dxa"/>
            <w:tcBorders>
              <w:top w:val="nil"/>
            </w:tcBorders>
            <w:tcMar>
              <w:top w:w="75" w:type="dxa"/>
              <w:left w:w="15" w:type="dxa"/>
              <w:bottom w:w="75" w:type="dxa"/>
              <w:right w:w="15" w:type="dxa"/>
            </w:tcMar>
            <w:vAlign w:val="center"/>
            <w:hideMark/>
          </w:tcPr>
          <w:p w14:paraId="21F43A19" w14:textId="77777777" w:rsidR="00DF0064" w:rsidRPr="00CA2AF9" w:rsidRDefault="000729A4">
            <w:pPr>
              <w:rPr>
                <w:rFonts w:ascii="Arial" w:hAnsi="Arial" w:cs="Arial"/>
              </w:rPr>
            </w:pPr>
            <w:hyperlink r:id="rId19" w:tooltip="Chupuro" w:history="1">
              <w:r w:rsidR="00DF0064" w:rsidRPr="00CA2AF9">
                <w:rPr>
                  <w:rStyle w:val="Hyperlink"/>
                  <w:rFonts w:ascii="Arial" w:hAnsi="Arial" w:cs="Arial"/>
                  <w:color w:val="auto"/>
                  <w:u w:val="none"/>
                </w:rPr>
                <w:t>Chupuro</w:t>
              </w:r>
            </w:hyperlink>
            <w:r w:rsidR="00DF0064" w:rsidRPr="00CA2AF9">
              <w:rPr>
                <w:rFonts w:ascii="Arial" w:hAnsi="Arial" w:cs="Arial"/>
              </w:rPr>
              <w:t> </w:t>
            </w:r>
            <w:r w:rsidR="00DF0064" w:rsidRPr="000B6C9F">
              <w:rPr>
                <w:rStyle w:val="Emphasis"/>
                <w:rFonts w:ascii="Arial" w:hAnsi="Arial" w:cs="Arial"/>
                <w:i w:val="0"/>
              </w:rPr>
              <w:t>3 km</w:t>
            </w:r>
          </w:p>
        </w:tc>
        <w:tc>
          <w:tcPr>
            <w:tcW w:w="5228" w:type="dxa"/>
            <w:tcBorders>
              <w:top w:val="nil"/>
            </w:tcBorders>
            <w:tcMar>
              <w:top w:w="75" w:type="dxa"/>
              <w:left w:w="15" w:type="dxa"/>
              <w:bottom w:w="75" w:type="dxa"/>
              <w:right w:w="15" w:type="dxa"/>
            </w:tcMar>
            <w:vAlign w:val="center"/>
            <w:hideMark/>
          </w:tcPr>
          <w:p w14:paraId="31659CFC" w14:textId="77777777" w:rsidR="00DF0064" w:rsidRPr="00CA2AF9" w:rsidRDefault="000729A4">
            <w:pPr>
              <w:rPr>
                <w:rFonts w:ascii="Arial" w:hAnsi="Arial" w:cs="Arial"/>
              </w:rPr>
            </w:pPr>
            <w:hyperlink r:id="rId20" w:tooltip="Huayucachi" w:history="1">
              <w:r w:rsidR="00DF0064" w:rsidRPr="00CA2AF9">
                <w:rPr>
                  <w:rStyle w:val="Hyperlink"/>
                  <w:rFonts w:ascii="Arial" w:hAnsi="Arial" w:cs="Arial"/>
                  <w:color w:val="auto"/>
                  <w:u w:val="none"/>
                </w:rPr>
                <w:t>Huayucachi</w:t>
              </w:r>
            </w:hyperlink>
            <w:r w:rsidR="00DF0064" w:rsidRPr="00CA2AF9">
              <w:rPr>
                <w:rFonts w:ascii="Arial" w:hAnsi="Arial" w:cs="Arial"/>
              </w:rPr>
              <w:t> </w:t>
            </w:r>
            <w:r w:rsidR="00DF0064" w:rsidRPr="000B6C9F">
              <w:rPr>
                <w:rStyle w:val="Emphasis"/>
                <w:rFonts w:ascii="Arial" w:hAnsi="Arial" w:cs="Arial"/>
                <w:i w:val="0"/>
              </w:rPr>
              <w:t>3.9 km</w:t>
            </w:r>
          </w:p>
        </w:tc>
      </w:tr>
      <w:tr w:rsidR="00DF0064" w:rsidRPr="00CA2AF9" w14:paraId="401BE4E4" w14:textId="77777777" w:rsidTr="00CA2AF9">
        <w:tc>
          <w:tcPr>
            <w:tcW w:w="2694" w:type="dxa"/>
            <w:tcBorders>
              <w:top w:val="dashed" w:sz="6" w:space="0" w:color="E4E4E4"/>
            </w:tcBorders>
            <w:tcMar>
              <w:top w:w="75" w:type="dxa"/>
              <w:left w:w="15" w:type="dxa"/>
              <w:bottom w:w="75" w:type="dxa"/>
              <w:right w:w="15" w:type="dxa"/>
            </w:tcMar>
            <w:vAlign w:val="center"/>
            <w:hideMark/>
          </w:tcPr>
          <w:p w14:paraId="30C30C82" w14:textId="77777777" w:rsidR="00DF0064" w:rsidRPr="00CA2AF9" w:rsidRDefault="000729A4">
            <w:pPr>
              <w:rPr>
                <w:rFonts w:ascii="Arial" w:hAnsi="Arial" w:cs="Arial"/>
              </w:rPr>
            </w:pPr>
            <w:hyperlink r:id="rId21" w:tooltip="Chongos Bajo" w:history="1">
              <w:r w:rsidR="00DF0064" w:rsidRPr="00CA2AF9">
                <w:rPr>
                  <w:rStyle w:val="Hyperlink"/>
                  <w:rFonts w:ascii="Arial" w:hAnsi="Arial" w:cs="Arial"/>
                  <w:color w:val="auto"/>
                  <w:u w:val="none"/>
                </w:rPr>
                <w:t>Chongos Bajo</w:t>
              </w:r>
            </w:hyperlink>
            <w:r w:rsidR="00DF0064" w:rsidRPr="00CA2AF9">
              <w:rPr>
                <w:rFonts w:ascii="Arial" w:hAnsi="Arial" w:cs="Arial"/>
              </w:rPr>
              <w:t> </w:t>
            </w:r>
            <w:r w:rsidR="00DF0064" w:rsidRPr="000B6C9F">
              <w:rPr>
                <w:rStyle w:val="Emphasis"/>
                <w:rFonts w:ascii="Arial" w:hAnsi="Arial" w:cs="Arial"/>
                <w:i w:val="0"/>
              </w:rPr>
              <w:t>6.4 km</w:t>
            </w:r>
          </w:p>
        </w:tc>
        <w:tc>
          <w:tcPr>
            <w:tcW w:w="3118" w:type="dxa"/>
            <w:tcBorders>
              <w:top w:val="dashed" w:sz="6" w:space="0" w:color="E4E4E4"/>
            </w:tcBorders>
            <w:tcMar>
              <w:top w:w="75" w:type="dxa"/>
              <w:left w:w="15" w:type="dxa"/>
              <w:bottom w:w="75" w:type="dxa"/>
              <w:right w:w="15" w:type="dxa"/>
            </w:tcMar>
            <w:vAlign w:val="center"/>
            <w:hideMark/>
          </w:tcPr>
          <w:p w14:paraId="45C3AC7F" w14:textId="77777777" w:rsidR="00DF0064" w:rsidRPr="00CA2AF9" w:rsidRDefault="000729A4">
            <w:pPr>
              <w:rPr>
                <w:rFonts w:ascii="Arial" w:hAnsi="Arial" w:cs="Arial"/>
              </w:rPr>
            </w:pPr>
            <w:hyperlink r:id="rId22" w:tooltip="Huancan" w:history="1">
              <w:r w:rsidR="00DF0064" w:rsidRPr="00CA2AF9">
                <w:rPr>
                  <w:rStyle w:val="Hyperlink"/>
                  <w:rFonts w:ascii="Arial" w:hAnsi="Arial" w:cs="Arial"/>
                  <w:color w:val="auto"/>
                  <w:u w:val="none"/>
                </w:rPr>
                <w:t>Huancan</w:t>
              </w:r>
            </w:hyperlink>
            <w:r w:rsidR="00DF0064" w:rsidRPr="00CA2AF9">
              <w:rPr>
                <w:rFonts w:ascii="Arial" w:hAnsi="Arial" w:cs="Arial"/>
              </w:rPr>
              <w:t> </w:t>
            </w:r>
            <w:r w:rsidR="00DF0064" w:rsidRPr="000B6C9F">
              <w:rPr>
                <w:rStyle w:val="Emphasis"/>
                <w:rFonts w:ascii="Arial" w:hAnsi="Arial" w:cs="Arial"/>
                <w:i w:val="0"/>
              </w:rPr>
              <w:t>7.4 km</w:t>
            </w:r>
          </w:p>
        </w:tc>
        <w:tc>
          <w:tcPr>
            <w:tcW w:w="5228" w:type="dxa"/>
            <w:tcBorders>
              <w:top w:val="dashed" w:sz="6" w:space="0" w:color="E4E4E4"/>
            </w:tcBorders>
            <w:tcMar>
              <w:top w:w="75" w:type="dxa"/>
              <w:left w:w="15" w:type="dxa"/>
              <w:bottom w:w="75" w:type="dxa"/>
              <w:right w:w="15" w:type="dxa"/>
            </w:tcMar>
            <w:vAlign w:val="center"/>
            <w:hideMark/>
          </w:tcPr>
          <w:p w14:paraId="7EBD52BC" w14:textId="77777777" w:rsidR="00DF0064" w:rsidRPr="00CA2AF9" w:rsidRDefault="000729A4">
            <w:pPr>
              <w:rPr>
                <w:rFonts w:ascii="Arial" w:hAnsi="Arial" w:cs="Arial"/>
              </w:rPr>
            </w:pPr>
            <w:hyperlink r:id="rId23" w:tooltip="Tres de Diciembre" w:history="1">
              <w:r w:rsidR="00DF0064" w:rsidRPr="00CA2AF9">
                <w:rPr>
                  <w:rStyle w:val="Hyperlink"/>
                  <w:rFonts w:ascii="Arial" w:hAnsi="Arial" w:cs="Arial"/>
                  <w:color w:val="auto"/>
                  <w:u w:val="none"/>
                </w:rPr>
                <w:t>Tres de Diciembre</w:t>
              </w:r>
            </w:hyperlink>
            <w:r w:rsidR="00DF0064" w:rsidRPr="00CA2AF9">
              <w:rPr>
                <w:rFonts w:ascii="Arial" w:hAnsi="Arial" w:cs="Arial"/>
              </w:rPr>
              <w:t> </w:t>
            </w:r>
            <w:r w:rsidR="00DF0064" w:rsidRPr="000B6C9F">
              <w:rPr>
                <w:rStyle w:val="Emphasis"/>
                <w:rFonts w:ascii="Arial" w:hAnsi="Arial" w:cs="Arial"/>
                <w:i w:val="0"/>
              </w:rPr>
              <w:t>7.4 km</w:t>
            </w:r>
          </w:p>
        </w:tc>
      </w:tr>
      <w:tr w:rsidR="00DF0064" w:rsidRPr="00CA2AF9" w14:paraId="31B0598F" w14:textId="77777777" w:rsidTr="00CA2AF9">
        <w:tc>
          <w:tcPr>
            <w:tcW w:w="2694" w:type="dxa"/>
            <w:tcBorders>
              <w:top w:val="dashed" w:sz="6" w:space="0" w:color="E4E4E4"/>
            </w:tcBorders>
            <w:tcMar>
              <w:top w:w="75" w:type="dxa"/>
              <w:left w:w="15" w:type="dxa"/>
              <w:bottom w:w="75" w:type="dxa"/>
              <w:right w:w="15" w:type="dxa"/>
            </w:tcMar>
            <w:vAlign w:val="center"/>
            <w:hideMark/>
          </w:tcPr>
          <w:p w14:paraId="0928DC91" w14:textId="77777777" w:rsidR="00DF0064" w:rsidRPr="00CA2AF9" w:rsidRDefault="000729A4">
            <w:pPr>
              <w:rPr>
                <w:rFonts w:ascii="Arial" w:hAnsi="Arial" w:cs="Arial"/>
              </w:rPr>
            </w:pPr>
            <w:hyperlink r:id="rId24" w:tooltip="Sapallanga" w:history="1">
              <w:r w:rsidR="00DF0064" w:rsidRPr="00CA2AF9">
                <w:rPr>
                  <w:rStyle w:val="Hyperlink"/>
                  <w:rFonts w:ascii="Arial" w:hAnsi="Arial" w:cs="Arial"/>
                  <w:color w:val="auto"/>
                  <w:u w:val="none"/>
                </w:rPr>
                <w:t>Sapallanga</w:t>
              </w:r>
            </w:hyperlink>
            <w:r w:rsidR="00DF0064" w:rsidRPr="00CA2AF9">
              <w:rPr>
                <w:rFonts w:ascii="Arial" w:hAnsi="Arial" w:cs="Arial"/>
              </w:rPr>
              <w:t> </w:t>
            </w:r>
            <w:r w:rsidR="00DF0064" w:rsidRPr="000B6C9F">
              <w:rPr>
                <w:rStyle w:val="Emphasis"/>
                <w:rFonts w:ascii="Arial" w:hAnsi="Arial" w:cs="Arial"/>
                <w:i w:val="0"/>
              </w:rPr>
              <w:t>8 km</w:t>
            </w:r>
          </w:p>
        </w:tc>
        <w:tc>
          <w:tcPr>
            <w:tcW w:w="3118" w:type="dxa"/>
            <w:tcBorders>
              <w:top w:val="dashed" w:sz="6" w:space="0" w:color="E4E4E4"/>
            </w:tcBorders>
            <w:tcMar>
              <w:top w:w="75" w:type="dxa"/>
              <w:left w:w="15" w:type="dxa"/>
              <w:bottom w:w="75" w:type="dxa"/>
              <w:right w:w="15" w:type="dxa"/>
            </w:tcMar>
            <w:vAlign w:val="center"/>
            <w:hideMark/>
          </w:tcPr>
          <w:p w14:paraId="7FA26310" w14:textId="77777777" w:rsidR="00DF0064" w:rsidRPr="00CA2AF9" w:rsidRDefault="000729A4">
            <w:pPr>
              <w:rPr>
                <w:rFonts w:ascii="Arial" w:hAnsi="Arial" w:cs="Arial"/>
              </w:rPr>
            </w:pPr>
            <w:hyperlink r:id="rId25" w:tooltip="Cullhuas" w:history="1">
              <w:r w:rsidR="00DF0064" w:rsidRPr="00CA2AF9">
                <w:rPr>
                  <w:rStyle w:val="Hyperlink"/>
                  <w:rFonts w:ascii="Arial" w:hAnsi="Arial" w:cs="Arial"/>
                  <w:color w:val="auto"/>
                  <w:u w:val="none"/>
                </w:rPr>
                <w:t>Cullhuas</w:t>
              </w:r>
            </w:hyperlink>
            <w:r w:rsidR="00DF0064" w:rsidRPr="00CA2AF9">
              <w:rPr>
                <w:rFonts w:ascii="Arial" w:hAnsi="Arial" w:cs="Arial"/>
              </w:rPr>
              <w:t> </w:t>
            </w:r>
            <w:r w:rsidR="00DF0064" w:rsidRPr="000B6C9F">
              <w:rPr>
                <w:rStyle w:val="Emphasis"/>
                <w:rFonts w:ascii="Arial" w:hAnsi="Arial" w:cs="Arial"/>
                <w:i w:val="0"/>
              </w:rPr>
              <w:t>8.1 km</w:t>
            </w:r>
          </w:p>
        </w:tc>
        <w:tc>
          <w:tcPr>
            <w:tcW w:w="5228" w:type="dxa"/>
            <w:tcBorders>
              <w:top w:val="dashed" w:sz="6" w:space="0" w:color="E4E4E4"/>
            </w:tcBorders>
            <w:tcMar>
              <w:top w:w="75" w:type="dxa"/>
              <w:left w:w="15" w:type="dxa"/>
              <w:bottom w:w="75" w:type="dxa"/>
              <w:right w:w="15" w:type="dxa"/>
            </w:tcMar>
            <w:vAlign w:val="center"/>
            <w:hideMark/>
          </w:tcPr>
          <w:p w14:paraId="13BF6C74" w14:textId="77777777" w:rsidR="00DF0064" w:rsidRPr="00CA2AF9" w:rsidRDefault="000729A4">
            <w:pPr>
              <w:rPr>
                <w:rFonts w:ascii="Arial" w:hAnsi="Arial" w:cs="Arial"/>
              </w:rPr>
            </w:pPr>
            <w:hyperlink r:id="rId26" w:tooltip="Pucara" w:history="1">
              <w:r w:rsidR="00DF0064" w:rsidRPr="00CA2AF9">
                <w:rPr>
                  <w:rStyle w:val="Hyperlink"/>
                  <w:rFonts w:ascii="Arial" w:hAnsi="Arial" w:cs="Arial"/>
                  <w:color w:val="auto"/>
                  <w:u w:val="none"/>
                </w:rPr>
                <w:t>Pucara</w:t>
              </w:r>
            </w:hyperlink>
            <w:r w:rsidR="00DF0064" w:rsidRPr="00CA2AF9">
              <w:rPr>
                <w:rFonts w:ascii="Arial" w:hAnsi="Arial" w:cs="Arial"/>
              </w:rPr>
              <w:t> </w:t>
            </w:r>
            <w:r w:rsidR="00DF0064" w:rsidRPr="000B6C9F">
              <w:rPr>
                <w:rStyle w:val="Emphasis"/>
                <w:rFonts w:ascii="Arial" w:hAnsi="Arial" w:cs="Arial"/>
                <w:i w:val="0"/>
              </w:rPr>
              <w:t>8.6 km</w:t>
            </w:r>
          </w:p>
        </w:tc>
      </w:tr>
      <w:tr w:rsidR="00DF0064" w:rsidRPr="00CA2AF9" w14:paraId="3376AFCE" w14:textId="77777777" w:rsidTr="00CA2AF9">
        <w:tc>
          <w:tcPr>
            <w:tcW w:w="2694" w:type="dxa"/>
            <w:tcBorders>
              <w:top w:val="dashed" w:sz="6" w:space="0" w:color="E4E4E4"/>
            </w:tcBorders>
            <w:tcMar>
              <w:top w:w="75" w:type="dxa"/>
              <w:left w:w="15" w:type="dxa"/>
              <w:bottom w:w="75" w:type="dxa"/>
              <w:right w:w="15" w:type="dxa"/>
            </w:tcMar>
            <w:vAlign w:val="center"/>
            <w:hideMark/>
          </w:tcPr>
          <w:p w14:paraId="55689E5C" w14:textId="77777777" w:rsidR="00DF0064" w:rsidRPr="00CA2AF9" w:rsidRDefault="000729A4">
            <w:pPr>
              <w:rPr>
                <w:rFonts w:ascii="Arial" w:hAnsi="Arial" w:cs="Arial"/>
              </w:rPr>
            </w:pPr>
            <w:hyperlink r:id="rId27" w:tooltip="Chilca" w:history="1">
              <w:r w:rsidR="00DF0064" w:rsidRPr="00CA2AF9">
                <w:rPr>
                  <w:rStyle w:val="Hyperlink"/>
                  <w:rFonts w:ascii="Arial" w:hAnsi="Arial" w:cs="Arial"/>
                  <w:color w:val="auto"/>
                  <w:u w:val="none"/>
                </w:rPr>
                <w:t>Chilca</w:t>
              </w:r>
            </w:hyperlink>
            <w:r w:rsidR="00DF0064" w:rsidRPr="00CA2AF9">
              <w:rPr>
                <w:rFonts w:ascii="Arial" w:hAnsi="Arial" w:cs="Arial"/>
              </w:rPr>
              <w:t> </w:t>
            </w:r>
            <w:r w:rsidR="00DF0064" w:rsidRPr="000B6C9F">
              <w:rPr>
                <w:rStyle w:val="Emphasis"/>
                <w:rFonts w:ascii="Arial" w:hAnsi="Arial" w:cs="Arial"/>
                <w:i w:val="0"/>
              </w:rPr>
              <w:t>9.8 km</w:t>
            </w:r>
          </w:p>
        </w:tc>
        <w:tc>
          <w:tcPr>
            <w:tcW w:w="3118" w:type="dxa"/>
            <w:tcBorders>
              <w:top w:val="dashed" w:sz="6" w:space="0" w:color="E4E4E4"/>
            </w:tcBorders>
            <w:tcMar>
              <w:top w:w="75" w:type="dxa"/>
              <w:left w:w="15" w:type="dxa"/>
              <w:bottom w:w="75" w:type="dxa"/>
              <w:right w:w="15" w:type="dxa"/>
            </w:tcMar>
            <w:vAlign w:val="center"/>
            <w:hideMark/>
          </w:tcPr>
          <w:p w14:paraId="29902057" w14:textId="77777777" w:rsidR="00DF0064" w:rsidRPr="00CA2AF9" w:rsidRDefault="000729A4">
            <w:pPr>
              <w:rPr>
                <w:rFonts w:ascii="Arial" w:hAnsi="Arial" w:cs="Arial"/>
              </w:rPr>
            </w:pPr>
            <w:hyperlink r:id="rId28" w:tooltip="Huamancaca Chico" w:history="1">
              <w:r w:rsidR="00DF0064" w:rsidRPr="00CA2AF9">
                <w:rPr>
                  <w:rStyle w:val="Hyperlink"/>
                  <w:rFonts w:ascii="Arial" w:hAnsi="Arial" w:cs="Arial"/>
                  <w:color w:val="auto"/>
                  <w:u w:val="none"/>
                </w:rPr>
                <w:t>Huamancaca Chico</w:t>
              </w:r>
            </w:hyperlink>
            <w:r w:rsidR="00DF0064" w:rsidRPr="00CA2AF9">
              <w:rPr>
                <w:rFonts w:ascii="Arial" w:hAnsi="Arial" w:cs="Arial"/>
              </w:rPr>
              <w:t> </w:t>
            </w:r>
            <w:r w:rsidR="00DF0064" w:rsidRPr="000B6C9F">
              <w:rPr>
                <w:rStyle w:val="Emphasis"/>
                <w:rFonts w:ascii="Arial" w:hAnsi="Arial" w:cs="Arial"/>
                <w:i w:val="0"/>
              </w:rPr>
              <w:t>10.4 km</w:t>
            </w:r>
          </w:p>
        </w:tc>
        <w:tc>
          <w:tcPr>
            <w:tcW w:w="5228" w:type="dxa"/>
            <w:tcBorders>
              <w:top w:val="dashed" w:sz="6" w:space="0" w:color="E4E4E4"/>
            </w:tcBorders>
            <w:tcMar>
              <w:top w:w="75" w:type="dxa"/>
              <w:left w:w="15" w:type="dxa"/>
              <w:bottom w:w="75" w:type="dxa"/>
              <w:right w:w="15" w:type="dxa"/>
            </w:tcMar>
            <w:vAlign w:val="center"/>
            <w:hideMark/>
          </w:tcPr>
          <w:p w14:paraId="1935792F" w14:textId="77777777" w:rsidR="00DF0064" w:rsidRPr="00CA2AF9" w:rsidRDefault="000729A4">
            <w:pPr>
              <w:rPr>
                <w:rFonts w:ascii="Arial" w:hAnsi="Arial" w:cs="Arial"/>
              </w:rPr>
            </w:pPr>
            <w:hyperlink r:id="rId29" w:tooltip="San Juan de Iscos" w:history="1">
              <w:r w:rsidR="00DF0064" w:rsidRPr="00CA2AF9">
                <w:rPr>
                  <w:rStyle w:val="Hyperlink"/>
                  <w:rFonts w:ascii="Arial" w:hAnsi="Arial" w:cs="Arial"/>
                  <w:color w:val="auto"/>
                  <w:u w:val="none"/>
                </w:rPr>
                <w:t>San Juan de Iscos</w:t>
              </w:r>
            </w:hyperlink>
            <w:r w:rsidR="00DF0064" w:rsidRPr="00CA2AF9">
              <w:rPr>
                <w:rFonts w:ascii="Arial" w:hAnsi="Arial" w:cs="Arial"/>
              </w:rPr>
              <w:t> </w:t>
            </w:r>
            <w:r w:rsidR="00DF0064" w:rsidRPr="000B6C9F">
              <w:rPr>
                <w:rStyle w:val="Emphasis"/>
                <w:rFonts w:ascii="Arial" w:hAnsi="Arial" w:cs="Arial"/>
                <w:i w:val="0"/>
              </w:rPr>
              <w:t>11.2 km</w:t>
            </w:r>
          </w:p>
        </w:tc>
      </w:tr>
    </w:tbl>
    <w:p w14:paraId="6B43405C" w14:textId="77777777" w:rsidR="001B3E05" w:rsidRPr="00425AD3" w:rsidRDefault="00425AD3" w:rsidP="00D17507">
      <w:pPr>
        <w:pStyle w:val="NormalWeb"/>
        <w:shd w:val="clear" w:color="auto" w:fill="FFFFFF"/>
        <w:spacing w:before="0" w:beforeAutospacing="0" w:after="0" w:afterAutospacing="0"/>
        <w:jc w:val="both"/>
        <w:textAlignment w:val="top"/>
        <w:rPr>
          <w:rFonts w:ascii="Arial" w:hAnsi="Arial" w:cs="Arial"/>
          <w:b/>
          <w:color w:val="404040"/>
          <w:sz w:val="22"/>
          <w:szCs w:val="22"/>
        </w:rPr>
      </w:pPr>
      <w:r w:rsidRPr="00425AD3">
        <w:rPr>
          <w:rFonts w:ascii="Arial" w:hAnsi="Arial" w:cs="Arial"/>
          <w:b/>
          <w:color w:val="404040"/>
          <w:sz w:val="22"/>
          <w:szCs w:val="22"/>
        </w:rPr>
        <w:t>Trochas Carrozables y Caminos de Herradura</w:t>
      </w:r>
    </w:p>
    <w:p w14:paraId="0E08F10D" w14:textId="77777777" w:rsidR="00425AD3" w:rsidRDefault="00425AD3" w:rsidP="00D17507">
      <w:pPr>
        <w:pStyle w:val="NormalWeb"/>
        <w:shd w:val="clear" w:color="auto" w:fill="FFFFFF"/>
        <w:spacing w:before="0" w:beforeAutospacing="0" w:after="0" w:afterAutospacing="0"/>
        <w:jc w:val="both"/>
        <w:textAlignment w:val="top"/>
        <w:rPr>
          <w:rFonts w:ascii="Arial" w:hAnsi="Arial" w:cs="Arial"/>
          <w:color w:val="404040"/>
          <w:sz w:val="20"/>
          <w:szCs w:val="20"/>
        </w:rPr>
      </w:pPr>
    </w:p>
    <w:p w14:paraId="08143B4B" w14:textId="77777777" w:rsidR="00425AD3" w:rsidRPr="003C2836" w:rsidRDefault="00425AD3" w:rsidP="003C2836">
      <w:pPr>
        <w:pStyle w:val="NormalWeb"/>
        <w:shd w:val="clear" w:color="auto" w:fill="FFFFFF"/>
        <w:spacing w:before="0" w:beforeAutospacing="0" w:after="0" w:afterAutospacing="0" w:line="360" w:lineRule="auto"/>
        <w:jc w:val="both"/>
        <w:textAlignment w:val="top"/>
        <w:rPr>
          <w:rFonts w:ascii="Arial" w:hAnsi="Arial" w:cs="Arial"/>
          <w:color w:val="404040"/>
          <w:sz w:val="22"/>
          <w:szCs w:val="22"/>
        </w:rPr>
      </w:pPr>
      <w:r w:rsidRPr="003C2836">
        <w:rPr>
          <w:rFonts w:ascii="Arial" w:hAnsi="Arial" w:cs="Arial"/>
          <w:color w:val="404040"/>
          <w:sz w:val="22"/>
          <w:szCs w:val="22"/>
        </w:rPr>
        <w:t xml:space="preserve">Dentro del territorio del distrito de Huacrapuquio, se cuenta con </w:t>
      </w:r>
      <w:r w:rsidRPr="00704418">
        <w:rPr>
          <w:rFonts w:ascii="Arial" w:hAnsi="Arial" w:cs="Arial"/>
          <w:b/>
          <w:color w:val="404040"/>
          <w:sz w:val="22"/>
          <w:szCs w:val="22"/>
        </w:rPr>
        <w:t xml:space="preserve">trochas </w:t>
      </w:r>
      <w:r w:rsidR="00704418" w:rsidRPr="00704418">
        <w:rPr>
          <w:rFonts w:ascii="Arial" w:hAnsi="Arial" w:cs="Arial"/>
          <w:b/>
          <w:color w:val="404040"/>
          <w:sz w:val="22"/>
          <w:szCs w:val="22"/>
        </w:rPr>
        <w:t>carrozables</w:t>
      </w:r>
      <w:r w:rsidR="00704418" w:rsidRPr="003C2836">
        <w:rPr>
          <w:rFonts w:ascii="Arial" w:hAnsi="Arial" w:cs="Arial"/>
          <w:color w:val="404040"/>
          <w:sz w:val="22"/>
          <w:szCs w:val="22"/>
        </w:rPr>
        <w:t xml:space="preserve"> de</w:t>
      </w:r>
      <w:r w:rsidRPr="003C2836">
        <w:rPr>
          <w:rFonts w:ascii="Arial" w:hAnsi="Arial" w:cs="Arial"/>
          <w:color w:val="404040"/>
          <w:sz w:val="22"/>
          <w:szCs w:val="22"/>
        </w:rPr>
        <w:t xml:space="preserve"> Huacrapuquio al anexo de Huarisca y </w:t>
      </w:r>
      <w:r w:rsidRPr="00704418">
        <w:rPr>
          <w:rFonts w:ascii="Arial" w:hAnsi="Arial" w:cs="Arial"/>
          <w:b/>
          <w:color w:val="404040"/>
          <w:sz w:val="22"/>
          <w:szCs w:val="22"/>
        </w:rPr>
        <w:t>caminos de herradura</w:t>
      </w:r>
      <w:r w:rsidRPr="003C2836">
        <w:rPr>
          <w:rFonts w:ascii="Arial" w:hAnsi="Arial" w:cs="Arial"/>
          <w:color w:val="404040"/>
          <w:sz w:val="22"/>
          <w:szCs w:val="22"/>
        </w:rPr>
        <w:t xml:space="preserve"> de Huacrapuquio al </w:t>
      </w:r>
      <w:r w:rsidR="003C2836" w:rsidRPr="003C2836">
        <w:rPr>
          <w:rFonts w:ascii="Arial" w:hAnsi="Arial" w:cs="Arial"/>
          <w:color w:val="404040"/>
          <w:sz w:val="22"/>
          <w:szCs w:val="22"/>
        </w:rPr>
        <w:t>caserío</w:t>
      </w:r>
      <w:r w:rsidRPr="003C2836">
        <w:rPr>
          <w:rFonts w:ascii="Arial" w:hAnsi="Arial" w:cs="Arial"/>
          <w:color w:val="404040"/>
          <w:sz w:val="22"/>
          <w:szCs w:val="22"/>
        </w:rPr>
        <w:t xml:space="preserve"> de Libertad Alta.</w:t>
      </w:r>
    </w:p>
    <w:p w14:paraId="0B336F3C" w14:textId="77777777" w:rsidR="003C2836" w:rsidRDefault="003C2836" w:rsidP="003C2836">
      <w:pPr>
        <w:pStyle w:val="NoSpacing"/>
        <w:rPr>
          <w:rFonts w:ascii="Arial" w:hAnsi="Arial" w:cs="Arial"/>
          <w:b/>
        </w:rPr>
      </w:pPr>
    </w:p>
    <w:p w14:paraId="2560BAB5" w14:textId="77777777" w:rsidR="00F90588" w:rsidRPr="00C74DF6" w:rsidRDefault="00F90588" w:rsidP="00F90588">
      <w:pPr>
        <w:autoSpaceDE w:val="0"/>
        <w:autoSpaceDN w:val="0"/>
        <w:adjustRightInd w:val="0"/>
        <w:spacing w:after="0" w:line="360" w:lineRule="auto"/>
        <w:rPr>
          <w:rFonts w:ascii="Arial" w:hAnsi="Arial" w:cs="Arial"/>
          <w:b/>
          <w:bCs/>
          <w:color w:val="000000"/>
          <w:sz w:val="20"/>
          <w:szCs w:val="20"/>
        </w:rPr>
      </w:pPr>
      <w:r w:rsidRPr="00C74DF6">
        <w:rPr>
          <w:rFonts w:ascii="Arial" w:hAnsi="Arial" w:cs="Arial"/>
          <w:b/>
          <w:bCs/>
          <w:color w:val="000000"/>
          <w:sz w:val="20"/>
          <w:szCs w:val="20"/>
        </w:rPr>
        <w:t>INSTITUCIONES PÚBLICAS, PRIVADAS Y ORGANIZACIONES SOCIALES</w:t>
      </w:r>
    </w:p>
    <w:p w14:paraId="0AE77C29" w14:textId="77777777" w:rsidR="00F90588" w:rsidRPr="00CF199E" w:rsidRDefault="00F90588" w:rsidP="00F90588">
      <w:p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 xml:space="preserve">Las organizaciones sociales del distrito de Huacrapuquio son muy importantes en el proceso de desarrollo local, toda vez que la institucionalidad local, su fortalecimiento y su grado de cohesión con el gobierno local propician la gobernabilidad local. Las organizaciones </w:t>
      </w:r>
      <w:r w:rsidR="000B6C9F" w:rsidRPr="00CF199E">
        <w:rPr>
          <w:rFonts w:ascii="Arial" w:hAnsi="Arial" w:cs="Arial"/>
          <w:bCs/>
          <w:color w:val="000000"/>
        </w:rPr>
        <w:t>sociales existentes</w:t>
      </w:r>
      <w:r w:rsidRPr="00CF199E">
        <w:rPr>
          <w:rFonts w:ascii="Arial" w:hAnsi="Arial" w:cs="Arial"/>
          <w:bCs/>
          <w:color w:val="000000"/>
        </w:rPr>
        <w:t xml:space="preserve"> en el distrito de Huacrapuquio son los siguientes:</w:t>
      </w:r>
    </w:p>
    <w:p w14:paraId="6D92F287" w14:textId="77777777" w:rsidR="00F90588" w:rsidRPr="00CF199E" w:rsidRDefault="00F90588" w:rsidP="00D8613E">
      <w:pPr>
        <w:pStyle w:val="ListParagraph"/>
        <w:numPr>
          <w:ilvl w:val="0"/>
          <w:numId w:val="33"/>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Comunidad Campesina de la Breña.</w:t>
      </w:r>
    </w:p>
    <w:p w14:paraId="396F29BE" w14:textId="77777777" w:rsidR="00F90588" w:rsidRPr="00CF199E" w:rsidRDefault="00F90588" w:rsidP="00D8613E">
      <w:pPr>
        <w:pStyle w:val="ListParagraph"/>
        <w:numPr>
          <w:ilvl w:val="0"/>
          <w:numId w:val="33"/>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Comunidad Campesina de Huacrapuquio.</w:t>
      </w:r>
    </w:p>
    <w:p w14:paraId="78A12BDF" w14:textId="77777777" w:rsidR="00F90588" w:rsidRPr="00CF199E" w:rsidRDefault="00F90588" w:rsidP="00D8613E">
      <w:pPr>
        <w:pStyle w:val="ListParagraph"/>
        <w:numPr>
          <w:ilvl w:val="0"/>
          <w:numId w:val="33"/>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Anexo de Huarisca.</w:t>
      </w:r>
    </w:p>
    <w:p w14:paraId="5A1CFFA6" w14:textId="77777777" w:rsidR="000B6C9F" w:rsidRDefault="00F90588" w:rsidP="00D8613E">
      <w:pPr>
        <w:pStyle w:val="ListParagraph"/>
        <w:numPr>
          <w:ilvl w:val="0"/>
          <w:numId w:val="33"/>
        </w:numPr>
        <w:autoSpaceDE w:val="0"/>
        <w:autoSpaceDN w:val="0"/>
        <w:adjustRightInd w:val="0"/>
        <w:spacing w:after="0" w:line="360" w:lineRule="auto"/>
        <w:jc w:val="both"/>
        <w:rPr>
          <w:rFonts w:ascii="Arial" w:hAnsi="Arial" w:cs="Arial"/>
          <w:bCs/>
          <w:color w:val="000000"/>
        </w:rPr>
      </w:pPr>
      <w:r w:rsidRPr="000B6C9F">
        <w:rPr>
          <w:rFonts w:ascii="Arial" w:hAnsi="Arial" w:cs="Arial"/>
          <w:bCs/>
          <w:color w:val="000000"/>
        </w:rPr>
        <w:t>Anexo de la Libertad Alta</w:t>
      </w:r>
    </w:p>
    <w:p w14:paraId="2588640A" w14:textId="77777777" w:rsidR="000B6C9F" w:rsidRPr="00CF199E" w:rsidRDefault="000B6C9F" w:rsidP="00D8613E">
      <w:pPr>
        <w:pStyle w:val="ListParagraph"/>
        <w:numPr>
          <w:ilvl w:val="0"/>
          <w:numId w:val="33"/>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 xml:space="preserve">Comedor </w:t>
      </w:r>
      <w:r w:rsidR="00FB16BF" w:rsidRPr="00CF199E">
        <w:rPr>
          <w:rFonts w:ascii="Arial" w:hAnsi="Arial" w:cs="Arial"/>
          <w:bCs/>
          <w:color w:val="000000"/>
        </w:rPr>
        <w:t>Popular Virgen</w:t>
      </w:r>
      <w:r w:rsidRPr="00CF199E">
        <w:rPr>
          <w:rFonts w:ascii="Arial" w:hAnsi="Arial" w:cs="Arial"/>
          <w:bCs/>
          <w:color w:val="000000"/>
        </w:rPr>
        <w:t xml:space="preserve"> de Cocharcas – Huacrapuquio.</w:t>
      </w:r>
    </w:p>
    <w:p w14:paraId="7C729A36" w14:textId="77777777" w:rsidR="000B6C9F" w:rsidRPr="00CF199E" w:rsidRDefault="000B6C9F" w:rsidP="00D8613E">
      <w:pPr>
        <w:pStyle w:val="ListParagraph"/>
        <w:numPr>
          <w:ilvl w:val="0"/>
          <w:numId w:val="33"/>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Comité Distrital del Programa de Vaso de Leche.</w:t>
      </w:r>
    </w:p>
    <w:p w14:paraId="331282B9" w14:textId="77777777" w:rsidR="00F90588" w:rsidRPr="000B6C9F" w:rsidRDefault="00F90588" w:rsidP="00D8613E">
      <w:pPr>
        <w:pStyle w:val="ListParagraph"/>
        <w:numPr>
          <w:ilvl w:val="0"/>
          <w:numId w:val="33"/>
        </w:numPr>
        <w:autoSpaceDE w:val="0"/>
        <w:autoSpaceDN w:val="0"/>
        <w:adjustRightInd w:val="0"/>
        <w:spacing w:after="0" w:line="360" w:lineRule="auto"/>
        <w:jc w:val="both"/>
        <w:rPr>
          <w:rFonts w:ascii="Arial" w:hAnsi="Arial" w:cs="Arial"/>
          <w:bCs/>
          <w:color w:val="000000"/>
        </w:rPr>
      </w:pPr>
      <w:r w:rsidRPr="000B6C9F">
        <w:rPr>
          <w:rFonts w:ascii="Arial" w:hAnsi="Arial" w:cs="Arial"/>
          <w:bCs/>
          <w:color w:val="000000"/>
        </w:rPr>
        <w:t>APAFAS DE LAS Instituciones Educativas: IIEE N° 30165 Huacrapuquio, Colegio José Olaya - Huacrapuquio, IIEE N° 30167  La Breña, Jardin de Niños de Huacrapuquio y la Breña, y del PRONOEI de Huarisca.</w:t>
      </w:r>
    </w:p>
    <w:p w14:paraId="682DD18A" w14:textId="77777777" w:rsidR="00F90588" w:rsidRPr="00CF199E" w:rsidRDefault="00F90588" w:rsidP="00D8613E">
      <w:pPr>
        <w:pStyle w:val="ListParagraph"/>
        <w:numPr>
          <w:ilvl w:val="0"/>
          <w:numId w:val="33"/>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Comités del Programa de Vaso de Leche por barrios y Anexos.</w:t>
      </w:r>
    </w:p>
    <w:p w14:paraId="40CC8F46" w14:textId="77777777" w:rsidR="00F90588" w:rsidRPr="00CF199E" w:rsidRDefault="00F90588" w:rsidP="00D8613E">
      <w:pPr>
        <w:pStyle w:val="ListParagraph"/>
        <w:numPr>
          <w:ilvl w:val="0"/>
          <w:numId w:val="33"/>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Iglesia Evangélica.</w:t>
      </w:r>
    </w:p>
    <w:p w14:paraId="02A138BD" w14:textId="77777777" w:rsidR="00F90588" w:rsidRPr="00CF199E" w:rsidRDefault="00F90588" w:rsidP="00D8613E">
      <w:pPr>
        <w:pStyle w:val="ListParagraph"/>
        <w:numPr>
          <w:ilvl w:val="0"/>
          <w:numId w:val="33"/>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Iglesia Evangélica Alianza Cristiana Misionera.</w:t>
      </w:r>
    </w:p>
    <w:p w14:paraId="7E0A68FF" w14:textId="77777777" w:rsidR="00F90588" w:rsidRPr="00CF199E" w:rsidRDefault="00F90588" w:rsidP="00F90588">
      <w:pPr>
        <w:autoSpaceDE w:val="0"/>
        <w:autoSpaceDN w:val="0"/>
        <w:adjustRightInd w:val="0"/>
        <w:spacing w:after="0" w:line="360" w:lineRule="auto"/>
        <w:ind w:left="360"/>
        <w:jc w:val="both"/>
        <w:rPr>
          <w:rFonts w:ascii="Arial" w:hAnsi="Arial" w:cs="Arial"/>
          <w:b/>
          <w:bCs/>
          <w:color w:val="000000"/>
        </w:rPr>
      </w:pPr>
      <w:r w:rsidRPr="00CF199E">
        <w:rPr>
          <w:rFonts w:ascii="Arial" w:hAnsi="Arial" w:cs="Arial"/>
          <w:b/>
          <w:bCs/>
          <w:color w:val="000000"/>
        </w:rPr>
        <w:t>Organizaciones Culturales:</w:t>
      </w:r>
    </w:p>
    <w:p w14:paraId="706B03A2" w14:textId="77777777" w:rsidR="00F90588" w:rsidRPr="00CF199E" w:rsidRDefault="00F90588" w:rsidP="00D8613E">
      <w:pPr>
        <w:pStyle w:val="ListParagraph"/>
        <w:numPr>
          <w:ilvl w:val="0"/>
          <w:numId w:val="34"/>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Jatun Huaylashr de Huacrapuquio.</w:t>
      </w:r>
    </w:p>
    <w:p w14:paraId="54775E81" w14:textId="77777777" w:rsidR="00F90588" w:rsidRDefault="00F90588" w:rsidP="00D8613E">
      <w:pPr>
        <w:pStyle w:val="ListParagraph"/>
        <w:numPr>
          <w:ilvl w:val="0"/>
          <w:numId w:val="34"/>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Taky Huaylashr del Barrio Santa Rosa.</w:t>
      </w:r>
    </w:p>
    <w:p w14:paraId="02715010" w14:textId="77777777" w:rsidR="00F90588" w:rsidRPr="00CF199E" w:rsidRDefault="00F90588" w:rsidP="00D8613E">
      <w:pPr>
        <w:pStyle w:val="ListParagraph"/>
        <w:numPr>
          <w:ilvl w:val="0"/>
          <w:numId w:val="34"/>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Union Taky Huaylashr de Huacrapuquio</w:t>
      </w:r>
    </w:p>
    <w:p w14:paraId="50191714" w14:textId="77777777" w:rsidR="00F90588" w:rsidRPr="00CF199E" w:rsidRDefault="00F90588" w:rsidP="00D8613E">
      <w:pPr>
        <w:pStyle w:val="ListParagraph"/>
        <w:numPr>
          <w:ilvl w:val="0"/>
          <w:numId w:val="34"/>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Huaylashr Moderno Centro Unión de Huacrapuquio.</w:t>
      </w:r>
    </w:p>
    <w:p w14:paraId="6D974CFB" w14:textId="77777777" w:rsidR="00F90588" w:rsidRPr="00CF199E" w:rsidRDefault="00F90588" w:rsidP="00D8613E">
      <w:pPr>
        <w:pStyle w:val="ListParagraph"/>
        <w:numPr>
          <w:ilvl w:val="0"/>
          <w:numId w:val="34"/>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 xml:space="preserve">Conjunto de Huaylasr Moderno </w:t>
      </w:r>
      <w:r w:rsidR="00FB16BF" w:rsidRPr="00CF199E">
        <w:rPr>
          <w:rFonts w:ascii="Arial" w:hAnsi="Arial" w:cs="Arial"/>
          <w:bCs/>
          <w:color w:val="000000"/>
        </w:rPr>
        <w:t>Barrio Andino</w:t>
      </w:r>
      <w:r w:rsidRPr="00CF199E">
        <w:rPr>
          <w:rFonts w:ascii="Arial" w:hAnsi="Arial" w:cs="Arial"/>
          <w:bCs/>
          <w:color w:val="000000"/>
        </w:rPr>
        <w:t xml:space="preserve"> de Huacrapuquio.</w:t>
      </w:r>
    </w:p>
    <w:p w14:paraId="60712D8C" w14:textId="39429B4F" w:rsidR="00F90588" w:rsidRDefault="00F90588" w:rsidP="00D8613E">
      <w:pPr>
        <w:pStyle w:val="ListParagraph"/>
        <w:numPr>
          <w:ilvl w:val="0"/>
          <w:numId w:val="34"/>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Barrio Andino Corazón Huacrapuquio.</w:t>
      </w:r>
    </w:p>
    <w:p w14:paraId="5E6E3413" w14:textId="77777777" w:rsidR="00F5587D" w:rsidRDefault="00F5587D" w:rsidP="00F5587D">
      <w:pPr>
        <w:pStyle w:val="NoSpacing"/>
        <w:rPr>
          <w:rFonts w:ascii="Arial" w:hAnsi="Arial" w:cs="Arial"/>
          <w:b/>
          <w:sz w:val="20"/>
          <w:szCs w:val="20"/>
        </w:rPr>
      </w:pPr>
      <w:r w:rsidRPr="00C37A96">
        <w:rPr>
          <w:rFonts w:ascii="Arial" w:hAnsi="Arial" w:cs="Arial"/>
          <w:b/>
          <w:noProof/>
          <w:lang w:val="en-US"/>
        </w:rPr>
        <w:drawing>
          <wp:inline distT="0" distB="0" distL="0" distR="0" wp14:anchorId="127E59D3" wp14:editId="1448BF7C">
            <wp:extent cx="781050" cy="581025"/>
            <wp:effectExtent l="0" t="0" r="0" b="9525"/>
            <wp:docPr id="144" name="Imagen 144"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44D09F5C" w14:textId="77777777" w:rsidR="00F5587D" w:rsidRPr="00561F7F" w:rsidRDefault="00F5587D" w:rsidP="00F5587D">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70ED3124" w14:textId="77777777" w:rsidR="00F90588" w:rsidRPr="00CF199E" w:rsidRDefault="00F90588" w:rsidP="00D8613E">
      <w:pPr>
        <w:pStyle w:val="ListParagraph"/>
        <w:numPr>
          <w:ilvl w:val="0"/>
          <w:numId w:val="34"/>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Barrio Santa Rosa Huacrapuquio.</w:t>
      </w:r>
    </w:p>
    <w:p w14:paraId="568337C0" w14:textId="77777777" w:rsidR="00F90588" w:rsidRPr="00CF199E" w:rsidRDefault="00F90588" w:rsidP="00D8613E">
      <w:pPr>
        <w:pStyle w:val="ListParagraph"/>
        <w:numPr>
          <w:ilvl w:val="0"/>
          <w:numId w:val="34"/>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Unión Libertad Huacrapuquio.</w:t>
      </w:r>
    </w:p>
    <w:p w14:paraId="02FE9C64" w14:textId="77777777" w:rsidR="00F90588" w:rsidRPr="00CF199E" w:rsidRDefault="00F90588" w:rsidP="00D8613E">
      <w:pPr>
        <w:pStyle w:val="ListParagraph"/>
        <w:numPr>
          <w:ilvl w:val="0"/>
          <w:numId w:val="34"/>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Los Auténticos de Huacrapuquio.</w:t>
      </w:r>
    </w:p>
    <w:p w14:paraId="7CC2616C" w14:textId="77777777" w:rsidR="00F90588" w:rsidRPr="00CF199E" w:rsidRDefault="00F90588" w:rsidP="00D8613E">
      <w:pPr>
        <w:pStyle w:val="ListParagraph"/>
        <w:numPr>
          <w:ilvl w:val="0"/>
          <w:numId w:val="34"/>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Alianza Breña</w:t>
      </w:r>
    </w:p>
    <w:p w14:paraId="482055CF" w14:textId="77777777" w:rsidR="00F90588" w:rsidRPr="00CF199E" w:rsidRDefault="00F90588" w:rsidP="00D8613E">
      <w:pPr>
        <w:pStyle w:val="ListParagraph"/>
        <w:numPr>
          <w:ilvl w:val="0"/>
          <w:numId w:val="34"/>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Barrio Bolívar.</w:t>
      </w:r>
    </w:p>
    <w:p w14:paraId="1B88D46C" w14:textId="77777777" w:rsidR="00F90588" w:rsidRPr="00CF199E" w:rsidRDefault="00F90588" w:rsidP="00D8613E">
      <w:pPr>
        <w:pStyle w:val="ListParagraph"/>
        <w:numPr>
          <w:ilvl w:val="0"/>
          <w:numId w:val="34"/>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Independiente Villa de la Breña.</w:t>
      </w:r>
    </w:p>
    <w:p w14:paraId="6B49EE20" w14:textId="77777777" w:rsidR="00F90588" w:rsidRPr="00CF199E" w:rsidRDefault="00F90588" w:rsidP="00D8613E">
      <w:pPr>
        <w:pStyle w:val="ListParagraph"/>
        <w:numPr>
          <w:ilvl w:val="0"/>
          <w:numId w:val="34"/>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Real Sociedad Breña.</w:t>
      </w:r>
    </w:p>
    <w:p w14:paraId="0E4138FD" w14:textId="77777777" w:rsidR="00F90588" w:rsidRPr="00CF199E" w:rsidRDefault="00F90588" w:rsidP="00D8613E">
      <w:pPr>
        <w:pStyle w:val="ListParagraph"/>
        <w:numPr>
          <w:ilvl w:val="0"/>
          <w:numId w:val="34"/>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Rosas Huayta de Huacrapuquio.</w:t>
      </w:r>
    </w:p>
    <w:p w14:paraId="77340305" w14:textId="77777777" w:rsidR="00F90588" w:rsidRPr="00CF199E" w:rsidRDefault="00F90588" w:rsidP="00D8613E">
      <w:pPr>
        <w:pStyle w:val="ListParagraph"/>
        <w:numPr>
          <w:ilvl w:val="0"/>
          <w:numId w:val="34"/>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Dalia Huayta La Breña</w:t>
      </w:r>
    </w:p>
    <w:p w14:paraId="2164D11A" w14:textId="77777777" w:rsidR="00F90588" w:rsidRPr="00CF199E" w:rsidRDefault="00F90588" w:rsidP="00D8613E">
      <w:pPr>
        <w:pStyle w:val="ListParagraph"/>
        <w:numPr>
          <w:ilvl w:val="0"/>
          <w:numId w:val="34"/>
        </w:num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Asociación Cultural Dalia Huayta de La Breña.</w:t>
      </w:r>
    </w:p>
    <w:p w14:paraId="33B696B5" w14:textId="77777777" w:rsidR="00F90588" w:rsidRPr="00C74DF6" w:rsidRDefault="00F90588" w:rsidP="00F90588">
      <w:pPr>
        <w:pStyle w:val="NoSpacing"/>
        <w:spacing w:line="360" w:lineRule="auto"/>
        <w:jc w:val="both"/>
        <w:rPr>
          <w:rFonts w:ascii="Arial" w:hAnsi="Arial" w:cs="Arial"/>
          <w:b/>
          <w:sz w:val="20"/>
          <w:szCs w:val="20"/>
          <w:lang w:eastAsia="es-PE"/>
        </w:rPr>
      </w:pPr>
      <w:r w:rsidRPr="00C74DF6">
        <w:rPr>
          <w:rFonts w:ascii="Arial" w:hAnsi="Arial" w:cs="Arial"/>
          <w:b/>
          <w:sz w:val="20"/>
          <w:szCs w:val="20"/>
          <w:lang w:eastAsia="es-PE"/>
        </w:rPr>
        <w:t>COMUNIDADES CAMPESINAS</w:t>
      </w:r>
    </w:p>
    <w:p w14:paraId="7EC0636F" w14:textId="77777777" w:rsidR="00F90588" w:rsidRPr="00CF199E" w:rsidRDefault="00F90588" w:rsidP="00F90588">
      <w:pPr>
        <w:pStyle w:val="NoSpacing"/>
        <w:spacing w:line="360" w:lineRule="auto"/>
        <w:jc w:val="both"/>
        <w:rPr>
          <w:rFonts w:ascii="Arial" w:hAnsi="Arial" w:cs="Arial"/>
          <w:lang w:eastAsia="es-PE"/>
        </w:rPr>
      </w:pPr>
      <w:r w:rsidRPr="00CF199E">
        <w:rPr>
          <w:rFonts w:ascii="Arial" w:hAnsi="Arial" w:cs="Arial"/>
          <w:lang w:eastAsia="es-PE"/>
        </w:rPr>
        <w:t>Toda comunidad campesina tiene las siguientes características:</w:t>
      </w:r>
    </w:p>
    <w:p w14:paraId="35B396AE" w14:textId="77777777" w:rsidR="00F90588" w:rsidRPr="00CF199E" w:rsidRDefault="00F90588" w:rsidP="00D8613E">
      <w:pPr>
        <w:pStyle w:val="NoSpacing"/>
        <w:numPr>
          <w:ilvl w:val="0"/>
          <w:numId w:val="35"/>
        </w:numPr>
        <w:spacing w:line="360" w:lineRule="auto"/>
        <w:jc w:val="both"/>
        <w:rPr>
          <w:rFonts w:ascii="Arial" w:hAnsi="Arial" w:cs="Arial"/>
          <w:lang w:eastAsia="es-PE"/>
        </w:rPr>
      </w:pPr>
      <w:r w:rsidRPr="00CF199E">
        <w:rPr>
          <w:rFonts w:ascii="Arial" w:hAnsi="Arial" w:cs="Arial"/>
          <w:b/>
        </w:rPr>
        <w:t>Un territorio</w:t>
      </w:r>
      <w:r w:rsidRPr="00CF199E">
        <w:rPr>
          <w:rFonts w:ascii="Arial" w:hAnsi="Arial" w:cs="Arial"/>
        </w:rPr>
        <w:t>, construido como colectivo a lo largo de su historia;</w:t>
      </w:r>
    </w:p>
    <w:p w14:paraId="45A866B4" w14:textId="77777777" w:rsidR="00F90588" w:rsidRPr="00CF199E" w:rsidRDefault="00F90588" w:rsidP="00D8613E">
      <w:pPr>
        <w:pStyle w:val="NoSpacing"/>
        <w:numPr>
          <w:ilvl w:val="0"/>
          <w:numId w:val="35"/>
        </w:numPr>
        <w:spacing w:line="360" w:lineRule="auto"/>
        <w:jc w:val="both"/>
        <w:rPr>
          <w:rFonts w:ascii="Arial" w:hAnsi="Arial" w:cs="Arial"/>
        </w:rPr>
      </w:pPr>
      <w:r w:rsidRPr="00CF199E">
        <w:rPr>
          <w:rFonts w:ascii="Arial" w:hAnsi="Arial" w:cs="Arial"/>
          <w:b/>
        </w:rPr>
        <w:t>Una población</w:t>
      </w:r>
      <w:r w:rsidRPr="00CF199E">
        <w:rPr>
          <w:rFonts w:ascii="Arial" w:hAnsi="Arial" w:cs="Arial"/>
        </w:rPr>
        <w:t xml:space="preserve">, que se identifica como colectivo y con el territorio; </w:t>
      </w:r>
    </w:p>
    <w:p w14:paraId="6878EAE5" w14:textId="77777777" w:rsidR="00F90588" w:rsidRPr="00CF199E" w:rsidRDefault="00F90588" w:rsidP="00D8613E">
      <w:pPr>
        <w:pStyle w:val="NoSpacing"/>
        <w:numPr>
          <w:ilvl w:val="0"/>
          <w:numId w:val="35"/>
        </w:numPr>
        <w:spacing w:line="360" w:lineRule="auto"/>
        <w:jc w:val="both"/>
        <w:rPr>
          <w:rFonts w:ascii="Arial" w:hAnsi="Arial" w:cs="Arial"/>
        </w:rPr>
      </w:pPr>
      <w:r w:rsidRPr="00CF199E">
        <w:rPr>
          <w:rFonts w:ascii="Arial" w:hAnsi="Arial" w:cs="Arial"/>
          <w:b/>
        </w:rPr>
        <w:t>Un proceso de reconocimiento</w:t>
      </w:r>
      <w:r w:rsidRPr="00CF199E">
        <w:rPr>
          <w:rFonts w:ascii="Arial" w:hAnsi="Arial" w:cs="Arial"/>
        </w:rPr>
        <w:t xml:space="preserve"> por el estado </w:t>
      </w:r>
    </w:p>
    <w:p w14:paraId="01D8356D" w14:textId="77777777" w:rsidR="00F90588" w:rsidRPr="00C74DF6" w:rsidRDefault="00F90588" w:rsidP="005B5B97">
      <w:pPr>
        <w:pStyle w:val="NoSpacing"/>
        <w:spacing w:line="360" w:lineRule="auto"/>
        <w:jc w:val="both"/>
        <w:rPr>
          <w:rFonts w:ascii="Arial" w:hAnsi="Arial" w:cs="Arial"/>
          <w:lang w:eastAsia="es-PE"/>
        </w:rPr>
      </w:pPr>
      <w:r w:rsidRPr="00C74DF6">
        <w:rPr>
          <w:rFonts w:ascii="Arial" w:hAnsi="Arial" w:cs="Arial"/>
          <w:lang w:eastAsia="es-PE"/>
        </w:rPr>
        <w:t xml:space="preserve">La comunidad campesina de Huacrapuquio, así como toda sociedad es dinámica, existiendo conflictos entre la organización comunal y las familias campesinas, </w:t>
      </w:r>
      <w:r w:rsidR="005B5B97" w:rsidRPr="00C74DF6">
        <w:rPr>
          <w:rFonts w:ascii="Arial" w:hAnsi="Arial" w:cs="Arial"/>
          <w:lang w:eastAsia="es-PE"/>
        </w:rPr>
        <w:t>especialmente por</w:t>
      </w:r>
      <w:r w:rsidRPr="00C74DF6">
        <w:rPr>
          <w:rFonts w:ascii="Arial" w:hAnsi="Arial" w:cs="Arial"/>
          <w:lang w:eastAsia="es-PE"/>
        </w:rPr>
        <w:t xml:space="preserve"> la posesión de los recursos </w:t>
      </w:r>
      <w:r w:rsidR="005B5B97" w:rsidRPr="00C74DF6">
        <w:rPr>
          <w:rFonts w:ascii="Arial" w:hAnsi="Arial" w:cs="Arial"/>
          <w:lang w:eastAsia="es-PE"/>
        </w:rPr>
        <w:t>comunales como</w:t>
      </w:r>
      <w:r w:rsidRPr="00C74DF6">
        <w:rPr>
          <w:rFonts w:ascii="Arial" w:hAnsi="Arial" w:cs="Arial"/>
          <w:lang w:eastAsia="es-PE"/>
        </w:rPr>
        <w:t xml:space="preserve"> la tierra. </w:t>
      </w:r>
    </w:p>
    <w:p w14:paraId="5E864F18" w14:textId="77777777" w:rsidR="000B6C9F" w:rsidRDefault="00F90588" w:rsidP="00F90588">
      <w:pPr>
        <w:pStyle w:val="NoSpacing"/>
        <w:spacing w:line="360" w:lineRule="auto"/>
        <w:jc w:val="both"/>
        <w:rPr>
          <w:rFonts w:ascii="Arial" w:hAnsi="Arial" w:cs="Arial"/>
          <w:lang w:eastAsia="es-PE"/>
        </w:rPr>
      </w:pPr>
      <w:r w:rsidRPr="00C74DF6">
        <w:rPr>
          <w:rFonts w:ascii="Arial" w:hAnsi="Arial" w:cs="Arial"/>
        </w:rPr>
        <w:t>La ley de C</w:t>
      </w:r>
      <w:r w:rsidRPr="00C74DF6">
        <w:rPr>
          <w:rFonts w:ascii="Arial" w:hAnsi="Arial" w:cs="Arial"/>
          <w:lang w:eastAsia="es-PE"/>
        </w:rPr>
        <w:t xml:space="preserve">omunidades Campesinas N° </w:t>
      </w:r>
      <w:r w:rsidR="00FB16BF" w:rsidRPr="00C74DF6">
        <w:rPr>
          <w:rFonts w:ascii="Arial" w:hAnsi="Arial" w:cs="Arial"/>
          <w:lang w:eastAsia="es-PE"/>
        </w:rPr>
        <w:t>24656, menciona</w:t>
      </w:r>
      <w:r w:rsidRPr="00C74DF6">
        <w:rPr>
          <w:rFonts w:ascii="Arial" w:hAnsi="Arial" w:cs="Arial"/>
          <w:lang w:eastAsia="es-PE"/>
        </w:rPr>
        <w:t xml:space="preserve"> que son “organizaciones de interés público, con existencia legal y personería jurídica, integradas por familias que habitan y controlan determinados territorios, ligadas por </w:t>
      </w:r>
      <w:r w:rsidRPr="00C74DF6">
        <w:rPr>
          <w:rFonts w:ascii="Arial" w:hAnsi="Arial" w:cs="Arial"/>
          <w:b/>
          <w:bCs/>
          <w:lang w:eastAsia="es-PE"/>
        </w:rPr>
        <w:t>vínculos ancestrales, sociales, económicos y culturales</w:t>
      </w:r>
      <w:r w:rsidRPr="00C74DF6">
        <w:rPr>
          <w:rFonts w:ascii="Arial" w:hAnsi="Arial" w:cs="Arial"/>
          <w:lang w:eastAsia="es-PE"/>
        </w:rPr>
        <w:t xml:space="preserve">, expresados en la propiedad comunal de la tierra, el trabajo comunal, la ayuda mutua, el gobierno democrático y el desarrollo de actividades multisectoriales, cuyos fines se </w:t>
      </w:r>
    </w:p>
    <w:p w14:paraId="6ABFFBDA" w14:textId="77777777" w:rsidR="00F90588" w:rsidRDefault="00F90588" w:rsidP="00F90588">
      <w:pPr>
        <w:pStyle w:val="NoSpacing"/>
        <w:spacing w:line="360" w:lineRule="auto"/>
        <w:jc w:val="both"/>
        <w:rPr>
          <w:rFonts w:ascii="Arial" w:hAnsi="Arial" w:cs="Arial"/>
          <w:lang w:eastAsia="es-PE"/>
        </w:rPr>
      </w:pPr>
      <w:r w:rsidRPr="00C74DF6">
        <w:rPr>
          <w:rFonts w:ascii="Arial" w:hAnsi="Arial" w:cs="Arial"/>
          <w:lang w:eastAsia="es-PE"/>
        </w:rPr>
        <w:t xml:space="preserve">orientan a la realización plena de sus miembros y del país”. En el distrito de Huacrapuquio tenemos dos comunidades campesinas, </w:t>
      </w:r>
      <w:r w:rsidR="000B6C9F" w:rsidRPr="00C74DF6">
        <w:rPr>
          <w:rFonts w:ascii="Arial" w:hAnsi="Arial" w:cs="Arial"/>
          <w:lang w:eastAsia="es-PE"/>
        </w:rPr>
        <w:t>que son</w:t>
      </w:r>
      <w:r w:rsidRPr="00C74DF6">
        <w:rPr>
          <w:rFonts w:ascii="Arial" w:hAnsi="Arial" w:cs="Arial"/>
          <w:lang w:eastAsia="es-PE"/>
        </w:rPr>
        <w:t>: comunidad campesina de la Breña y comunidad campesina de Huacrapuquio.</w:t>
      </w:r>
    </w:p>
    <w:p w14:paraId="622DC75D" w14:textId="464C6BAE" w:rsidR="00F90588" w:rsidRPr="00C74DF6" w:rsidRDefault="00134E90" w:rsidP="00F90588">
      <w:pPr>
        <w:pStyle w:val="NoSpacing"/>
        <w:spacing w:line="360" w:lineRule="auto"/>
        <w:jc w:val="center"/>
        <w:rPr>
          <w:rFonts w:ascii="Arial" w:hAnsi="Arial" w:cs="Arial"/>
          <w:b/>
          <w:sz w:val="20"/>
          <w:szCs w:val="20"/>
          <w:lang w:eastAsia="es-PE"/>
        </w:rPr>
      </w:pPr>
      <w:r>
        <w:rPr>
          <w:rFonts w:ascii="Arial" w:hAnsi="Arial" w:cs="Arial"/>
          <w:b/>
          <w:sz w:val="20"/>
          <w:szCs w:val="20"/>
          <w:lang w:eastAsia="es-PE"/>
        </w:rPr>
        <w:t>CUADRO N° 05</w:t>
      </w:r>
    </w:p>
    <w:p w14:paraId="11462D94" w14:textId="77777777" w:rsidR="00F90588" w:rsidRPr="00C74DF6" w:rsidRDefault="00F90588" w:rsidP="00F90588">
      <w:pPr>
        <w:pStyle w:val="NoSpacing"/>
        <w:spacing w:line="360" w:lineRule="auto"/>
        <w:jc w:val="center"/>
        <w:rPr>
          <w:rFonts w:ascii="Arial" w:hAnsi="Arial" w:cs="Arial"/>
          <w:b/>
          <w:sz w:val="20"/>
          <w:szCs w:val="20"/>
          <w:lang w:eastAsia="es-PE"/>
        </w:rPr>
      </w:pPr>
      <w:r w:rsidRPr="00C74DF6">
        <w:rPr>
          <w:rFonts w:ascii="Arial" w:hAnsi="Arial" w:cs="Arial"/>
          <w:b/>
          <w:sz w:val="20"/>
          <w:szCs w:val="20"/>
          <w:lang w:eastAsia="es-PE"/>
        </w:rPr>
        <w:t xml:space="preserve"> RECONOCIMIENTO DE LA COMUNIDAD</w:t>
      </w:r>
    </w:p>
    <w:tbl>
      <w:tblPr>
        <w:tblStyle w:val="TableGrid"/>
        <w:tblW w:w="0" w:type="auto"/>
        <w:tblInd w:w="988" w:type="dxa"/>
        <w:tblLook w:val="04A0" w:firstRow="1" w:lastRow="0" w:firstColumn="1" w:lastColumn="0" w:noHBand="0" w:noVBand="1"/>
      </w:tblPr>
      <w:tblGrid>
        <w:gridCol w:w="708"/>
        <w:gridCol w:w="1841"/>
        <w:gridCol w:w="1683"/>
        <w:gridCol w:w="1318"/>
        <w:gridCol w:w="1805"/>
      </w:tblGrid>
      <w:tr w:rsidR="00F90588" w:rsidRPr="00C74DF6" w14:paraId="1D8AFF62" w14:textId="77777777" w:rsidTr="00F90588">
        <w:tc>
          <w:tcPr>
            <w:tcW w:w="708" w:type="dxa"/>
          </w:tcPr>
          <w:p w14:paraId="4C4F44BB" w14:textId="77777777" w:rsidR="00F90588" w:rsidRPr="00C74DF6" w:rsidRDefault="00F90588" w:rsidP="00F90588">
            <w:pPr>
              <w:autoSpaceDE w:val="0"/>
              <w:autoSpaceDN w:val="0"/>
              <w:adjustRightInd w:val="0"/>
              <w:spacing w:line="360" w:lineRule="auto"/>
              <w:jc w:val="both"/>
              <w:rPr>
                <w:rFonts w:ascii="Arial" w:hAnsi="Arial" w:cs="Arial"/>
                <w:b/>
                <w:sz w:val="18"/>
                <w:szCs w:val="18"/>
              </w:rPr>
            </w:pPr>
            <w:r w:rsidRPr="00C74DF6">
              <w:rPr>
                <w:rFonts w:ascii="Arial" w:hAnsi="Arial" w:cs="Arial"/>
                <w:b/>
                <w:sz w:val="18"/>
                <w:szCs w:val="18"/>
              </w:rPr>
              <w:t>N°</w:t>
            </w:r>
          </w:p>
        </w:tc>
        <w:tc>
          <w:tcPr>
            <w:tcW w:w="1841" w:type="dxa"/>
          </w:tcPr>
          <w:p w14:paraId="180C9C18" w14:textId="77777777" w:rsidR="00F90588" w:rsidRPr="00C74DF6" w:rsidRDefault="00F90588" w:rsidP="00F90588">
            <w:pPr>
              <w:autoSpaceDE w:val="0"/>
              <w:autoSpaceDN w:val="0"/>
              <w:adjustRightInd w:val="0"/>
              <w:spacing w:line="360" w:lineRule="auto"/>
              <w:jc w:val="both"/>
              <w:rPr>
                <w:rFonts w:ascii="Arial" w:hAnsi="Arial" w:cs="Arial"/>
                <w:b/>
                <w:sz w:val="18"/>
                <w:szCs w:val="18"/>
              </w:rPr>
            </w:pPr>
            <w:r w:rsidRPr="00C74DF6">
              <w:rPr>
                <w:rFonts w:ascii="Arial" w:hAnsi="Arial" w:cs="Arial"/>
                <w:b/>
                <w:sz w:val="18"/>
                <w:szCs w:val="18"/>
              </w:rPr>
              <w:t>NOMBRE DE LA COMUNIDAD</w:t>
            </w:r>
          </w:p>
        </w:tc>
        <w:tc>
          <w:tcPr>
            <w:tcW w:w="1683" w:type="dxa"/>
          </w:tcPr>
          <w:p w14:paraId="36CCF63F" w14:textId="77777777" w:rsidR="00F90588" w:rsidRPr="00C74DF6" w:rsidRDefault="00F90588" w:rsidP="00F90588">
            <w:pPr>
              <w:autoSpaceDE w:val="0"/>
              <w:autoSpaceDN w:val="0"/>
              <w:adjustRightInd w:val="0"/>
              <w:spacing w:line="360" w:lineRule="auto"/>
              <w:jc w:val="both"/>
              <w:rPr>
                <w:rFonts w:ascii="Arial" w:hAnsi="Arial" w:cs="Arial"/>
                <w:b/>
                <w:sz w:val="18"/>
                <w:szCs w:val="18"/>
              </w:rPr>
            </w:pPr>
            <w:r w:rsidRPr="00C74DF6">
              <w:rPr>
                <w:rFonts w:ascii="Arial" w:hAnsi="Arial" w:cs="Arial"/>
                <w:b/>
                <w:sz w:val="18"/>
                <w:szCs w:val="18"/>
              </w:rPr>
              <w:t>N° DE RESOLUCION</w:t>
            </w:r>
          </w:p>
        </w:tc>
        <w:tc>
          <w:tcPr>
            <w:tcW w:w="1318" w:type="dxa"/>
          </w:tcPr>
          <w:p w14:paraId="700FAB32" w14:textId="77777777" w:rsidR="00F90588" w:rsidRPr="00C74DF6" w:rsidRDefault="00F90588" w:rsidP="00F90588">
            <w:pPr>
              <w:autoSpaceDE w:val="0"/>
              <w:autoSpaceDN w:val="0"/>
              <w:adjustRightInd w:val="0"/>
              <w:spacing w:line="360" w:lineRule="auto"/>
              <w:jc w:val="both"/>
              <w:rPr>
                <w:rFonts w:ascii="Arial" w:hAnsi="Arial" w:cs="Arial"/>
                <w:b/>
                <w:sz w:val="18"/>
                <w:szCs w:val="18"/>
              </w:rPr>
            </w:pPr>
            <w:r w:rsidRPr="00C74DF6">
              <w:rPr>
                <w:rFonts w:ascii="Arial" w:hAnsi="Arial" w:cs="Arial"/>
                <w:b/>
                <w:sz w:val="18"/>
                <w:szCs w:val="18"/>
              </w:rPr>
              <w:t>FECHA</w:t>
            </w:r>
          </w:p>
        </w:tc>
        <w:tc>
          <w:tcPr>
            <w:tcW w:w="1805" w:type="dxa"/>
          </w:tcPr>
          <w:p w14:paraId="242794FA" w14:textId="77777777" w:rsidR="00F90588" w:rsidRPr="00C74DF6" w:rsidRDefault="00F90588" w:rsidP="00F90588">
            <w:pPr>
              <w:autoSpaceDE w:val="0"/>
              <w:autoSpaceDN w:val="0"/>
              <w:adjustRightInd w:val="0"/>
              <w:spacing w:line="360" w:lineRule="auto"/>
              <w:jc w:val="both"/>
              <w:rPr>
                <w:rFonts w:ascii="Arial" w:hAnsi="Arial" w:cs="Arial"/>
                <w:b/>
                <w:sz w:val="18"/>
                <w:szCs w:val="18"/>
              </w:rPr>
            </w:pPr>
            <w:r w:rsidRPr="00C74DF6">
              <w:rPr>
                <w:rFonts w:ascii="Arial" w:hAnsi="Arial" w:cs="Arial"/>
                <w:b/>
                <w:sz w:val="18"/>
                <w:szCs w:val="18"/>
              </w:rPr>
              <w:t>PARTIDA ELECTRONICA</w:t>
            </w:r>
          </w:p>
        </w:tc>
      </w:tr>
      <w:tr w:rsidR="00F90588" w:rsidRPr="00C74DF6" w14:paraId="6F458115" w14:textId="77777777" w:rsidTr="00F90588">
        <w:tc>
          <w:tcPr>
            <w:tcW w:w="708" w:type="dxa"/>
          </w:tcPr>
          <w:p w14:paraId="78740DCB" w14:textId="77777777" w:rsidR="00F90588" w:rsidRPr="00C74DF6" w:rsidRDefault="00F90588" w:rsidP="00F90588">
            <w:pPr>
              <w:autoSpaceDE w:val="0"/>
              <w:autoSpaceDN w:val="0"/>
              <w:adjustRightInd w:val="0"/>
              <w:spacing w:line="360" w:lineRule="auto"/>
              <w:jc w:val="both"/>
              <w:rPr>
                <w:rFonts w:ascii="Arial" w:hAnsi="Arial" w:cs="Arial"/>
                <w:sz w:val="20"/>
                <w:szCs w:val="20"/>
              </w:rPr>
            </w:pPr>
            <w:r w:rsidRPr="00C74DF6">
              <w:rPr>
                <w:rFonts w:ascii="Arial" w:hAnsi="Arial" w:cs="Arial"/>
                <w:sz w:val="20"/>
                <w:szCs w:val="20"/>
              </w:rPr>
              <w:t>01</w:t>
            </w:r>
          </w:p>
        </w:tc>
        <w:tc>
          <w:tcPr>
            <w:tcW w:w="1841" w:type="dxa"/>
          </w:tcPr>
          <w:p w14:paraId="1742119F" w14:textId="77777777" w:rsidR="00F90588" w:rsidRPr="00C74DF6" w:rsidRDefault="00F90588" w:rsidP="00F90588">
            <w:pPr>
              <w:autoSpaceDE w:val="0"/>
              <w:autoSpaceDN w:val="0"/>
              <w:adjustRightInd w:val="0"/>
              <w:spacing w:line="360" w:lineRule="auto"/>
              <w:jc w:val="both"/>
              <w:rPr>
                <w:rFonts w:ascii="Arial" w:hAnsi="Arial" w:cs="Arial"/>
                <w:sz w:val="20"/>
                <w:szCs w:val="20"/>
              </w:rPr>
            </w:pPr>
            <w:r w:rsidRPr="00C74DF6">
              <w:rPr>
                <w:rFonts w:ascii="Arial" w:hAnsi="Arial" w:cs="Arial"/>
                <w:sz w:val="20"/>
                <w:szCs w:val="20"/>
              </w:rPr>
              <w:t>Huacrapuquio</w:t>
            </w:r>
          </w:p>
        </w:tc>
        <w:tc>
          <w:tcPr>
            <w:tcW w:w="1683" w:type="dxa"/>
          </w:tcPr>
          <w:p w14:paraId="5CAAB164" w14:textId="77777777" w:rsidR="00F90588" w:rsidRPr="00C74DF6" w:rsidRDefault="00F90588" w:rsidP="00F90588">
            <w:pPr>
              <w:autoSpaceDE w:val="0"/>
              <w:autoSpaceDN w:val="0"/>
              <w:adjustRightInd w:val="0"/>
              <w:spacing w:line="360" w:lineRule="auto"/>
              <w:jc w:val="both"/>
              <w:rPr>
                <w:rFonts w:ascii="Arial" w:hAnsi="Arial" w:cs="Arial"/>
                <w:sz w:val="20"/>
                <w:szCs w:val="20"/>
              </w:rPr>
            </w:pPr>
            <w:r w:rsidRPr="00C74DF6">
              <w:rPr>
                <w:rFonts w:ascii="Arial" w:hAnsi="Arial" w:cs="Arial"/>
                <w:sz w:val="20"/>
                <w:szCs w:val="20"/>
              </w:rPr>
              <w:t>RS.s/n</w:t>
            </w:r>
          </w:p>
        </w:tc>
        <w:tc>
          <w:tcPr>
            <w:tcW w:w="1318" w:type="dxa"/>
          </w:tcPr>
          <w:p w14:paraId="1B641EC0" w14:textId="77777777" w:rsidR="00F90588" w:rsidRPr="00C74DF6" w:rsidRDefault="00F90588" w:rsidP="00F90588">
            <w:pPr>
              <w:autoSpaceDE w:val="0"/>
              <w:autoSpaceDN w:val="0"/>
              <w:adjustRightInd w:val="0"/>
              <w:spacing w:line="360" w:lineRule="auto"/>
              <w:jc w:val="both"/>
              <w:rPr>
                <w:rFonts w:ascii="Arial" w:hAnsi="Arial" w:cs="Arial"/>
                <w:sz w:val="20"/>
                <w:szCs w:val="20"/>
              </w:rPr>
            </w:pPr>
            <w:r w:rsidRPr="00C74DF6">
              <w:rPr>
                <w:rFonts w:ascii="Arial" w:hAnsi="Arial" w:cs="Arial"/>
                <w:sz w:val="20"/>
                <w:szCs w:val="20"/>
              </w:rPr>
              <w:t>10/01/1948</w:t>
            </w:r>
          </w:p>
        </w:tc>
        <w:tc>
          <w:tcPr>
            <w:tcW w:w="1805" w:type="dxa"/>
          </w:tcPr>
          <w:p w14:paraId="6AFC61EC" w14:textId="77777777" w:rsidR="00F90588" w:rsidRPr="00C74DF6" w:rsidRDefault="00F90588" w:rsidP="00F90588">
            <w:pPr>
              <w:autoSpaceDE w:val="0"/>
              <w:autoSpaceDN w:val="0"/>
              <w:adjustRightInd w:val="0"/>
              <w:spacing w:line="360" w:lineRule="auto"/>
              <w:jc w:val="both"/>
              <w:rPr>
                <w:rFonts w:ascii="Arial" w:hAnsi="Arial" w:cs="Arial"/>
                <w:sz w:val="20"/>
                <w:szCs w:val="20"/>
              </w:rPr>
            </w:pPr>
            <w:r w:rsidRPr="00C74DF6">
              <w:rPr>
                <w:rFonts w:ascii="Arial" w:hAnsi="Arial" w:cs="Arial"/>
                <w:sz w:val="20"/>
                <w:szCs w:val="20"/>
              </w:rPr>
              <w:t>2027870</w:t>
            </w:r>
          </w:p>
        </w:tc>
      </w:tr>
      <w:tr w:rsidR="00F90588" w:rsidRPr="00C74DF6" w14:paraId="0EA89195" w14:textId="77777777" w:rsidTr="00F90588">
        <w:tc>
          <w:tcPr>
            <w:tcW w:w="708" w:type="dxa"/>
          </w:tcPr>
          <w:p w14:paraId="587607A0" w14:textId="77777777" w:rsidR="00F90588" w:rsidRPr="00C74DF6" w:rsidRDefault="00F90588" w:rsidP="00F90588">
            <w:pPr>
              <w:autoSpaceDE w:val="0"/>
              <w:autoSpaceDN w:val="0"/>
              <w:adjustRightInd w:val="0"/>
              <w:spacing w:line="360" w:lineRule="auto"/>
              <w:jc w:val="both"/>
              <w:rPr>
                <w:rFonts w:ascii="Arial" w:hAnsi="Arial" w:cs="Arial"/>
                <w:sz w:val="20"/>
                <w:szCs w:val="20"/>
              </w:rPr>
            </w:pPr>
            <w:r w:rsidRPr="00C74DF6">
              <w:rPr>
                <w:rFonts w:ascii="Arial" w:hAnsi="Arial" w:cs="Arial"/>
                <w:sz w:val="20"/>
                <w:szCs w:val="20"/>
              </w:rPr>
              <w:t>02</w:t>
            </w:r>
          </w:p>
        </w:tc>
        <w:tc>
          <w:tcPr>
            <w:tcW w:w="1841" w:type="dxa"/>
          </w:tcPr>
          <w:p w14:paraId="430F6ED9" w14:textId="77777777" w:rsidR="00F90588" w:rsidRPr="00C74DF6" w:rsidRDefault="00F90588" w:rsidP="00F90588">
            <w:pPr>
              <w:autoSpaceDE w:val="0"/>
              <w:autoSpaceDN w:val="0"/>
              <w:adjustRightInd w:val="0"/>
              <w:spacing w:line="360" w:lineRule="auto"/>
              <w:jc w:val="both"/>
              <w:rPr>
                <w:rFonts w:ascii="Arial" w:hAnsi="Arial" w:cs="Arial"/>
                <w:sz w:val="20"/>
                <w:szCs w:val="20"/>
              </w:rPr>
            </w:pPr>
            <w:r w:rsidRPr="00C74DF6">
              <w:rPr>
                <w:rFonts w:ascii="Arial" w:hAnsi="Arial" w:cs="Arial"/>
                <w:sz w:val="20"/>
                <w:szCs w:val="20"/>
              </w:rPr>
              <w:t>La Breña</w:t>
            </w:r>
          </w:p>
        </w:tc>
        <w:tc>
          <w:tcPr>
            <w:tcW w:w="1683" w:type="dxa"/>
          </w:tcPr>
          <w:p w14:paraId="421C5FFC" w14:textId="77777777" w:rsidR="00F90588" w:rsidRPr="00C74DF6" w:rsidRDefault="00F90588" w:rsidP="00F90588">
            <w:pPr>
              <w:autoSpaceDE w:val="0"/>
              <w:autoSpaceDN w:val="0"/>
              <w:adjustRightInd w:val="0"/>
              <w:spacing w:line="360" w:lineRule="auto"/>
              <w:jc w:val="both"/>
              <w:rPr>
                <w:rFonts w:ascii="Arial" w:hAnsi="Arial" w:cs="Arial"/>
                <w:sz w:val="20"/>
                <w:szCs w:val="20"/>
              </w:rPr>
            </w:pPr>
          </w:p>
        </w:tc>
        <w:tc>
          <w:tcPr>
            <w:tcW w:w="1318" w:type="dxa"/>
          </w:tcPr>
          <w:p w14:paraId="559B28A1" w14:textId="77777777" w:rsidR="00F90588" w:rsidRPr="00C74DF6" w:rsidRDefault="00F90588" w:rsidP="00F90588">
            <w:pPr>
              <w:autoSpaceDE w:val="0"/>
              <w:autoSpaceDN w:val="0"/>
              <w:adjustRightInd w:val="0"/>
              <w:spacing w:line="360" w:lineRule="auto"/>
              <w:jc w:val="both"/>
              <w:rPr>
                <w:rFonts w:ascii="Arial" w:hAnsi="Arial" w:cs="Arial"/>
                <w:sz w:val="20"/>
                <w:szCs w:val="20"/>
              </w:rPr>
            </w:pPr>
            <w:r w:rsidRPr="00C74DF6">
              <w:rPr>
                <w:rFonts w:ascii="Arial" w:hAnsi="Arial" w:cs="Arial"/>
                <w:sz w:val="20"/>
                <w:szCs w:val="20"/>
              </w:rPr>
              <w:t xml:space="preserve">06/23/1941 </w:t>
            </w:r>
          </w:p>
        </w:tc>
        <w:tc>
          <w:tcPr>
            <w:tcW w:w="1805" w:type="dxa"/>
          </w:tcPr>
          <w:p w14:paraId="3C727969" w14:textId="77777777" w:rsidR="00F90588" w:rsidRPr="00C74DF6" w:rsidRDefault="00F90588" w:rsidP="00F90588">
            <w:pPr>
              <w:autoSpaceDE w:val="0"/>
              <w:autoSpaceDN w:val="0"/>
              <w:adjustRightInd w:val="0"/>
              <w:spacing w:line="360" w:lineRule="auto"/>
              <w:jc w:val="both"/>
              <w:rPr>
                <w:rFonts w:ascii="Arial" w:hAnsi="Arial" w:cs="Arial"/>
                <w:sz w:val="20"/>
                <w:szCs w:val="20"/>
              </w:rPr>
            </w:pPr>
            <w:r w:rsidRPr="00C74DF6">
              <w:rPr>
                <w:rFonts w:ascii="Arial" w:hAnsi="Arial" w:cs="Arial"/>
                <w:sz w:val="20"/>
                <w:szCs w:val="20"/>
              </w:rPr>
              <w:t>11008103</w:t>
            </w:r>
          </w:p>
        </w:tc>
      </w:tr>
    </w:tbl>
    <w:p w14:paraId="73E5ABD6" w14:textId="77777777" w:rsidR="00F90588" w:rsidRPr="00C74DF6" w:rsidRDefault="00F90588" w:rsidP="00F90588">
      <w:pPr>
        <w:autoSpaceDE w:val="0"/>
        <w:autoSpaceDN w:val="0"/>
        <w:adjustRightInd w:val="0"/>
        <w:spacing w:after="0" w:line="360" w:lineRule="auto"/>
        <w:jc w:val="both"/>
        <w:rPr>
          <w:rFonts w:ascii="Arial" w:hAnsi="Arial" w:cs="Arial"/>
          <w:sz w:val="20"/>
          <w:szCs w:val="20"/>
        </w:rPr>
      </w:pPr>
      <w:r w:rsidRPr="00C74DF6">
        <w:rPr>
          <w:rFonts w:ascii="Arial" w:hAnsi="Arial" w:cs="Arial"/>
          <w:sz w:val="20"/>
          <w:szCs w:val="20"/>
        </w:rPr>
        <w:t xml:space="preserve">                 </w:t>
      </w:r>
      <w:r w:rsidRPr="00C74DF6">
        <w:rPr>
          <w:rFonts w:ascii="Arial" w:hAnsi="Arial" w:cs="Arial"/>
          <w:b/>
          <w:sz w:val="20"/>
          <w:szCs w:val="20"/>
        </w:rPr>
        <w:t>Fuente:</w:t>
      </w:r>
      <w:r w:rsidRPr="00C74DF6">
        <w:rPr>
          <w:rFonts w:ascii="Arial" w:hAnsi="Arial" w:cs="Arial"/>
          <w:sz w:val="20"/>
          <w:szCs w:val="20"/>
        </w:rPr>
        <w:t xml:space="preserve"> SICCAM Sistema de Información de Comunidades del </w:t>
      </w:r>
      <w:r w:rsidR="005B5B97" w:rsidRPr="00C74DF6">
        <w:rPr>
          <w:rFonts w:ascii="Arial" w:hAnsi="Arial" w:cs="Arial"/>
          <w:sz w:val="20"/>
          <w:szCs w:val="20"/>
        </w:rPr>
        <w:t>Perú</w:t>
      </w:r>
      <w:r w:rsidRPr="00C74DF6">
        <w:rPr>
          <w:rFonts w:ascii="Arial" w:hAnsi="Arial" w:cs="Arial"/>
          <w:sz w:val="20"/>
          <w:szCs w:val="20"/>
        </w:rPr>
        <w:t xml:space="preserve"> –</w:t>
      </w:r>
    </w:p>
    <w:p w14:paraId="4CFE1F1C" w14:textId="77777777" w:rsidR="00F90588" w:rsidRPr="00C74DF6" w:rsidRDefault="00F90588" w:rsidP="00F90588">
      <w:pPr>
        <w:autoSpaceDE w:val="0"/>
        <w:autoSpaceDN w:val="0"/>
        <w:adjustRightInd w:val="0"/>
        <w:spacing w:after="0" w:line="360" w:lineRule="auto"/>
        <w:jc w:val="both"/>
        <w:rPr>
          <w:rFonts w:ascii="Arial" w:hAnsi="Arial" w:cs="Arial"/>
          <w:sz w:val="20"/>
          <w:szCs w:val="20"/>
        </w:rPr>
      </w:pPr>
      <w:r w:rsidRPr="00C74DF6">
        <w:rPr>
          <w:rFonts w:ascii="Arial" w:hAnsi="Arial" w:cs="Arial"/>
          <w:sz w:val="20"/>
          <w:szCs w:val="20"/>
        </w:rPr>
        <w:t xml:space="preserve">                 Directorio de Comunidades del Perú 2016 Instituto del Bien Común y. CEPES</w:t>
      </w:r>
    </w:p>
    <w:p w14:paraId="4BFC6471" w14:textId="7E539C7B" w:rsidR="00F90588" w:rsidRDefault="00F90588" w:rsidP="00F90588">
      <w:pPr>
        <w:autoSpaceDE w:val="0"/>
        <w:autoSpaceDN w:val="0"/>
        <w:adjustRightInd w:val="0"/>
        <w:spacing w:after="0" w:line="360" w:lineRule="auto"/>
        <w:jc w:val="both"/>
        <w:rPr>
          <w:rFonts w:ascii="Constantia" w:hAnsi="Constantia" w:cs="Times New Roman"/>
          <w:sz w:val="20"/>
          <w:szCs w:val="20"/>
        </w:rPr>
      </w:pPr>
    </w:p>
    <w:p w14:paraId="68A70D9F" w14:textId="3EC9AA4E" w:rsidR="00F5587D" w:rsidRDefault="00F5587D" w:rsidP="00F90588">
      <w:pPr>
        <w:autoSpaceDE w:val="0"/>
        <w:autoSpaceDN w:val="0"/>
        <w:adjustRightInd w:val="0"/>
        <w:spacing w:after="0" w:line="360" w:lineRule="auto"/>
        <w:jc w:val="both"/>
        <w:rPr>
          <w:rFonts w:ascii="Constantia" w:hAnsi="Constantia" w:cs="Times New Roman"/>
          <w:sz w:val="20"/>
          <w:szCs w:val="20"/>
        </w:rPr>
      </w:pPr>
    </w:p>
    <w:p w14:paraId="599735B2" w14:textId="689D61C2" w:rsidR="00F5587D" w:rsidRDefault="00F5587D" w:rsidP="00F90588">
      <w:pPr>
        <w:autoSpaceDE w:val="0"/>
        <w:autoSpaceDN w:val="0"/>
        <w:adjustRightInd w:val="0"/>
        <w:spacing w:after="0" w:line="360" w:lineRule="auto"/>
        <w:jc w:val="both"/>
        <w:rPr>
          <w:rFonts w:ascii="Constantia" w:hAnsi="Constantia" w:cs="Times New Roman"/>
          <w:sz w:val="20"/>
          <w:szCs w:val="20"/>
        </w:rPr>
      </w:pPr>
    </w:p>
    <w:p w14:paraId="2251987C" w14:textId="77777777" w:rsidR="00F5587D" w:rsidRDefault="00F5587D" w:rsidP="00F5587D">
      <w:pPr>
        <w:pStyle w:val="NoSpacing"/>
        <w:rPr>
          <w:rFonts w:ascii="Arial" w:hAnsi="Arial" w:cs="Arial"/>
          <w:b/>
          <w:sz w:val="20"/>
          <w:szCs w:val="20"/>
        </w:rPr>
      </w:pPr>
      <w:r w:rsidRPr="00C37A96">
        <w:rPr>
          <w:rFonts w:ascii="Arial" w:hAnsi="Arial" w:cs="Arial"/>
          <w:b/>
          <w:noProof/>
          <w:lang w:val="en-US"/>
        </w:rPr>
        <w:drawing>
          <wp:inline distT="0" distB="0" distL="0" distR="0" wp14:anchorId="32427D2C" wp14:editId="3BC8C253">
            <wp:extent cx="781050" cy="581025"/>
            <wp:effectExtent l="0" t="0" r="0" b="9525"/>
            <wp:docPr id="16" name="Imagen 16"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2F5385D8" w14:textId="77777777" w:rsidR="00F5587D" w:rsidRPr="00561F7F" w:rsidRDefault="00F5587D" w:rsidP="00F5587D">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2CA612C7" w14:textId="28D168FF" w:rsidR="00F90588" w:rsidRPr="00944EB3" w:rsidRDefault="00134E90" w:rsidP="00F90588">
      <w:pPr>
        <w:autoSpaceDE w:val="0"/>
        <w:autoSpaceDN w:val="0"/>
        <w:adjustRightInd w:val="0"/>
        <w:spacing w:after="0" w:line="360" w:lineRule="auto"/>
        <w:jc w:val="center"/>
        <w:rPr>
          <w:rFonts w:ascii="Arial" w:hAnsi="Arial" w:cs="Arial"/>
          <w:b/>
          <w:sz w:val="20"/>
          <w:szCs w:val="20"/>
        </w:rPr>
      </w:pPr>
      <w:r>
        <w:rPr>
          <w:rFonts w:ascii="Arial" w:hAnsi="Arial" w:cs="Arial"/>
          <w:b/>
          <w:sz w:val="20"/>
          <w:szCs w:val="20"/>
        </w:rPr>
        <w:t>CUADRO N° 06</w:t>
      </w:r>
    </w:p>
    <w:p w14:paraId="7A2B19F5" w14:textId="77777777" w:rsidR="00F90588" w:rsidRPr="00944EB3" w:rsidRDefault="00F90588" w:rsidP="00F90588">
      <w:pPr>
        <w:autoSpaceDE w:val="0"/>
        <w:autoSpaceDN w:val="0"/>
        <w:adjustRightInd w:val="0"/>
        <w:spacing w:after="0" w:line="360" w:lineRule="auto"/>
        <w:jc w:val="center"/>
        <w:rPr>
          <w:rFonts w:ascii="Arial" w:hAnsi="Arial" w:cs="Arial"/>
          <w:b/>
          <w:sz w:val="20"/>
          <w:szCs w:val="20"/>
        </w:rPr>
      </w:pPr>
      <w:r w:rsidRPr="00944EB3">
        <w:rPr>
          <w:rFonts w:ascii="Arial" w:hAnsi="Arial" w:cs="Arial"/>
          <w:b/>
          <w:sz w:val="20"/>
          <w:szCs w:val="20"/>
        </w:rPr>
        <w:t>TITULACION DE LAS COMUNIDADES CAMPESINAS</w:t>
      </w:r>
    </w:p>
    <w:tbl>
      <w:tblPr>
        <w:tblStyle w:val="TableGrid"/>
        <w:tblW w:w="0" w:type="auto"/>
        <w:tblLayout w:type="fixed"/>
        <w:tblLook w:val="04A0" w:firstRow="1" w:lastRow="0" w:firstColumn="1" w:lastColumn="0" w:noHBand="0" w:noVBand="1"/>
      </w:tblPr>
      <w:tblGrid>
        <w:gridCol w:w="704"/>
        <w:gridCol w:w="1843"/>
        <w:gridCol w:w="1276"/>
        <w:gridCol w:w="850"/>
        <w:gridCol w:w="851"/>
        <w:gridCol w:w="1701"/>
        <w:gridCol w:w="1559"/>
      </w:tblGrid>
      <w:tr w:rsidR="00F90588" w:rsidRPr="00944EB3" w14:paraId="679CFA5E" w14:textId="77777777" w:rsidTr="00F90588">
        <w:tc>
          <w:tcPr>
            <w:tcW w:w="704" w:type="dxa"/>
          </w:tcPr>
          <w:p w14:paraId="628FB8A6" w14:textId="77777777" w:rsidR="00F90588" w:rsidRPr="00944EB3" w:rsidRDefault="00F90588" w:rsidP="00F90588">
            <w:pPr>
              <w:autoSpaceDE w:val="0"/>
              <w:autoSpaceDN w:val="0"/>
              <w:adjustRightInd w:val="0"/>
              <w:spacing w:line="360" w:lineRule="auto"/>
              <w:jc w:val="both"/>
              <w:rPr>
                <w:rFonts w:ascii="Arial" w:hAnsi="Arial" w:cs="Arial"/>
                <w:b/>
                <w:sz w:val="18"/>
                <w:szCs w:val="18"/>
              </w:rPr>
            </w:pPr>
            <w:r w:rsidRPr="00944EB3">
              <w:rPr>
                <w:rFonts w:ascii="Arial" w:hAnsi="Arial" w:cs="Arial"/>
                <w:b/>
                <w:sz w:val="18"/>
                <w:szCs w:val="18"/>
              </w:rPr>
              <w:t>N°</w:t>
            </w:r>
          </w:p>
        </w:tc>
        <w:tc>
          <w:tcPr>
            <w:tcW w:w="1843" w:type="dxa"/>
          </w:tcPr>
          <w:p w14:paraId="3EABA0D4" w14:textId="77777777" w:rsidR="00F90588" w:rsidRPr="00944EB3" w:rsidRDefault="00F90588" w:rsidP="00F90588">
            <w:pPr>
              <w:autoSpaceDE w:val="0"/>
              <w:autoSpaceDN w:val="0"/>
              <w:adjustRightInd w:val="0"/>
              <w:spacing w:line="360" w:lineRule="auto"/>
              <w:jc w:val="both"/>
              <w:rPr>
                <w:rFonts w:ascii="Arial" w:hAnsi="Arial" w:cs="Arial"/>
                <w:b/>
                <w:sz w:val="18"/>
                <w:szCs w:val="18"/>
              </w:rPr>
            </w:pPr>
            <w:r w:rsidRPr="00944EB3">
              <w:rPr>
                <w:rFonts w:ascii="Arial" w:hAnsi="Arial" w:cs="Arial"/>
                <w:b/>
                <w:sz w:val="18"/>
                <w:szCs w:val="18"/>
              </w:rPr>
              <w:t>NOMBRE DE LA COMUNIDAD</w:t>
            </w:r>
          </w:p>
        </w:tc>
        <w:tc>
          <w:tcPr>
            <w:tcW w:w="1276" w:type="dxa"/>
          </w:tcPr>
          <w:p w14:paraId="5945CDC4" w14:textId="77777777" w:rsidR="00F90588" w:rsidRPr="00944EB3" w:rsidRDefault="00F90588" w:rsidP="00F90588">
            <w:pPr>
              <w:autoSpaceDE w:val="0"/>
              <w:autoSpaceDN w:val="0"/>
              <w:adjustRightInd w:val="0"/>
              <w:spacing w:line="360" w:lineRule="auto"/>
              <w:jc w:val="both"/>
              <w:rPr>
                <w:rFonts w:ascii="Arial" w:hAnsi="Arial" w:cs="Arial"/>
                <w:b/>
                <w:sz w:val="18"/>
                <w:szCs w:val="18"/>
              </w:rPr>
            </w:pPr>
            <w:r w:rsidRPr="00944EB3">
              <w:rPr>
                <w:rFonts w:ascii="Arial" w:hAnsi="Arial" w:cs="Arial"/>
                <w:b/>
                <w:sz w:val="18"/>
                <w:szCs w:val="18"/>
              </w:rPr>
              <w:t>EXTENSION TITULADA</w:t>
            </w:r>
          </w:p>
          <w:p w14:paraId="65F3AF7E" w14:textId="77777777" w:rsidR="00F90588" w:rsidRPr="00944EB3" w:rsidRDefault="00F90588" w:rsidP="00F90588">
            <w:pPr>
              <w:autoSpaceDE w:val="0"/>
              <w:autoSpaceDN w:val="0"/>
              <w:adjustRightInd w:val="0"/>
              <w:spacing w:line="360" w:lineRule="auto"/>
              <w:jc w:val="both"/>
              <w:rPr>
                <w:rFonts w:ascii="Arial" w:hAnsi="Arial" w:cs="Arial"/>
                <w:b/>
                <w:sz w:val="18"/>
                <w:szCs w:val="18"/>
              </w:rPr>
            </w:pPr>
            <w:r w:rsidRPr="00944EB3">
              <w:rPr>
                <w:rFonts w:ascii="Arial" w:hAnsi="Arial" w:cs="Arial"/>
                <w:b/>
                <w:sz w:val="18"/>
                <w:szCs w:val="18"/>
              </w:rPr>
              <w:t xml:space="preserve"> Has</w:t>
            </w:r>
          </w:p>
        </w:tc>
        <w:tc>
          <w:tcPr>
            <w:tcW w:w="850" w:type="dxa"/>
          </w:tcPr>
          <w:p w14:paraId="50A06610" w14:textId="77777777" w:rsidR="00F90588" w:rsidRPr="00944EB3" w:rsidRDefault="00F90588" w:rsidP="00F90588">
            <w:pPr>
              <w:autoSpaceDE w:val="0"/>
              <w:autoSpaceDN w:val="0"/>
              <w:adjustRightInd w:val="0"/>
              <w:spacing w:line="360" w:lineRule="auto"/>
              <w:jc w:val="both"/>
              <w:rPr>
                <w:rFonts w:ascii="Arial" w:hAnsi="Arial" w:cs="Arial"/>
                <w:b/>
                <w:sz w:val="18"/>
                <w:szCs w:val="18"/>
              </w:rPr>
            </w:pPr>
            <w:r w:rsidRPr="00944EB3">
              <w:rPr>
                <w:rFonts w:ascii="Arial" w:hAnsi="Arial" w:cs="Arial"/>
                <w:b/>
                <w:sz w:val="18"/>
                <w:szCs w:val="18"/>
              </w:rPr>
              <w:t>TOMO</w:t>
            </w:r>
          </w:p>
        </w:tc>
        <w:tc>
          <w:tcPr>
            <w:tcW w:w="851" w:type="dxa"/>
          </w:tcPr>
          <w:p w14:paraId="3478663B" w14:textId="77777777" w:rsidR="00F90588" w:rsidRPr="00944EB3" w:rsidRDefault="00F90588" w:rsidP="00F90588">
            <w:pPr>
              <w:autoSpaceDE w:val="0"/>
              <w:autoSpaceDN w:val="0"/>
              <w:adjustRightInd w:val="0"/>
              <w:spacing w:line="360" w:lineRule="auto"/>
              <w:jc w:val="both"/>
              <w:rPr>
                <w:rFonts w:ascii="Arial" w:hAnsi="Arial" w:cs="Arial"/>
                <w:b/>
                <w:sz w:val="18"/>
                <w:szCs w:val="18"/>
              </w:rPr>
            </w:pPr>
            <w:r w:rsidRPr="00944EB3">
              <w:rPr>
                <w:rFonts w:ascii="Arial" w:hAnsi="Arial" w:cs="Arial"/>
                <w:b/>
                <w:sz w:val="18"/>
                <w:szCs w:val="18"/>
              </w:rPr>
              <w:t>FOLIO</w:t>
            </w:r>
          </w:p>
        </w:tc>
        <w:tc>
          <w:tcPr>
            <w:tcW w:w="1701" w:type="dxa"/>
          </w:tcPr>
          <w:p w14:paraId="09F6A6ED" w14:textId="77777777" w:rsidR="00F90588" w:rsidRPr="00944EB3" w:rsidRDefault="00F90588" w:rsidP="00F90588">
            <w:pPr>
              <w:autoSpaceDE w:val="0"/>
              <w:autoSpaceDN w:val="0"/>
              <w:adjustRightInd w:val="0"/>
              <w:spacing w:line="360" w:lineRule="auto"/>
              <w:jc w:val="both"/>
              <w:rPr>
                <w:rFonts w:ascii="Arial" w:hAnsi="Arial" w:cs="Arial"/>
                <w:b/>
                <w:sz w:val="18"/>
                <w:szCs w:val="18"/>
              </w:rPr>
            </w:pPr>
            <w:r w:rsidRPr="00944EB3">
              <w:rPr>
                <w:rFonts w:ascii="Arial" w:hAnsi="Arial" w:cs="Arial"/>
                <w:b/>
                <w:sz w:val="18"/>
                <w:szCs w:val="18"/>
              </w:rPr>
              <w:t>PARTIDA ELECTRONICA</w:t>
            </w:r>
          </w:p>
        </w:tc>
        <w:tc>
          <w:tcPr>
            <w:tcW w:w="1559" w:type="dxa"/>
          </w:tcPr>
          <w:p w14:paraId="566E7C22" w14:textId="77777777" w:rsidR="00F90588" w:rsidRPr="00944EB3" w:rsidRDefault="00F90588" w:rsidP="00F90588">
            <w:pPr>
              <w:autoSpaceDE w:val="0"/>
              <w:autoSpaceDN w:val="0"/>
              <w:adjustRightInd w:val="0"/>
              <w:spacing w:line="360" w:lineRule="auto"/>
              <w:jc w:val="both"/>
              <w:rPr>
                <w:rFonts w:ascii="Arial" w:hAnsi="Arial" w:cs="Arial"/>
                <w:b/>
                <w:sz w:val="18"/>
                <w:szCs w:val="18"/>
              </w:rPr>
            </w:pPr>
            <w:r w:rsidRPr="00944EB3">
              <w:rPr>
                <w:rFonts w:ascii="Arial" w:hAnsi="Arial" w:cs="Arial"/>
                <w:b/>
                <w:sz w:val="18"/>
                <w:szCs w:val="18"/>
              </w:rPr>
              <w:t>FECHA DE INSCRIPCION</w:t>
            </w:r>
          </w:p>
        </w:tc>
      </w:tr>
      <w:tr w:rsidR="00F90588" w:rsidRPr="00944EB3" w14:paraId="01C731A1" w14:textId="77777777" w:rsidTr="00F90588">
        <w:tc>
          <w:tcPr>
            <w:tcW w:w="704" w:type="dxa"/>
          </w:tcPr>
          <w:p w14:paraId="0C3DD612" w14:textId="77777777" w:rsidR="00F90588" w:rsidRPr="00944EB3" w:rsidRDefault="00F90588" w:rsidP="00F90588">
            <w:pPr>
              <w:autoSpaceDE w:val="0"/>
              <w:autoSpaceDN w:val="0"/>
              <w:adjustRightInd w:val="0"/>
              <w:spacing w:line="360" w:lineRule="auto"/>
              <w:jc w:val="both"/>
              <w:rPr>
                <w:rFonts w:ascii="Arial" w:hAnsi="Arial" w:cs="Arial"/>
                <w:sz w:val="20"/>
                <w:szCs w:val="20"/>
              </w:rPr>
            </w:pPr>
            <w:r w:rsidRPr="00944EB3">
              <w:rPr>
                <w:rFonts w:ascii="Arial" w:hAnsi="Arial" w:cs="Arial"/>
                <w:sz w:val="20"/>
                <w:szCs w:val="20"/>
              </w:rPr>
              <w:t>01</w:t>
            </w:r>
          </w:p>
        </w:tc>
        <w:tc>
          <w:tcPr>
            <w:tcW w:w="1843" w:type="dxa"/>
          </w:tcPr>
          <w:p w14:paraId="3B4A35EC" w14:textId="77777777" w:rsidR="00F90588" w:rsidRPr="00944EB3" w:rsidRDefault="00F90588" w:rsidP="00F90588">
            <w:pPr>
              <w:autoSpaceDE w:val="0"/>
              <w:autoSpaceDN w:val="0"/>
              <w:adjustRightInd w:val="0"/>
              <w:spacing w:line="360" w:lineRule="auto"/>
              <w:jc w:val="both"/>
              <w:rPr>
                <w:rFonts w:ascii="Arial" w:hAnsi="Arial" w:cs="Arial"/>
                <w:sz w:val="20"/>
                <w:szCs w:val="20"/>
              </w:rPr>
            </w:pPr>
            <w:r w:rsidRPr="00944EB3">
              <w:rPr>
                <w:rFonts w:ascii="Arial" w:hAnsi="Arial" w:cs="Arial"/>
                <w:sz w:val="20"/>
                <w:szCs w:val="20"/>
              </w:rPr>
              <w:t>Huacrapuquio</w:t>
            </w:r>
          </w:p>
        </w:tc>
        <w:tc>
          <w:tcPr>
            <w:tcW w:w="1276" w:type="dxa"/>
          </w:tcPr>
          <w:p w14:paraId="29038038" w14:textId="77777777" w:rsidR="00F90588" w:rsidRPr="00944EB3" w:rsidRDefault="00F90588" w:rsidP="00F90588">
            <w:pPr>
              <w:autoSpaceDE w:val="0"/>
              <w:autoSpaceDN w:val="0"/>
              <w:adjustRightInd w:val="0"/>
              <w:spacing w:line="360" w:lineRule="auto"/>
              <w:jc w:val="both"/>
              <w:rPr>
                <w:rFonts w:ascii="Arial" w:hAnsi="Arial" w:cs="Arial"/>
                <w:sz w:val="20"/>
                <w:szCs w:val="20"/>
              </w:rPr>
            </w:pPr>
            <w:r w:rsidRPr="00944EB3">
              <w:rPr>
                <w:rFonts w:ascii="Arial" w:hAnsi="Arial" w:cs="Arial"/>
                <w:sz w:val="20"/>
                <w:szCs w:val="20"/>
              </w:rPr>
              <w:t xml:space="preserve">1 906,52 </w:t>
            </w:r>
          </w:p>
        </w:tc>
        <w:tc>
          <w:tcPr>
            <w:tcW w:w="850" w:type="dxa"/>
          </w:tcPr>
          <w:p w14:paraId="065AA3E3" w14:textId="77777777" w:rsidR="00F90588" w:rsidRPr="00944EB3" w:rsidRDefault="00F90588" w:rsidP="00F90588">
            <w:pPr>
              <w:autoSpaceDE w:val="0"/>
              <w:autoSpaceDN w:val="0"/>
              <w:adjustRightInd w:val="0"/>
              <w:spacing w:line="360" w:lineRule="auto"/>
              <w:jc w:val="both"/>
              <w:rPr>
                <w:rFonts w:ascii="Arial" w:hAnsi="Arial" w:cs="Arial"/>
                <w:sz w:val="20"/>
                <w:szCs w:val="20"/>
              </w:rPr>
            </w:pPr>
          </w:p>
        </w:tc>
        <w:tc>
          <w:tcPr>
            <w:tcW w:w="851" w:type="dxa"/>
          </w:tcPr>
          <w:p w14:paraId="5E4DF023" w14:textId="77777777" w:rsidR="00F90588" w:rsidRPr="00944EB3" w:rsidRDefault="00F90588" w:rsidP="00F90588">
            <w:pPr>
              <w:autoSpaceDE w:val="0"/>
              <w:autoSpaceDN w:val="0"/>
              <w:adjustRightInd w:val="0"/>
              <w:spacing w:line="360" w:lineRule="auto"/>
              <w:jc w:val="both"/>
              <w:rPr>
                <w:rFonts w:ascii="Arial" w:hAnsi="Arial" w:cs="Arial"/>
                <w:sz w:val="20"/>
                <w:szCs w:val="20"/>
              </w:rPr>
            </w:pPr>
          </w:p>
        </w:tc>
        <w:tc>
          <w:tcPr>
            <w:tcW w:w="1701" w:type="dxa"/>
          </w:tcPr>
          <w:p w14:paraId="6F026327" w14:textId="77777777" w:rsidR="00F90588" w:rsidRPr="00944EB3" w:rsidRDefault="00F90588" w:rsidP="00F90588">
            <w:pPr>
              <w:autoSpaceDE w:val="0"/>
              <w:autoSpaceDN w:val="0"/>
              <w:adjustRightInd w:val="0"/>
              <w:spacing w:line="360" w:lineRule="auto"/>
              <w:jc w:val="both"/>
              <w:rPr>
                <w:rFonts w:ascii="Arial" w:hAnsi="Arial" w:cs="Arial"/>
                <w:sz w:val="20"/>
                <w:szCs w:val="20"/>
              </w:rPr>
            </w:pPr>
            <w:r w:rsidRPr="00944EB3">
              <w:rPr>
                <w:rFonts w:ascii="Arial" w:hAnsi="Arial" w:cs="Arial"/>
                <w:sz w:val="20"/>
                <w:szCs w:val="20"/>
              </w:rPr>
              <w:t>02008113</w:t>
            </w:r>
          </w:p>
        </w:tc>
        <w:tc>
          <w:tcPr>
            <w:tcW w:w="1559" w:type="dxa"/>
          </w:tcPr>
          <w:p w14:paraId="49A2B359" w14:textId="77777777" w:rsidR="00F90588" w:rsidRPr="00944EB3" w:rsidRDefault="00F90588" w:rsidP="00F90588">
            <w:pPr>
              <w:autoSpaceDE w:val="0"/>
              <w:autoSpaceDN w:val="0"/>
              <w:adjustRightInd w:val="0"/>
              <w:spacing w:line="360" w:lineRule="auto"/>
              <w:jc w:val="both"/>
              <w:rPr>
                <w:rFonts w:ascii="Arial" w:hAnsi="Arial" w:cs="Arial"/>
                <w:sz w:val="20"/>
                <w:szCs w:val="20"/>
              </w:rPr>
            </w:pPr>
            <w:r w:rsidRPr="00944EB3">
              <w:rPr>
                <w:rFonts w:ascii="Arial" w:hAnsi="Arial" w:cs="Arial"/>
                <w:sz w:val="20"/>
                <w:szCs w:val="20"/>
              </w:rPr>
              <w:t>27/03/1996</w:t>
            </w:r>
          </w:p>
        </w:tc>
      </w:tr>
      <w:tr w:rsidR="00F90588" w:rsidRPr="00944EB3" w14:paraId="73963DB3" w14:textId="77777777" w:rsidTr="00F90588">
        <w:tc>
          <w:tcPr>
            <w:tcW w:w="704" w:type="dxa"/>
          </w:tcPr>
          <w:p w14:paraId="51C7AE3A" w14:textId="77777777" w:rsidR="00F90588" w:rsidRPr="00944EB3" w:rsidRDefault="00F90588" w:rsidP="00F90588">
            <w:pPr>
              <w:autoSpaceDE w:val="0"/>
              <w:autoSpaceDN w:val="0"/>
              <w:adjustRightInd w:val="0"/>
              <w:spacing w:line="360" w:lineRule="auto"/>
              <w:jc w:val="both"/>
              <w:rPr>
                <w:rFonts w:ascii="Arial" w:hAnsi="Arial" w:cs="Arial"/>
                <w:sz w:val="20"/>
                <w:szCs w:val="20"/>
              </w:rPr>
            </w:pPr>
            <w:r w:rsidRPr="00944EB3">
              <w:rPr>
                <w:rFonts w:ascii="Arial" w:hAnsi="Arial" w:cs="Arial"/>
                <w:sz w:val="20"/>
                <w:szCs w:val="20"/>
              </w:rPr>
              <w:t>02</w:t>
            </w:r>
          </w:p>
        </w:tc>
        <w:tc>
          <w:tcPr>
            <w:tcW w:w="1843" w:type="dxa"/>
          </w:tcPr>
          <w:p w14:paraId="7473BE83" w14:textId="77777777" w:rsidR="00F90588" w:rsidRPr="00944EB3" w:rsidRDefault="00F90588" w:rsidP="00F90588">
            <w:pPr>
              <w:autoSpaceDE w:val="0"/>
              <w:autoSpaceDN w:val="0"/>
              <w:adjustRightInd w:val="0"/>
              <w:spacing w:line="360" w:lineRule="auto"/>
              <w:jc w:val="both"/>
              <w:rPr>
                <w:rFonts w:ascii="Arial" w:hAnsi="Arial" w:cs="Arial"/>
                <w:sz w:val="20"/>
                <w:szCs w:val="20"/>
              </w:rPr>
            </w:pPr>
            <w:r w:rsidRPr="00944EB3">
              <w:rPr>
                <w:rFonts w:ascii="Arial" w:hAnsi="Arial" w:cs="Arial"/>
                <w:sz w:val="20"/>
                <w:szCs w:val="20"/>
              </w:rPr>
              <w:t>La Breña</w:t>
            </w:r>
          </w:p>
        </w:tc>
        <w:tc>
          <w:tcPr>
            <w:tcW w:w="1276" w:type="dxa"/>
          </w:tcPr>
          <w:p w14:paraId="17609776" w14:textId="77777777" w:rsidR="00F90588" w:rsidRPr="00944EB3" w:rsidRDefault="00F90588" w:rsidP="00F90588">
            <w:pPr>
              <w:autoSpaceDE w:val="0"/>
              <w:autoSpaceDN w:val="0"/>
              <w:adjustRightInd w:val="0"/>
              <w:spacing w:line="360" w:lineRule="auto"/>
              <w:jc w:val="both"/>
              <w:rPr>
                <w:rFonts w:ascii="Arial" w:hAnsi="Arial" w:cs="Arial"/>
                <w:sz w:val="20"/>
                <w:szCs w:val="20"/>
              </w:rPr>
            </w:pPr>
            <w:r w:rsidRPr="00944EB3">
              <w:rPr>
                <w:rFonts w:ascii="Arial" w:hAnsi="Arial" w:cs="Arial"/>
                <w:sz w:val="20"/>
                <w:szCs w:val="20"/>
              </w:rPr>
              <w:t xml:space="preserve">456,87 </w:t>
            </w:r>
          </w:p>
        </w:tc>
        <w:tc>
          <w:tcPr>
            <w:tcW w:w="850" w:type="dxa"/>
          </w:tcPr>
          <w:p w14:paraId="6F9F44AF" w14:textId="77777777" w:rsidR="00F90588" w:rsidRPr="00944EB3" w:rsidRDefault="00F90588" w:rsidP="00F90588">
            <w:pPr>
              <w:autoSpaceDE w:val="0"/>
              <w:autoSpaceDN w:val="0"/>
              <w:adjustRightInd w:val="0"/>
              <w:spacing w:line="360" w:lineRule="auto"/>
              <w:jc w:val="both"/>
              <w:rPr>
                <w:rFonts w:ascii="Arial" w:hAnsi="Arial" w:cs="Arial"/>
                <w:sz w:val="20"/>
                <w:szCs w:val="20"/>
              </w:rPr>
            </w:pPr>
          </w:p>
        </w:tc>
        <w:tc>
          <w:tcPr>
            <w:tcW w:w="851" w:type="dxa"/>
          </w:tcPr>
          <w:p w14:paraId="4C1ADDF7" w14:textId="77777777" w:rsidR="00F90588" w:rsidRPr="00944EB3" w:rsidRDefault="00F90588" w:rsidP="00F90588">
            <w:pPr>
              <w:autoSpaceDE w:val="0"/>
              <w:autoSpaceDN w:val="0"/>
              <w:adjustRightInd w:val="0"/>
              <w:spacing w:line="360" w:lineRule="auto"/>
              <w:jc w:val="both"/>
              <w:rPr>
                <w:rFonts w:ascii="Arial" w:hAnsi="Arial" w:cs="Arial"/>
                <w:sz w:val="20"/>
                <w:szCs w:val="20"/>
              </w:rPr>
            </w:pPr>
          </w:p>
        </w:tc>
        <w:tc>
          <w:tcPr>
            <w:tcW w:w="1701" w:type="dxa"/>
          </w:tcPr>
          <w:p w14:paraId="3DC23841" w14:textId="77777777" w:rsidR="00F90588" w:rsidRPr="00944EB3" w:rsidRDefault="00F90588" w:rsidP="00F90588">
            <w:pPr>
              <w:autoSpaceDE w:val="0"/>
              <w:autoSpaceDN w:val="0"/>
              <w:adjustRightInd w:val="0"/>
              <w:spacing w:line="360" w:lineRule="auto"/>
              <w:jc w:val="both"/>
              <w:rPr>
                <w:rFonts w:ascii="Arial" w:hAnsi="Arial" w:cs="Arial"/>
                <w:sz w:val="20"/>
                <w:szCs w:val="20"/>
              </w:rPr>
            </w:pPr>
          </w:p>
        </w:tc>
        <w:tc>
          <w:tcPr>
            <w:tcW w:w="1559" w:type="dxa"/>
          </w:tcPr>
          <w:p w14:paraId="5EF4E230" w14:textId="77777777" w:rsidR="00F90588" w:rsidRPr="00944EB3" w:rsidRDefault="00F90588" w:rsidP="00F90588">
            <w:pPr>
              <w:autoSpaceDE w:val="0"/>
              <w:autoSpaceDN w:val="0"/>
              <w:adjustRightInd w:val="0"/>
              <w:spacing w:line="360" w:lineRule="auto"/>
              <w:jc w:val="both"/>
              <w:rPr>
                <w:rFonts w:ascii="Arial" w:hAnsi="Arial" w:cs="Arial"/>
                <w:sz w:val="20"/>
                <w:szCs w:val="20"/>
              </w:rPr>
            </w:pPr>
            <w:r w:rsidRPr="00944EB3">
              <w:rPr>
                <w:rFonts w:ascii="Arial" w:hAnsi="Arial" w:cs="Arial"/>
                <w:sz w:val="20"/>
                <w:szCs w:val="20"/>
              </w:rPr>
              <w:t>27/03/1996</w:t>
            </w:r>
          </w:p>
        </w:tc>
      </w:tr>
    </w:tbl>
    <w:p w14:paraId="65C9FC4D" w14:textId="77777777" w:rsidR="00F90588" w:rsidRDefault="00F90588" w:rsidP="00F90588">
      <w:pPr>
        <w:autoSpaceDE w:val="0"/>
        <w:autoSpaceDN w:val="0"/>
        <w:adjustRightInd w:val="0"/>
        <w:spacing w:after="0" w:line="360" w:lineRule="auto"/>
        <w:jc w:val="both"/>
        <w:rPr>
          <w:rFonts w:ascii="Arial" w:hAnsi="Arial" w:cs="Arial"/>
          <w:sz w:val="20"/>
          <w:szCs w:val="20"/>
        </w:rPr>
      </w:pPr>
      <w:r w:rsidRPr="00944EB3">
        <w:rPr>
          <w:rFonts w:ascii="Arial" w:hAnsi="Arial" w:cs="Arial"/>
          <w:b/>
          <w:sz w:val="20"/>
          <w:szCs w:val="20"/>
        </w:rPr>
        <w:t>Fuente: SICCAM</w:t>
      </w:r>
      <w:r w:rsidRPr="00944EB3">
        <w:rPr>
          <w:rFonts w:ascii="Arial" w:hAnsi="Arial" w:cs="Arial"/>
          <w:sz w:val="20"/>
          <w:szCs w:val="20"/>
        </w:rPr>
        <w:t xml:space="preserve"> Sistema de Información de Comunidades del Perú </w:t>
      </w:r>
      <w:r>
        <w:rPr>
          <w:rFonts w:ascii="Arial" w:hAnsi="Arial" w:cs="Arial"/>
          <w:sz w:val="20"/>
          <w:szCs w:val="20"/>
        </w:rPr>
        <w:t>–</w:t>
      </w:r>
    </w:p>
    <w:p w14:paraId="10E114FB" w14:textId="77777777" w:rsidR="00F90588" w:rsidRPr="000B6C9F" w:rsidRDefault="00F90588" w:rsidP="00F90588">
      <w:pPr>
        <w:autoSpaceDE w:val="0"/>
        <w:autoSpaceDN w:val="0"/>
        <w:adjustRightInd w:val="0"/>
        <w:spacing w:after="0" w:line="360" w:lineRule="auto"/>
        <w:jc w:val="both"/>
        <w:rPr>
          <w:rFonts w:ascii="Arial" w:hAnsi="Arial" w:cs="Arial"/>
          <w:sz w:val="20"/>
          <w:szCs w:val="20"/>
        </w:rPr>
      </w:pPr>
      <w:r w:rsidRPr="000B6C9F">
        <w:rPr>
          <w:rFonts w:ascii="Arial" w:hAnsi="Arial" w:cs="Arial"/>
          <w:sz w:val="20"/>
          <w:szCs w:val="20"/>
        </w:rPr>
        <w:t>Directorio de Comunidades del Perú 2016 Instituto del Bien Común y. CEPES</w:t>
      </w:r>
    </w:p>
    <w:p w14:paraId="25EE9017" w14:textId="77777777" w:rsidR="00F90588" w:rsidRPr="00CF199E" w:rsidRDefault="00F90588" w:rsidP="00F90588">
      <w:pPr>
        <w:autoSpaceDE w:val="0"/>
        <w:autoSpaceDN w:val="0"/>
        <w:adjustRightInd w:val="0"/>
        <w:spacing w:after="0" w:line="360" w:lineRule="auto"/>
        <w:jc w:val="both"/>
        <w:rPr>
          <w:rFonts w:ascii="Arial" w:hAnsi="Arial" w:cs="Arial"/>
          <w:b/>
          <w:bCs/>
          <w:color w:val="000000"/>
        </w:rPr>
      </w:pPr>
      <w:r>
        <w:rPr>
          <w:rFonts w:ascii="Arial" w:hAnsi="Arial" w:cs="Arial"/>
          <w:b/>
          <w:bCs/>
          <w:color w:val="000000"/>
        </w:rPr>
        <w:t>Democracia</w:t>
      </w:r>
      <w:r w:rsidRPr="00CF199E">
        <w:rPr>
          <w:rFonts w:ascii="Arial" w:hAnsi="Arial" w:cs="Arial"/>
          <w:b/>
          <w:bCs/>
          <w:color w:val="000000"/>
        </w:rPr>
        <w:t xml:space="preserve"> y Gobierno Local</w:t>
      </w:r>
    </w:p>
    <w:p w14:paraId="4C1A90F4" w14:textId="77777777" w:rsidR="00F90588" w:rsidRPr="00CF199E" w:rsidRDefault="00F90588" w:rsidP="00F90588">
      <w:pPr>
        <w:pStyle w:val="NoSpacing"/>
        <w:spacing w:line="360" w:lineRule="auto"/>
        <w:jc w:val="both"/>
        <w:rPr>
          <w:rFonts w:ascii="Arial" w:hAnsi="Arial" w:cs="Arial"/>
          <w:color w:val="404040"/>
        </w:rPr>
      </w:pPr>
      <w:r w:rsidRPr="00CF199E">
        <w:rPr>
          <w:rFonts w:ascii="Arial" w:hAnsi="Arial" w:cs="Arial"/>
        </w:rPr>
        <w:t xml:space="preserve">Entendida que la </w:t>
      </w:r>
      <w:r w:rsidRPr="00CF199E">
        <w:rPr>
          <w:rStyle w:val="Strong"/>
          <w:rFonts w:ascii="Arial" w:hAnsi="Arial" w:cs="Arial"/>
          <w:color w:val="404040"/>
        </w:rPr>
        <w:t>democracia</w:t>
      </w:r>
      <w:r w:rsidRPr="00CF199E">
        <w:rPr>
          <w:rFonts w:ascii="Arial" w:hAnsi="Arial" w:cs="Arial"/>
        </w:rPr>
        <w:t xml:space="preserve"> es un tipo de sistema en el que el poder de decisión recae en el pueblo, como única voluntad soberana y autónoma a obedecer por parte de los poderes públicos. </w:t>
      </w:r>
      <w:r w:rsidRPr="00CF199E">
        <w:rPr>
          <w:rFonts w:ascii="Arial" w:hAnsi="Arial" w:cs="Arial"/>
          <w:color w:val="404040"/>
        </w:rPr>
        <w:t>La diferencia entre los distintos tipos de </w:t>
      </w:r>
      <w:r w:rsidRPr="00CF199E">
        <w:rPr>
          <w:rStyle w:val="Strong"/>
          <w:rFonts w:ascii="Arial" w:hAnsi="Arial" w:cs="Arial"/>
          <w:color w:val="404040"/>
        </w:rPr>
        <w:t>democracia </w:t>
      </w:r>
      <w:r w:rsidRPr="00CF199E">
        <w:rPr>
          <w:rFonts w:ascii="Arial" w:hAnsi="Arial" w:cs="Arial"/>
          <w:color w:val="404040"/>
        </w:rPr>
        <w:t>depende del modo en que se expresa y ejerce dicha voluntad. En la </w:t>
      </w:r>
      <w:r w:rsidRPr="00CF199E">
        <w:rPr>
          <w:rStyle w:val="Strong"/>
          <w:rFonts w:ascii="Arial" w:hAnsi="Arial" w:cs="Arial"/>
          <w:color w:val="404040"/>
        </w:rPr>
        <w:t>democracia directa</w:t>
      </w:r>
      <w:r w:rsidRPr="00CF199E">
        <w:rPr>
          <w:rFonts w:ascii="Arial" w:hAnsi="Arial" w:cs="Arial"/>
          <w:color w:val="404040"/>
        </w:rPr>
        <w:t> los ciudadanos son consultados para todas las decisiones. En la </w:t>
      </w:r>
      <w:r w:rsidRPr="00CF199E">
        <w:rPr>
          <w:rStyle w:val="Strong"/>
          <w:rFonts w:ascii="Arial" w:hAnsi="Arial" w:cs="Arial"/>
          <w:color w:val="404040"/>
        </w:rPr>
        <w:t>indirecta</w:t>
      </w:r>
      <w:r w:rsidRPr="00CF199E">
        <w:rPr>
          <w:rFonts w:ascii="Arial" w:hAnsi="Arial" w:cs="Arial"/>
          <w:color w:val="404040"/>
        </w:rPr>
        <w:t xml:space="preserve">, los ciudadanos sólo eligen representantes que luego tomarán las decisiones. La democracia </w:t>
      </w:r>
      <w:r w:rsidRPr="00CF199E">
        <w:rPr>
          <w:rStyle w:val="Strong"/>
          <w:rFonts w:ascii="Arial" w:hAnsi="Arial" w:cs="Arial"/>
          <w:color w:val="404040"/>
        </w:rPr>
        <w:t>mixta</w:t>
      </w:r>
      <w:r w:rsidRPr="00CF199E">
        <w:rPr>
          <w:rFonts w:ascii="Arial" w:hAnsi="Arial" w:cs="Arial"/>
          <w:color w:val="404040"/>
        </w:rPr>
        <w:t>, aspira a un balance entre las dos tendencias.</w:t>
      </w:r>
    </w:p>
    <w:p w14:paraId="3237CF3C" w14:textId="77777777" w:rsidR="00F90588" w:rsidRDefault="00F90588" w:rsidP="00F90588">
      <w:p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 xml:space="preserve">Las Instancias de participación ciudadana en la gestión democrática de la municipalidad de Huacrapuquio, viene normado desde el estado, sin </w:t>
      </w:r>
      <w:r w:rsidR="005B5B97" w:rsidRPr="00CF199E">
        <w:rPr>
          <w:rFonts w:ascii="Arial" w:hAnsi="Arial" w:cs="Arial"/>
          <w:bCs/>
          <w:color w:val="000000"/>
        </w:rPr>
        <w:t>embargo,</w:t>
      </w:r>
      <w:r w:rsidRPr="00CF199E">
        <w:rPr>
          <w:rFonts w:ascii="Arial" w:hAnsi="Arial" w:cs="Arial"/>
          <w:bCs/>
          <w:color w:val="000000"/>
        </w:rPr>
        <w:t xml:space="preserve"> posee deficiencias y debilidades que impide una relación más fluida democráticamente entre el gobierno local y la ciudadanía. </w:t>
      </w:r>
    </w:p>
    <w:p w14:paraId="22160E89" w14:textId="77777777" w:rsidR="00F90588" w:rsidRPr="00CF199E" w:rsidRDefault="00F90588" w:rsidP="00F90588">
      <w:pPr>
        <w:autoSpaceDE w:val="0"/>
        <w:autoSpaceDN w:val="0"/>
        <w:adjustRightInd w:val="0"/>
        <w:spacing w:after="0" w:line="360" w:lineRule="auto"/>
        <w:jc w:val="both"/>
        <w:rPr>
          <w:rFonts w:ascii="Arial" w:hAnsi="Arial" w:cs="Arial"/>
          <w:b/>
          <w:bCs/>
          <w:color w:val="000000"/>
        </w:rPr>
      </w:pPr>
      <w:r w:rsidRPr="00CF199E">
        <w:rPr>
          <w:rFonts w:ascii="Arial" w:hAnsi="Arial" w:cs="Arial"/>
          <w:b/>
          <w:bCs/>
          <w:color w:val="000000"/>
        </w:rPr>
        <w:t>Instancias de Participación Ciudadana:</w:t>
      </w:r>
    </w:p>
    <w:p w14:paraId="43385A29" w14:textId="77777777" w:rsidR="00F90588" w:rsidRPr="00CF199E" w:rsidRDefault="00F90588" w:rsidP="00F90588">
      <w:pPr>
        <w:autoSpaceDE w:val="0"/>
        <w:autoSpaceDN w:val="0"/>
        <w:adjustRightInd w:val="0"/>
        <w:spacing w:after="0" w:line="360" w:lineRule="auto"/>
        <w:jc w:val="both"/>
        <w:rPr>
          <w:rFonts w:ascii="Arial" w:hAnsi="Arial" w:cs="Arial"/>
          <w:b/>
          <w:bCs/>
          <w:color w:val="000000"/>
        </w:rPr>
      </w:pPr>
      <w:r w:rsidRPr="00CF199E">
        <w:rPr>
          <w:rFonts w:ascii="Arial" w:hAnsi="Arial" w:cs="Arial"/>
          <w:b/>
          <w:bCs/>
          <w:color w:val="000000"/>
        </w:rPr>
        <w:t>Consejo de Coordinación Local Distrital – CCLD</w:t>
      </w:r>
    </w:p>
    <w:p w14:paraId="63E7C02B" w14:textId="77777777" w:rsidR="00F90588" w:rsidRDefault="00F90588" w:rsidP="00F90588">
      <w:p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En lo relacionado al Consejo de Coordinación Local Distrital, la Ley Orgánica de Municipalidades N° 27972 refiere:</w:t>
      </w:r>
    </w:p>
    <w:p w14:paraId="1EB679DB" w14:textId="1662F64E" w:rsidR="00F90588" w:rsidRDefault="00F5587D" w:rsidP="00F90588">
      <w:pPr>
        <w:autoSpaceDE w:val="0"/>
        <w:autoSpaceDN w:val="0"/>
        <w:adjustRightInd w:val="0"/>
        <w:spacing w:after="0" w:line="360" w:lineRule="auto"/>
        <w:jc w:val="both"/>
        <w:rPr>
          <w:rFonts w:ascii="Arial" w:hAnsi="Arial" w:cs="Arial"/>
        </w:rPr>
      </w:pPr>
      <w:r w:rsidRPr="00CF199E">
        <w:rPr>
          <w:rFonts w:ascii="Arial" w:hAnsi="Arial" w:cs="Arial"/>
          <w:b/>
        </w:rPr>
        <w:t xml:space="preserve"> </w:t>
      </w:r>
      <w:r w:rsidR="00F90588" w:rsidRPr="00CF199E">
        <w:rPr>
          <w:rFonts w:ascii="Arial" w:hAnsi="Arial" w:cs="Arial"/>
          <w:b/>
        </w:rPr>
        <w:t>“ARTÍCULO 102.- DEFINICIÓN Y COMPOSICIÓN</w:t>
      </w:r>
      <w:r w:rsidR="00F90588" w:rsidRPr="00CF199E">
        <w:rPr>
          <w:rFonts w:ascii="Arial" w:hAnsi="Arial" w:cs="Arial"/>
        </w:rPr>
        <w:t xml:space="preserve"> El Consejo de Coordinación local Distrital es un órgano de coordinación y concertación de las Municipalidades Distritales. Está integrado por el Alcalde Distrital que lo preside, pudiendo delegar tal función en el Teniente Alcalde, y los regidores distritales; </w:t>
      </w:r>
    </w:p>
    <w:p w14:paraId="596D8A4B" w14:textId="77777777" w:rsidR="001100F3" w:rsidRPr="00CF199E" w:rsidRDefault="001100F3" w:rsidP="001100F3">
      <w:pPr>
        <w:autoSpaceDE w:val="0"/>
        <w:autoSpaceDN w:val="0"/>
        <w:adjustRightInd w:val="0"/>
        <w:spacing w:after="0" w:line="360" w:lineRule="auto"/>
        <w:jc w:val="both"/>
        <w:rPr>
          <w:rFonts w:ascii="Arial" w:hAnsi="Arial" w:cs="Arial"/>
        </w:rPr>
      </w:pPr>
      <w:r w:rsidRPr="00CF199E">
        <w:rPr>
          <w:rFonts w:ascii="Arial" w:hAnsi="Arial" w:cs="Arial"/>
        </w:rPr>
        <w:t>La proporción de los representantes de la sociedad civil será del 40 % del número que resulte de la sumatoria del total de miembros del respectivo Concejo Municipal Distrital y la totalidad de los Alcaldes de Centros Poblados de la jurisdicción distrital que corresponda. “</w:t>
      </w:r>
    </w:p>
    <w:p w14:paraId="5A5F40E0" w14:textId="77777777" w:rsidR="001100F3" w:rsidRPr="00CF199E" w:rsidRDefault="001100F3" w:rsidP="001100F3">
      <w:pPr>
        <w:autoSpaceDE w:val="0"/>
        <w:autoSpaceDN w:val="0"/>
        <w:adjustRightInd w:val="0"/>
        <w:spacing w:after="0" w:line="360" w:lineRule="auto"/>
        <w:jc w:val="both"/>
        <w:rPr>
          <w:rFonts w:ascii="Arial" w:hAnsi="Arial" w:cs="Arial"/>
          <w:b/>
          <w:bCs/>
          <w:color w:val="000000"/>
        </w:rPr>
      </w:pPr>
      <w:r w:rsidRPr="00CF199E">
        <w:rPr>
          <w:rFonts w:ascii="Arial" w:hAnsi="Arial" w:cs="Arial"/>
          <w:b/>
        </w:rPr>
        <w:t>Funciones:</w:t>
      </w:r>
    </w:p>
    <w:p w14:paraId="1348C538" w14:textId="77777777" w:rsidR="001100F3" w:rsidRPr="00CF199E" w:rsidRDefault="001100F3" w:rsidP="00D8613E">
      <w:pPr>
        <w:pStyle w:val="ListParagraph"/>
        <w:numPr>
          <w:ilvl w:val="0"/>
          <w:numId w:val="36"/>
        </w:numPr>
        <w:shd w:val="clear" w:color="auto" w:fill="FFFFFF"/>
        <w:spacing w:after="0"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Coordinar el Plan de Desarrollo Concertado y el Presupuesto Participativo Distrital.</w:t>
      </w:r>
    </w:p>
    <w:p w14:paraId="69C2A1C6" w14:textId="77777777" w:rsidR="001100F3" w:rsidRPr="00CF199E" w:rsidRDefault="001100F3" w:rsidP="00D8613E">
      <w:pPr>
        <w:pStyle w:val="ListParagraph"/>
        <w:numPr>
          <w:ilvl w:val="0"/>
          <w:numId w:val="36"/>
        </w:numPr>
        <w:shd w:val="clear" w:color="auto" w:fill="FFFFFF"/>
        <w:spacing w:after="0"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Proponer proyectos de inversión y de servicios públicos locales.</w:t>
      </w:r>
    </w:p>
    <w:p w14:paraId="6AC51E1E" w14:textId="77777777" w:rsidR="001100F3" w:rsidRPr="00CF199E" w:rsidRDefault="001100F3" w:rsidP="00D8613E">
      <w:pPr>
        <w:pStyle w:val="ListParagraph"/>
        <w:numPr>
          <w:ilvl w:val="0"/>
          <w:numId w:val="36"/>
        </w:numPr>
        <w:shd w:val="clear" w:color="auto" w:fill="FFFFFF"/>
        <w:spacing w:after="0"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Proponer convenios de cooperación para la prestación de servicios públicos.</w:t>
      </w:r>
    </w:p>
    <w:p w14:paraId="27214209" w14:textId="3DFBAF5D" w:rsidR="001100F3" w:rsidRDefault="001100F3" w:rsidP="00D8613E">
      <w:pPr>
        <w:pStyle w:val="ListParagraph"/>
        <w:numPr>
          <w:ilvl w:val="0"/>
          <w:numId w:val="36"/>
        </w:numPr>
        <w:shd w:val="clear" w:color="auto" w:fill="FFFFFF"/>
        <w:spacing w:after="0"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Promover la formación de Fondos de Inversión como estímulo a la inversión privada en apoyo del desarrollo económico local sostenible.</w:t>
      </w:r>
    </w:p>
    <w:p w14:paraId="6591CA03" w14:textId="77777777" w:rsidR="00F5587D" w:rsidRDefault="00F5587D" w:rsidP="00F5587D">
      <w:pPr>
        <w:pStyle w:val="NoSpacing"/>
        <w:rPr>
          <w:rFonts w:ascii="Arial" w:hAnsi="Arial" w:cs="Arial"/>
          <w:b/>
          <w:sz w:val="20"/>
          <w:szCs w:val="20"/>
        </w:rPr>
      </w:pPr>
      <w:r w:rsidRPr="00C37A96">
        <w:rPr>
          <w:rFonts w:ascii="Arial" w:hAnsi="Arial" w:cs="Arial"/>
          <w:b/>
          <w:noProof/>
          <w:lang w:val="en-US"/>
        </w:rPr>
        <w:drawing>
          <wp:inline distT="0" distB="0" distL="0" distR="0" wp14:anchorId="0239B75E" wp14:editId="7B3C3B1B">
            <wp:extent cx="781050" cy="581025"/>
            <wp:effectExtent l="0" t="0" r="0" b="9525"/>
            <wp:docPr id="145" name="Imagen 145"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24FFBE71" w14:textId="77777777" w:rsidR="00F5587D" w:rsidRPr="00561F7F" w:rsidRDefault="00F5587D" w:rsidP="00F5587D">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41EF24B7" w14:textId="77777777" w:rsidR="001100F3" w:rsidRPr="00CF199E" w:rsidRDefault="001100F3" w:rsidP="00D8613E">
      <w:pPr>
        <w:pStyle w:val="ListParagraph"/>
        <w:numPr>
          <w:ilvl w:val="0"/>
          <w:numId w:val="36"/>
        </w:numPr>
        <w:shd w:val="clear" w:color="auto" w:fill="FFFFFF"/>
        <w:spacing w:after="0"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Coordinar la correcta articulación de los planes institucionales con el Plan de Desarrollo Concertado.</w:t>
      </w:r>
    </w:p>
    <w:p w14:paraId="0E606B55" w14:textId="77777777" w:rsidR="001100F3" w:rsidRPr="00CF199E" w:rsidRDefault="001100F3" w:rsidP="00D8613E">
      <w:pPr>
        <w:pStyle w:val="ListParagraph"/>
        <w:numPr>
          <w:ilvl w:val="0"/>
          <w:numId w:val="36"/>
        </w:numPr>
        <w:shd w:val="clear" w:color="auto" w:fill="FFFFFF"/>
        <w:spacing w:after="0"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Otras que le encargue o solicite el Concejo Municipal.</w:t>
      </w:r>
    </w:p>
    <w:p w14:paraId="2402501B" w14:textId="77777777" w:rsidR="001100F3" w:rsidRPr="00CF199E" w:rsidRDefault="001100F3" w:rsidP="001100F3">
      <w:pPr>
        <w:pStyle w:val="NoSpacing"/>
        <w:spacing w:line="360" w:lineRule="auto"/>
        <w:jc w:val="both"/>
        <w:rPr>
          <w:rFonts w:ascii="Arial" w:hAnsi="Arial" w:cs="Arial"/>
          <w:lang w:eastAsia="es-PE"/>
          <w14:textOutline w14:w="0" w14:cap="flat" w14:cmpd="sng" w14:algn="ctr">
            <w14:noFill/>
            <w14:prstDash w14:val="solid"/>
            <w14:round/>
          </w14:textOutline>
        </w:rPr>
      </w:pPr>
      <w:r w:rsidRPr="00CF199E">
        <w:rPr>
          <w:rFonts w:ascii="Arial" w:hAnsi="Arial" w:cs="Arial"/>
          <w:lang w:eastAsia="es-PE"/>
          <w14:textOutline w14:w="0" w14:cap="flat" w14:cmpd="sng" w14:algn="ctr">
            <w14:noFill/>
            <w14:prstDash w14:val="solid"/>
            <w14:round/>
          </w14:textOutline>
        </w:rPr>
        <w:t xml:space="preserve">El Consejo de Coordinación Local no ejerce funciones ni actos de </w:t>
      </w:r>
      <w:r w:rsidR="005B5B97" w:rsidRPr="00CF199E">
        <w:rPr>
          <w:rFonts w:ascii="Arial" w:hAnsi="Arial" w:cs="Arial"/>
          <w:lang w:eastAsia="es-PE"/>
          <w14:textOutline w14:w="0" w14:cap="flat" w14:cmpd="sng" w14:algn="ctr">
            <w14:noFill/>
            <w14:prstDash w14:val="solid"/>
            <w14:round/>
          </w14:textOutline>
        </w:rPr>
        <w:t>gobierno y</w:t>
      </w:r>
      <w:r w:rsidRPr="00CF199E">
        <w:rPr>
          <w:rFonts w:ascii="Arial" w:hAnsi="Arial" w:cs="Arial"/>
          <w:lang w:eastAsia="es-PE"/>
          <w14:textOutline w14:w="0" w14:cap="flat" w14:cmpd="sng" w14:algn="ctr">
            <w14:noFill/>
            <w14:prstDash w14:val="solid"/>
            <w14:round/>
          </w14:textOutline>
        </w:rPr>
        <w:t xml:space="preserve"> es importante porque permite:</w:t>
      </w:r>
    </w:p>
    <w:p w14:paraId="07C7E671" w14:textId="77777777" w:rsidR="001100F3" w:rsidRPr="00CF199E" w:rsidRDefault="001100F3" w:rsidP="00D8613E">
      <w:pPr>
        <w:pStyle w:val="NoSpacing"/>
        <w:numPr>
          <w:ilvl w:val="0"/>
          <w:numId w:val="37"/>
        </w:numPr>
        <w:spacing w:line="360" w:lineRule="auto"/>
        <w:jc w:val="both"/>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Reconocer la importancia de las propuestas de las organizaciones e instituciones de la comunidad.</w:t>
      </w:r>
    </w:p>
    <w:p w14:paraId="1AE02D3B" w14:textId="77777777" w:rsidR="001100F3" w:rsidRPr="00CF199E" w:rsidRDefault="001100F3" w:rsidP="00D8613E">
      <w:pPr>
        <w:pStyle w:val="NoSpacing"/>
        <w:numPr>
          <w:ilvl w:val="0"/>
          <w:numId w:val="37"/>
        </w:numPr>
        <w:spacing w:line="360" w:lineRule="auto"/>
        <w:jc w:val="both"/>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Fortalecer los mecanismos de participación y las prácticas democráticas de la ciudadanía organizada.</w:t>
      </w:r>
    </w:p>
    <w:p w14:paraId="25340268" w14:textId="77777777" w:rsidR="001100F3" w:rsidRPr="00CF199E" w:rsidRDefault="001100F3" w:rsidP="00D8613E">
      <w:pPr>
        <w:pStyle w:val="NoSpacing"/>
        <w:numPr>
          <w:ilvl w:val="0"/>
          <w:numId w:val="37"/>
        </w:numPr>
        <w:shd w:val="clear" w:color="auto" w:fill="FFFFFF"/>
        <w:spacing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Unir esfuerzos y ponerse de acuerdo para promover el desarrollo local.</w:t>
      </w:r>
    </w:p>
    <w:p w14:paraId="574D1EAE" w14:textId="77777777" w:rsidR="001100F3" w:rsidRPr="00CF199E" w:rsidRDefault="001100F3" w:rsidP="00D8613E">
      <w:pPr>
        <w:pStyle w:val="ListParagraph"/>
        <w:numPr>
          <w:ilvl w:val="0"/>
          <w:numId w:val="37"/>
        </w:numPr>
        <w:shd w:val="clear" w:color="auto" w:fill="FFFFFF"/>
        <w:spacing w:after="0"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La participación ciudadana a través del Consejo de Coordinación Local fortalece la gobernabilidad local democrática.</w:t>
      </w:r>
    </w:p>
    <w:p w14:paraId="449EDD51" w14:textId="77777777" w:rsidR="001100F3" w:rsidRPr="00CF199E" w:rsidRDefault="001100F3" w:rsidP="001100F3">
      <w:pPr>
        <w:shd w:val="clear" w:color="auto" w:fill="FFFFFF"/>
        <w:spacing w:after="0"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La municipalidad de Huacrapuquio a falta de decisión política a la fecha no ha constituido el Consejo de Coordinación Local Distrital CCLD, por lo tanto esta situación debilita la participación ciudadana en la gestión de gobierno local democrática, incidiendo en la gobernabilidad local.</w:t>
      </w:r>
    </w:p>
    <w:p w14:paraId="1D9D39AE" w14:textId="77777777" w:rsidR="001100F3" w:rsidRPr="00CF199E" w:rsidRDefault="001100F3" w:rsidP="001100F3">
      <w:pPr>
        <w:shd w:val="clear" w:color="auto" w:fill="FFFFFF"/>
        <w:spacing w:after="0"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b/>
          <w:lang w:eastAsia="es-PE"/>
          <w14:textOutline w14:w="0" w14:cap="flat" w14:cmpd="sng" w14:algn="ctr">
            <w14:noFill/>
            <w14:prstDash w14:val="solid"/>
            <w14:round/>
          </w14:textOutline>
        </w:rPr>
        <w:t>LINEA DE BASE</w:t>
      </w:r>
      <w:r w:rsidRPr="00CF199E">
        <w:rPr>
          <w:rFonts w:ascii="Arial" w:eastAsia="Times New Roman" w:hAnsi="Arial" w:cs="Arial"/>
          <w:lang w:eastAsia="es-PE"/>
          <w14:textOutline w14:w="0" w14:cap="flat" w14:cmpd="sng" w14:algn="ctr">
            <w14:noFill/>
            <w14:prstDash w14:val="solid"/>
            <w14:round/>
          </w14:textOutline>
        </w:rPr>
        <w:t xml:space="preserve">: La municipalidad de Huacrapuquio </w:t>
      </w:r>
      <w:r w:rsidRPr="000B6C9F">
        <w:rPr>
          <w:rFonts w:ascii="Arial" w:eastAsia="Times New Roman" w:hAnsi="Arial" w:cs="Arial"/>
          <w:b/>
          <w:lang w:eastAsia="es-PE"/>
          <w14:textOutline w14:w="0" w14:cap="flat" w14:cmpd="sng" w14:algn="ctr">
            <w14:noFill/>
            <w14:prstDash w14:val="solid"/>
            <w14:round/>
          </w14:textOutline>
        </w:rPr>
        <w:t>no</w:t>
      </w:r>
      <w:r w:rsidRPr="00CF199E">
        <w:rPr>
          <w:rFonts w:ascii="Arial" w:eastAsia="Times New Roman" w:hAnsi="Arial" w:cs="Arial"/>
          <w:lang w:eastAsia="es-PE"/>
          <w14:textOutline w14:w="0" w14:cap="flat" w14:cmpd="sng" w14:algn="ctr">
            <w14:noFill/>
            <w14:prstDash w14:val="solid"/>
            <w14:round/>
          </w14:textOutline>
        </w:rPr>
        <w:t xml:space="preserve"> cuenta con el Consejo de Coordinación Local CCLD.</w:t>
      </w:r>
    </w:p>
    <w:p w14:paraId="33BA861A" w14:textId="77777777" w:rsidR="001100F3" w:rsidRPr="00CF199E" w:rsidRDefault="001100F3" w:rsidP="001100F3">
      <w:pPr>
        <w:shd w:val="clear" w:color="auto" w:fill="FFFFFF"/>
        <w:spacing w:after="0" w:line="360" w:lineRule="auto"/>
        <w:jc w:val="both"/>
        <w:textAlignment w:val="baseline"/>
        <w:rPr>
          <w:rFonts w:ascii="Arial" w:eastAsia="Times New Roman" w:hAnsi="Arial" w:cs="Arial"/>
          <w:b/>
          <w:lang w:eastAsia="es-PE"/>
          <w14:textOutline w14:w="0" w14:cap="flat" w14:cmpd="sng" w14:algn="ctr">
            <w14:noFill/>
            <w14:prstDash w14:val="solid"/>
            <w14:round/>
          </w14:textOutline>
        </w:rPr>
      </w:pPr>
      <w:r w:rsidRPr="00CF199E">
        <w:rPr>
          <w:rFonts w:ascii="Arial" w:eastAsia="Times New Roman" w:hAnsi="Arial" w:cs="Arial"/>
          <w:b/>
          <w:lang w:eastAsia="es-PE"/>
          <w14:textOutline w14:w="0" w14:cap="flat" w14:cmpd="sng" w14:algn="ctr">
            <w14:noFill/>
            <w14:prstDash w14:val="solid"/>
            <w14:round/>
          </w14:textOutline>
        </w:rPr>
        <w:t>PRESUPUESTO PARTICIPATIVO</w:t>
      </w:r>
    </w:p>
    <w:p w14:paraId="15B76EA3" w14:textId="77777777" w:rsidR="001A5AF1" w:rsidRDefault="001100F3" w:rsidP="001100F3">
      <w:pPr>
        <w:shd w:val="clear" w:color="auto" w:fill="FFFFFF"/>
        <w:spacing w:after="0"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 xml:space="preserve">El Presupuesto Participativo viene a ser un </w:t>
      </w:r>
      <w:r w:rsidRPr="00CF199E">
        <w:rPr>
          <w:rFonts w:ascii="Arial" w:eastAsia="Times New Roman" w:hAnsi="Arial" w:cs="Arial"/>
          <w:b/>
          <w:lang w:eastAsia="es-PE"/>
          <w14:textOutline w14:w="0" w14:cap="flat" w14:cmpd="sng" w14:algn="ctr">
            <w14:noFill/>
            <w14:prstDash w14:val="solid"/>
            <w14:round/>
          </w14:textOutline>
        </w:rPr>
        <w:t>Instrumento</w:t>
      </w:r>
      <w:r w:rsidRPr="00CF199E">
        <w:rPr>
          <w:rFonts w:ascii="Arial" w:eastAsia="Times New Roman" w:hAnsi="Arial" w:cs="Arial"/>
          <w:lang w:eastAsia="es-PE"/>
          <w14:textOutline w14:w="0" w14:cap="flat" w14:cmpd="sng" w14:algn="ctr">
            <w14:noFill/>
            <w14:prstDash w14:val="solid"/>
            <w14:round/>
          </w14:textOutline>
        </w:rPr>
        <w:t xml:space="preserve"> de política y de gestión, a través del cual las autoridades regionales y locales, así como las organizaciones de la población debidamente representadas, definen en conjunto, cómo y a qué se van a orientar los recursos, </w:t>
      </w:r>
    </w:p>
    <w:p w14:paraId="44FC0AF0" w14:textId="77777777" w:rsidR="001100F3" w:rsidRDefault="001100F3" w:rsidP="001100F3">
      <w:pPr>
        <w:shd w:val="clear" w:color="auto" w:fill="FFFFFF"/>
        <w:spacing w:after="0"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los cuales están directamente vinculados a la visión y objetivos del Plan de Desarrollo Concertado.</w:t>
      </w:r>
    </w:p>
    <w:p w14:paraId="143C71E8" w14:textId="77777777" w:rsidR="001100F3" w:rsidRPr="00CF199E" w:rsidRDefault="001100F3" w:rsidP="001100F3">
      <w:pPr>
        <w:shd w:val="clear" w:color="auto" w:fill="FFFFFF"/>
        <w:spacing w:after="0"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El Presupuesto Participativo permite en la gestión de gobierno local lo siguiente:</w:t>
      </w:r>
    </w:p>
    <w:p w14:paraId="6DEA8727" w14:textId="77777777" w:rsidR="001100F3" w:rsidRPr="00CF199E" w:rsidRDefault="001100F3" w:rsidP="00D8613E">
      <w:pPr>
        <w:pStyle w:val="ListParagraph"/>
        <w:numPr>
          <w:ilvl w:val="0"/>
          <w:numId w:val="39"/>
        </w:numPr>
        <w:shd w:val="clear" w:color="auto" w:fill="FFFFFF"/>
        <w:spacing w:after="0"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Transparencia y control ciudadano</w:t>
      </w:r>
    </w:p>
    <w:p w14:paraId="594FD402" w14:textId="77777777" w:rsidR="001100F3" w:rsidRPr="00CF199E" w:rsidRDefault="001100F3" w:rsidP="00D8613E">
      <w:pPr>
        <w:pStyle w:val="ListParagraph"/>
        <w:numPr>
          <w:ilvl w:val="0"/>
          <w:numId w:val="39"/>
        </w:numPr>
        <w:shd w:val="clear" w:color="auto" w:fill="FFFFFF"/>
        <w:spacing w:after="150"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Modernización y democratización de la gestión pública</w:t>
      </w:r>
    </w:p>
    <w:p w14:paraId="66853FD8" w14:textId="77777777" w:rsidR="001100F3" w:rsidRPr="00CF199E" w:rsidRDefault="001100F3" w:rsidP="00D8613E">
      <w:pPr>
        <w:pStyle w:val="ListParagraph"/>
        <w:numPr>
          <w:ilvl w:val="0"/>
          <w:numId w:val="39"/>
        </w:numPr>
        <w:shd w:val="clear" w:color="auto" w:fill="FFFFFF"/>
        <w:spacing w:after="150"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Fortalecimiento de la gobernabilidad democrática del país</w:t>
      </w:r>
    </w:p>
    <w:p w14:paraId="20EF299F" w14:textId="77777777" w:rsidR="001100F3" w:rsidRPr="00CF199E" w:rsidRDefault="001100F3" w:rsidP="00D8613E">
      <w:pPr>
        <w:pStyle w:val="ListParagraph"/>
        <w:numPr>
          <w:ilvl w:val="0"/>
          <w:numId w:val="39"/>
        </w:numPr>
        <w:shd w:val="clear" w:color="auto" w:fill="FFFFFF"/>
        <w:spacing w:after="150" w:line="360" w:lineRule="auto"/>
        <w:jc w:val="both"/>
        <w:textAlignment w:val="baseline"/>
        <w:rPr>
          <w:rFonts w:ascii="Arial" w:eastAsia="Times New Roman" w:hAnsi="Arial" w:cs="Arial"/>
          <w:lang w:eastAsia="es-PE"/>
          <w14:textOutline w14:w="0" w14:cap="flat" w14:cmpd="sng" w14:algn="ctr">
            <w14:noFill/>
            <w14:prstDash w14:val="solid"/>
            <w14:round/>
          </w14:textOutline>
        </w:rPr>
      </w:pPr>
      <w:r w:rsidRPr="00CF199E">
        <w:rPr>
          <w:rFonts w:ascii="Arial" w:eastAsia="Times New Roman" w:hAnsi="Arial" w:cs="Arial"/>
          <w:lang w:eastAsia="es-PE"/>
          <w14:textOutline w14:w="0" w14:cap="flat" w14:cmpd="sng" w14:algn="ctr">
            <w14:noFill/>
            <w14:prstDash w14:val="solid"/>
            <w14:round/>
          </w14:textOutline>
        </w:rPr>
        <w:t>Construcción de capital social</w:t>
      </w:r>
    </w:p>
    <w:p w14:paraId="121C7EAC" w14:textId="77777777" w:rsidR="001100F3" w:rsidRPr="00CF199E" w:rsidRDefault="001100F3" w:rsidP="00D8613E">
      <w:pPr>
        <w:pStyle w:val="ListParagraph"/>
        <w:numPr>
          <w:ilvl w:val="0"/>
          <w:numId w:val="39"/>
        </w:numPr>
        <w:shd w:val="clear" w:color="auto" w:fill="FFFFFF"/>
        <w:spacing w:after="150" w:line="360" w:lineRule="auto"/>
        <w:jc w:val="both"/>
        <w:textAlignment w:val="baseline"/>
        <w:rPr>
          <w:rFonts w:ascii="Arial" w:eastAsia="Times New Roman" w:hAnsi="Arial" w:cs="Arial"/>
          <w:color w:val="333333"/>
          <w:lang w:eastAsia="es-PE"/>
        </w:rPr>
      </w:pPr>
      <w:r w:rsidRPr="00CF199E">
        <w:rPr>
          <w:rFonts w:ascii="Arial" w:eastAsia="Times New Roman" w:hAnsi="Arial" w:cs="Arial"/>
          <w:color w:val="333333"/>
          <w:lang w:eastAsia="es-PE"/>
        </w:rPr>
        <w:t>Participación ciudadana en la planificación y gestión pública</w:t>
      </w:r>
    </w:p>
    <w:p w14:paraId="6A345204" w14:textId="77777777" w:rsidR="001100F3" w:rsidRPr="00CF199E" w:rsidRDefault="001100F3" w:rsidP="001100F3">
      <w:pPr>
        <w:shd w:val="clear" w:color="auto" w:fill="FFFFFF"/>
        <w:spacing w:after="0" w:line="360" w:lineRule="auto"/>
        <w:jc w:val="both"/>
        <w:textAlignment w:val="baseline"/>
        <w:rPr>
          <w:rFonts w:ascii="Arial" w:hAnsi="Arial" w:cs="Arial"/>
        </w:rPr>
      </w:pPr>
      <w:r w:rsidRPr="00CF199E">
        <w:rPr>
          <w:rFonts w:ascii="Arial" w:hAnsi="Arial" w:cs="Arial"/>
        </w:rPr>
        <w:t>El Presupuesto Participativo además ayuda a:</w:t>
      </w:r>
    </w:p>
    <w:p w14:paraId="743B52DE" w14:textId="77777777" w:rsidR="001100F3" w:rsidRPr="00CF199E" w:rsidRDefault="001100F3" w:rsidP="00D8613E">
      <w:pPr>
        <w:pStyle w:val="ListParagraph"/>
        <w:numPr>
          <w:ilvl w:val="0"/>
          <w:numId w:val="38"/>
        </w:numPr>
        <w:shd w:val="clear" w:color="auto" w:fill="FFFFFF"/>
        <w:spacing w:after="0" w:line="360" w:lineRule="auto"/>
        <w:jc w:val="both"/>
        <w:textAlignment w:val="baseline"/>
        <w:rPr>
          <w:rFonts w:ascii="Arial" w:eastAsia="Times New Roman" w:hAnsi="Arial" w:cs="Arial"/>
          <w:color w:val="636363"/>
          <w:lang w:eastAsia="es-PE"/>
        </w:rPr>
      </w:pPr>
      <w:r w:rsidRPr="00CF199E">
        <w:rPr>
          <w:rFonts w:ascii="Arial" w:hAnsi="Arial" w:cs="Arial"/>
        </w:rPr>
        <w:t xml:space="preserve">Priorizar los resultados que queremos obtener para lograr transformar y resolver problemas o aprovechar potencialidades que tengamos en nuestro distrito.. </w:t>
      </w:r>
    </w:p>
    <w:p w14:paraId="647CA8DD" w14:textId="77FB506A" w:rsidR="00F5587D" w:rsidRPr="00F5587D" w:rsidRDefault="001100F3" w:rsidP="00F5587D">
      <w:pPr>
        <w:pStyle w:val="ListParagraph"/>
        <w:numPr>
          <w:ilvl w:val="0"/>
          <w:numId w:val="38"/>
        </w:numPr>
        <w:shd w:val="clear" w:color="auto" w:fill="FFFFFF"/>
        <w:spacing w:after="0" w:line="360" w:lineRule="auto"/>
        <w:jc w:val="both"/>
        <w:textAlignment w:val="baseline"/>
        <w:rPr>
          <w:rFonts w:ascii="Arial" w:eastAsia="Times New Roman" w:hAnsi="Arial" w:cs="Arial"/>
          <w:color w:val="636363"/>
          <w:lang w:eastAsia="es-PE"/>
        </w:rPr>
      </w:pPr>
      <w:r w:rsidRPr="00CF199E">
        <w:rPr>
          <w:rFonts w:ascii="Arial" w:hAnsi="Arial" w:cs="Arial"/>
        </w:rPr>
        <w:t>Priorizar mejor los proyectos en función de los resultados que queremos obtener y utilizar adecuadamente los recursos públicos de acuerdo a los objetivos del Plan de Desarrollo Concertado</w:t>
      </w:r>
      <w:r w:rsidR="00F5587D">
        <w:rPr>
          <w:rFonts w:ascii="Arial" w:hAnsi="Arial" w:cs="Arial"/>
        </w:rPr>
        <w:t>.</w:t>
      </w:r>
    </w:p>
    <w:p w14:paraId="5662FEE4" w14:textId="77777777" w:rsidR="00F5587D" w:rsidRDefault="00F5587D" w:rsidP="00F5587D">
      <w:pPr>
        <w:pStyle w:val="NoSpacing"/>
        <w:rPr>
          <w:rFonts w:ascii="Arial" w:hAnsi="Arial" w:cs="Arial"/>
          <w:b/>
          <w:sz w:val="20"/>
          <w:szCs w:val="20"/>
        </w:rPr>
      </w:pPr>
      <w:r w:rsidRPr="00C37A96">
        <w:rPr>
          <w:rFonts w:ascii="Arial" w:hAnsi="Arial" w:cs="Arial"/>
          <w:b/>
          <w:noProof/>
          <w:lang w:val="en-US"/>
        </w:rPr>
        <w:drawing>
          <wp:inline distT="0" distB="0" distL="0" distR="0" wp14:anchorId="6548434B" wp14:editId="204A8923">
            <wp:extent cx="781050" cy="581025"/>
            <wp:effectExtent l="0" t="0" r="0" b="9525"/>
            <wp:docPr id="146" name="Imagen 146"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2ED966C4" w14:textId="7E11EF40" w:rsidR="00F5587D" w:rsidRPr="00561F7F" w:rsidRDefault="00F5587D" w:rsidP="00F5587D">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15C42C6D" w14:textId="77777777" w:rsidR="001100F3" w:rsidRPr="00CF199E" w:rsidRDefault="001100F3" w:rsidP="00D8613E">
      <w:pPr>
        <w:pStyle w:val="ListParagraph"/>
        <w:numPr>
          <w:ilvl w:val="0"/>
          <w:numId w:val="38"/>
        </w:numPr>
        <w:shd w:val="clear" w:color="auto" w:fill="FFFFFF"/>
        <w:spacing w:after="0" w:line="360" w:lineRule="auto"/>
        <w:jc w:val="both"/>
        <w:textAlignment w:val="baseline"/>
        <w:rPr>
          <w:rFonts w:ascii="Arial" w:eastAsia="Times New Roman" w:hAnsi="Arial" w:cs="Arial"/>
          <w:color w:val="636363"/>
          <w:lang w:eastAsia="es-PE"/>
        </w:rPr>
      </w:pPr>
      <w:r w:rsidRPr="00CF199E">
        <w:rPr>
          <w:rFonts w:ascii="Arial" w:hAnsi="Arial" w:cs="Arial"/>
        </w:rPr>
        <w:t>Mejorar la relación entre el gobierno local y la población, propiciando que los pobladores participen en la gestión pública y en la toma de decisiones sobre las prioridades de inversión que contribuyan a su desarrollo.</w:t>
      </w:r>
    </w:p>
    <w:p w14:paraId="21E90035" w14:textId="77777777" w:rsidR="001100F3" w:rsidRPr="00CF199E" w:rsidRDefault="001100F3" w:rsidP="00D8613E">
      <w:pPr>
        <w:pStyle w:val="ListParagraph"/>
        <w:numPr>
          <w:ilvl w:val="0"/>
          <w:numId w:val="38"/>
        </w:numPr>
        <w:shd w:val="clear" w:color="auto" w:fill="FFFFFF"/>
        <w:spacing w:after="0" w:line="360" w:lineRule="auto"/>
        <w:jc w:val="both"/>
        <w:textAlignment w:val="baseline"/>
        <w:rPr>
          <w:rFonts w:ascii="Arial" w:eastAsia="Times New Roman" w:hAnsi="Arial" w:cs="Arial"/>
          <w:color w:val="636363"/>
          <w:lang w:eastAsia="es-PE"/>
        </w:rPr>
      </w:pPr>
      <w:r w:rsidRPr="00CF199E">
        <w:rPr>
          <w:rFonts w:ascii="Arial" w:hAnsi="Arial" w:cs="Arial"/>
        </w:rPr>
        <w:t>Comprometer a la población en las acciones a desarrollar para el cumplimiento de los objetivos del Plan de Desarrollo Concertado.</w:t>
      </w:r>
    </w:p>
    <w:p w14:paraId="02B9A3FC" w14:textId="77777777" w:rsidR="001100F3" w:rsidRPr="00CF199E" w:rsidRDefault="001100F3" w:rsidP="001100F3">
      <w:p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Para el Presupuesto Participativo 2020</w:t>
      </w:r>
      <w:r w:rsidR="00FB16BF">
        <w:rPr>
          <w:rFonts w:ascii="Arial" w:hAnsi="Arial" w:cs="Arial"/>
          <w:bCs/>
          <w:color w:val="000000"/>
        </w:rPr>
        <w:t xml:space="preserve">, </w:t>
      </w:r>
      <w:r w:rsidR="00FB16BF" w:rsidRPr="00FB16BF">
        <w:rPr>
          <w:rFonts w:ascii="Arial" w:hAnsi="Arial" w:cs="Arial"/>
          <w:b/>
          <w:bCs/>
          <w:color w:val="000000"/>
        </w:rPr>
        <w:t>realizado</w:t>
      </w:r>
      <w:r w:rsidR="00FB16BF">
        <w:rPr>
          <w:rFonts w:ascii="Arial" w:hAnsi="Arial" w:cs="Arial"/>
          <w:bCs/>
          <w:color w:val="000000"/>
        </w:rPr>
        <w:t xml:space="preserve"> el año 2019,</w:t>
      </w:r>
      <w:r w:rsidRPr="00CF199E">
        <w:rPr>
          <w:rFonts w:ascii="Arial" w:hAnsi="Arial" w:cs="Arial"/>
          <w:bCs/>
          <w:color w:val="000000"/>
        </w:rPr>
        <w:t xml:space="preserve"> participaron 52 asistentes de los cuales 14 mujeres del total de 52 asistentes, haciendo un 26 % del total de asistentes varones 74, lo cual resulta un indicador muy importante de participación de género. También es importante señalar que el 21 % de los asistentes fueron funcionarios de la municipalidad y 68 % de la comunidad, y el restante de </w:t>
      </w:r>
      <w:r w:rsidR="003D6663" w:rsidRPr="00CF199E">
        <w:rPr>
          <w:rFonts w:ascii="Arial" w:hAnsi="Arial" w:cs="Arial"/>
          <w:bCs/>
          <w:color w:val="000000"/>
        </w:rPr>
        <w:t>PVL y</w:t>
      </w:r>
      <w:r w:rsidRPr="00CF199E">
        <w:rPr>
          <w:rFonts w:ascii="Arial" w:hAnsi="Arial" w:cs="Arial"/>
          <w:bCs/>
          <w:color w:val="000000"/>
        </w:rPr>
        <w:t xml:space="preserve"> otras organizaciones.</w:t>
      </w:r>
    </w:p>
    <w:p w14:paraId="26D4ACE7" w14:textId="639DD658" w:rsidR="001100F3" w:rsidRPr="00CF199E" w:rsidRDefault="001100F3" w:rsidP="001100F3">
      <w:pPr>
        <w:autoSpaceDE w:val="0"/>
        <w:autoSpaceDN w:val="0"/>
        <w:adjustRightInd w:val="0"/>
        <w:spacing w:after="0" w:line="360" w:lineRule="auto"/>
        <w:jc w:val="center"/>
        <w:rPr>
          <w:rFonts w:ascii="Arial" w:hAnsi="Arial" w:cs="Arial"/>
          <w:b/>
          <w:bCs/>
          <w:color w:val="000000"/>
        </w:rPr>
      </w:pPr>
      <w:r w:rsidRPr="00CF199E">
        <w:rPr>
          <w:rFonts w:ascii="Arial" w:hAnsi="Arial" w:cs="Arial"/>
          <w:b/>
          <w:bCs/>
          <w:color w:val="000000"/>
        </w:rPr>
        <w:t>CUADRO N°</w:t>
      </w:r>
      <w:r w:rsidR="00134E90">
        <w:rPr>
          <w:rFonts w:ascii="Arial" w:hAnsi="Arial" w:cs="Arial"/>
          <w:b/>
          <w:bCs/>
          <w:color w:val="000000"/>
        </w:rPr>
        <w:t xml:space="preserve"> 07</w:t>
      </w:r>
    </w:p>
    <w:p w14:paraId="47F9CFCB" w14:textId="77777777" w:rsidR="001100F3" w:rsidRDefault="00961D45" w:rsidP="001100F3">
      <w:pPr>
        <w:autoSpaceDE w:val="0"/>
        <w:autoSpaceDN w:val="0"/>
        <w:adjustRightInd w:val="0"/>
        <w:spacing w:after="0" w:line="360" w:lineRule="auto"/>
        <w:jc w:val="center"/>
        <w:rPr>
          <w:rFonts w:ascii="Arial" w:hAnsi="Arial" w:cs="Arial"/>
          <w:b/>
          <w:bCs/>
          <w:color w:val="000000"/>
        </w:rPr>
      </w:pPr>
      <w:r>
        <w:rPr>
          <w:rFonts w:ascii="Arial" w:hAnsi="Arial" w:cs="Arial"/>
          <w:b/>
          <w:bCs/>
          <w:color w:val="000000"/>
        </w:rPr>
        <w:t xml:space="preserve">Participación Ciudadana en el Proceso del </w:t>
      </w:r>
    </w:p>
    <w:p w14:paraId="55A5803A" w14:textId="77777777" w:rsidR="00961D45" w:rsidRPr="00CF199E" w:rsidRDefault="00961D45" w:rsidP="001100F3">
      <w:pPr>
        <w:autoSpaceDE w:val="0"/>
        <w:autoSpaceDN w:val="0"/>
        <w:adjustRightInd w:val="0"/>
        <w:spacing w:after="0" w:line="360" w:lineRule="auto"/>
        <w:jc w:val="center"/>
        <w:rPr>
          <w:rFonts w:ascii="Arial" w:hAnsi="Arial" w:cs="Arial"/>
          <w:b/>
          <w:bCs/>
          <w:color w:val="000000"/>
        </w:rPr>
      </w:pPr>
      <w:r>
        <w:rPr>
          <w:rFonts w:ascii="Arial" w:hAnsi="Arial" w:cs="Arial"/>
          <w:b/>
          <w:bCs/>
          <w:color w:val="000000"/>
        </w:rPr>
        <w:t xml:space="preserve">Presupuesto Participativo </w:t>
      </w:r>
    </w:p>
    <w:tbl>
      <w:tblPr>
        <w:tblStyle w:val="TableGrid"/>
        <w:tblW w:w="0" w:type="auto"/>
        <w:tblInd w:w="1271" w:type="dxa"/>
        <w:tblLook w:val="04A0" w:firstRow="1" w:lastRow="0" w:firstColumn="1" w:lastColumn="0" w:noHBand="0" w:noVBand="1"/>
      </w:tblPr>
      <w:tblGrid>
        <w:gridCol w:w="737"/>
        <w:gridCol w:w="1385"/>
        <w:gridCol w:w="1606"/>
        <w:gridCol w:w="1437"/>
        <w:gridCol w:w="1214"/>
        <w:gridCol w:w="992"/>
      </w:tblGrid>
      <w:tr w:rsidR="001100F3" w:rsidRPr="001A5AF1" w14:paraId="29F841DE" w14:textId="77777777" w:rsidTr="001A5AF1">
        <w:tc>
          <w:tcPr>
            <w:tcW w:w="737" w:type="dxa"/>
          </w:tcPr>
          <w:p w14:paraId="493516F9" w14:textId="77777777" w:rsidR="001100F3" w:rsidRPr="001A5AF1" w:rsidRDefault="001100F3" w:rsidP="00015CC4">
            <w:pPr>
              <w:autoSpaceDE w:val="0"/>
              <w:autoSpaceDN w:val="0"/>
              <w:adjustRightInd w:val="0"/>
              <w:spacing w:line="360" w:lineRule="auto"/>
              <w:jc w:val="both"/>
              <w:rPr>
                <w:rFonts w:ascii="Arial" w:hAnsi="Arial" w:cs="Arial"/>
                <w:b/>
                <w:bCs/>
                <w:color w:val="000000"/>
                <w:sz w:val="18"/>
                <w:szCs w:val="18"/>
              </w:rPr>
            </w:pPr>
            <w:r w:rsidRPr="001A5AF1">
              <w:rPr>
                <w:rFonts w:ascii="Arial" w:hAnsi="Arial" w:cs="Arial"/>
                <w:b/>
                <w:bCs/>
                <w:color w:val="000000"/>
                <w:sz w:val="18"/>
                <w:szCs w:val="18"/>
              </w:rPr>
              <w:t>AÑOS</w:t>
            </w:r>
          </w:p>
        </w:tc>
        <w:tc>
          <w:tcPr>
            <w:tcW w:w="1385" w:type="dxa"/>
          </w:tcPr>
          <w:p w14:paraId="14BF297F" w14:textId="77777777" w:rsidR="001100F3" w:rsidRPr="001A5AF1" w:rsidRDefault="001100F3" w:rsidP="00015CC4">
            <w:pPr>
              <w:autoSpaceDE w:val="0"/>
              <w:autoSpaceDN w:val="0"/>
              <w:adjustRightInd w:val="0"/>
              <w:spacing w:line="360" w:lineRule="auto"/>
              <w:jc w:val="both"/>
              <w:rPr>
                <w:rFonts w:ascii="Arial" w:hAnsi="Arial" w:cs="Arial"/>
                <w:b/>
                <w:bCs/>
                <w:color w:val="000000"/>
                <w:sz w:val="18"/>
                <w:szCs w:val="18"/>
              </w:rPr>
            </w:pPr>
            <w:r w:rsidRPr="001A5AF1">
              <w:rPr>
                <w:rFonts w:ascii="Arial" w:hAnsi="Arial" w:cs="Arial"/>
                <w:b/>
                <w:bCs/>
                <w:color w:val="000000"/>
                <w:sz w:val="18"/>
                <w:szCs w:val="18"/>
              </w:rPr>
              <w:t>ASISTENTES TOTAL</w:t>
            </w:r>
          </w:p>
        </w:tc>
        <w:tc>
          <w:tcPr>
            <w:tcW w:w="1606" w:type="dxa"/>
          </w:tcPr>
          <w:p w14:paraId="04A7BB37" w14:textId="77777777" w:rsidR="001100F3" w:rsidRPr="001A5AF1" w:rsidRDefault="001100F3" w:rsidP="00015CC4">
            <w:pPr>
              <w:autoSpaceDE w:val="0"/>
              <w:autoSpaceDN w:val="0"/>
              <w:adjustRightInd w:val="0"/>
              <w:spacing w:line="360" w:lineRule="auto"/>
              <w:jc w:val="both"/>
              <w:rPr>
                <w:rFonts w:ascii="Arial" w:hAnsi="Arial" w:cs="Arial"/>
                <w:b/>
                <w:bCs/>
                <w:color w:val="000000"/>
                <w:sz w:val="18"/>
                <w:szCs w:val="18"/>
              </w:rPr>
            </w:pPr>
            <w:r w:rsidRPr="001A5AF1">
              <w:rPr>
                <w:rFonts w:ascii="Arial" w:hAnsi="Arial" w:cs="Arial"/>
                <w:b/>
                <w:bCs/>
                <w:color w:val="000000"/>
                <w:sz w:val="18"/>
                <w:szCs w:val="18"/>
              </w:rPr>
              <w:t>FUNCIONARIOS  MDH %</w:t>
            </w:r>
          </w:p>
        </w:tc>
        <w:tc>
          <w:tcPr>
            <w:tcW w:w="1437" w:type="dxa"/>
          </w:tcPr>
          <w:p w14:paraId="31C5EACC" w14:textId="77777777" w:rsidR="001100F3" w:rsidRPr="001A5AF1" w:rsidRDefault="001100F3" w:rsidP="00015CC4">
            <w:pPr>
              <w:autoSpaceDE w:val="0"/>
              <w:autoSpaceDN w:val="0"/>
              <w:adjustRightInd w:val="0"/>
              <w:spacing w:line="360" w:lineRule="auto"/>
              <w:jc w:val="both"/>
              <w:rPr>
                <w:rFonts w:ascii="Arial" w:hAnsi="Arial" w:cs="Arial"/>
                <w:b/>
                <w:bCs/>
                <w:color w:val="000000"/>
                <w:sz w:val="18"/>
                <w:szCs w:val="18"/>
              </w:rPr>
            </w:pPr>
            <w:r w:rsidRPr="001A5AF1">
              <w:rPr>
                <w:rFonts w:ascii="Arial" w:hAnsi="Arial" w:cs="Arial"/>
                <w:b/>
                <w:bCs/>
                <w:color w:val="000000"/>
                <w:sz w:val="18"/>
                <w:szCs w:val="18"/>
              </w:rPr>
              <w:t>CIUDADANOS %</w:t>
            </w:r>
          </w:p>
        </w:tc>
        <w:tc>
          <w:tcPr>
            <w:tcW w:w="1214" w:type="dxa"/>
          </w:tcPr>
          <w:p w14:paraId="10CD6855" w14:textId="77777777" w:rsidR="001100F3" w:rsidRPr="001A5AF1" w:rsidRDefault="001100F3" w:rsidP="00015CC4">
            <w:pPr>
              <w:autoSpaceDE w:val="0"/>
              <w:autoSpaceDN w:val="0"/>
              <w:adjustRightInd w:val="0"/>
              <w:spacing w:line="360" w:lineRule="auto"/>
              <w:jc w:val="both"/>
              <w:rPr>
                <w:rFonts w:ascii="Arial" w:hAnsi="Arial" w:cs="Arial"/>
                <w:b/>
                <w:bCs/>
                <w:color w:val="000000"/>
                <w:sz w:val="18"/>
                <w:szCs w:val="18"/>
              </w:rPr>
            </w:pPr>
            <w:r w:rsidRPr="001A5AF1">
              <w:rPr>
                <w:rFonts w:ascii="Arial" w:hAnsi="Arial" w:cs="Arial"/>
                <w:b/>
                <w:bCs/>
                <w:color w:val="000000"/>
                <w:sz w:val="18"/>
                <w:szCs w:val="18"/>
              </w:rPr>
              <w:t>VARONES %</w:t>
            </w:r>
          </w:p>
        </w:tc>
        <w:tc>
          <w:tcPr>
            <w:tcW w:w="992" w:type="dxa"/>
          </w:tcPr>
          <w:p w14:paraId="33283EA6" w14:textId="77777777" w:rsidR="001100F3" w:rsidRPr="001A5AF1" w:rsidRDefault="001100F3" w:rsidP="00015CC4">
            <w:pPr>
              <w:autoSpaceDE w:val="0"/>
              <w:autoSpaceDN w:val="0"/>
              <w:adjustRightInd w:val="0"/>
              <w:spacing w:line="360" w:lineRule="auto"/>
              <w:jc w:val="both"/>
              <w:rPr>
                <w:rFonts w:ascii="Arial" w:hAnsi="Arial" w:cs="Arial"/>
                <w:b/>
                <w:bCs/>
                <w:color w:val="000000"/>
                <w:sz w:val="18"/>
                <w:szCs w:val="18"/>
              </w:rPr>
            </w:pPr>
            <w:r w:rsidRPr="001A5AF1">
              <w:rPr>
                <w:rFonts w:ascii="Arial" w:hAnsi="Arial" w:cs="Arial"/>
                <w:b/>
                <w:bCs/>
                <w:color w:val="000000"/>
                <w:sz w:val="18"/>
                <w:szCs w:val="18"/>
              </w:rPr>
              <w:t>MUJER %</w:t>
            </w:r>
          </w:p>
        </w:tc>
      </w:tr>
      <w:tr w:rsidR="001100F3" w:rsidRPr="00CF199E" w14:paraId="26BEF0A1" w14:textId="77777777" w:rsidTr="001A5AF1">
        <w:tc>
          <w:tcPr>
            <w:tcW w:w="737" w:type="dxa"/>
          </w:tcPr>
          <w:p w14:paraId="3403BA24" w14:textId="77777777" w:rsidR="001100F3" w:rsidRPr="00CF199E" w:rsidRDefault="001100F3" w:rsidP="00015CC4">
            <w:pPr>
              <w:autoSpaceDE w:val="0"/>
              <w:autoSpaceDN w:val="0"/>
              <w:adjustRightInd w:val="0"/>
              <w:spacing w:line="360" w:lineRule="auto"/>
              <w:jc w:val="both"/>
              <w:rPr>
                <w:rFonts w:ascii="Arial" w:hAnsi="Arial" w:cs="Arial"/>
                <w:bCs/>
                <w:color w:val="000000"/>
              </w:rPr>
            </w:pPr>
            <w:r w:rsidRPr="00CF199E">
              <w:rPr>
                <w:rFonts w:ascii="Arial" w:hAnsi="Arial" w:cs="Arial"/>
                <w:bCs/>
                <w:color w:val="000000"/>
              </w:rPr>
              <w:t>2020</w:t>
            </w:r>
          </w:p>
        </w:tc>
        <w:tc>
          <w:tcPr>
            <w:tcW w:w="1385" w:type="dxa"/>
          </w:tcPr>
          <w:p w14:paraId="0E08BE6A" w14:textId="77777777" w:rsidR="001100F3" w:rsidRPr="00FB16BF" w:rsidRDefault="001100F3" w:rsidP="00015CC4">
            <w:pPr>
              <w:autoSpaceDE w:val="0"/>
              <w:autoSpaceDN w:val="0"/>
              <w:adjustRightInd w:val="0"/>
              <w:spacing w:line="360" w:lineRule="auto"/>
              <w:jc w:val="center"/>
              <w:rPr>
                <w:rFonts w:ascii="Arial" w:hAnsi="Arial" w:cs="Arial"/>
                <w:b/>
                <w:bCs/>
                <w:color w:val="000000"/>
              </w:rPr>
            </w:pPr>
            <w:r w:rsidRPr="00FB16BF">
              <w:rPr>
                <w:rFonts w:ascii="Arial" w:hAnsi="Arial" w:cs="Arial"/>
                <w:b/>
                <w:bCs/>
                <w:color w:val="000000"/>
              </w:rPr>
              <w:t>52</w:t>
            </w:r>
          </w:p>
        </w:tc>
        <w:tc>
          <w:tcPr>
            <w:tcW w:w="1606" w:type="dxa"/>
          </w:tcPr>
          <w:p w14:paraId="007D98FE"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21</w:t>
            </w:r>
          </w:p>
        </w:tc>
        <w:tc>
          <w:tcPr>
            <w:tcW w:w="1437" w:type="dxa"/>
          </w:tcPr>
          <w:p w14:paraId="6D62E964"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68</w:t>
            </w:r>
          </w:p>
        </w:tc>
        <w:tc>
          <w:tcPr>
            <w:tcW w:w="1214" w:type="dxa"/>
          </w:tcPr>
          <w:p w14:paraId="06A0861D"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74</w:t>
            </w:r>
          </w:p>
        </w:tc>
        <w:tc>
          <w:tcPr>
            <w:tcW w:w="992" w:type="dxa"/>
          </w:tcPr>
          <w:p w14:paraId="5745AB06"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26</w:t>
            </w:r>
          </w:p>
        </w:tc>
      </w:tr>
      <w:tr w:rsidR="001100F3" w:rsidRPr="00CF199E" w14:paraId="2551A09E" w14:textId="77777777" w:rsidTr="001A5AF1">
        <w:tc>
          <w:tcPr>
            <w:tcW w:w="737" w:type="dxa"/>
          </w:tcPr>
          <w:p w14:paraId="0622161A" w14:textId="77777777" w:rsidR="001100F3" w:rsidRPr="00CF199E" w:rsidRDefault="001100F3" w:rsidP="00015CC4">
            <w:pPr>
              <w:autoSpaceDE w:val="0"/>
              <w:autoSpaceDN w:val="0"/>
              <w:adjustRightInd w:val="0"/>
              <w:spacing w:line="360" w:lineRule="auto"/>
              <w:jc w:val="both"/>
              <w:rPr>
                <w:rFonts w:ascii="Arial" w:hAnsi="Arial" w:cs="Arial"/>
                <w:b/>
                <w:bCs/>
                <w:color w:val="000000"/>
              </w:rPr>
            </w:pPr>
            <w:r w:rsidRPr="00CF199E">
              <w:rPr>
                <w:rFonts w:ascii="Arial" w:hAnsi="Arial" w:cs="Arial"/>
                <w:b/>
                <w:bCs/>
                <w:color w:val="000000"/>
              </w:rPr>
              <w:t>2019</w:t>
            </w:r>
          </w:p>
        </w:tc>
        <w:tc>
          <w:tcPr>
            <w:tcW w:w="1385" w:type="dxa"/>
          </w:tcPr>
          <w:p w14:paraId="64B68D1B" w14:textId="77777777" w:rsidR="001100F3" w:rsidRPr="00CF199E" w:rsidRDefault="001100F3" w:rsidP="00015CC4">
            <w:pPr>
              <w:autoSpaceDE w:val="0"/>
              <w:autoSpaceDN w:val="0"/>
              <w:adjustRightInd w:val="0"/>
              <w:spacing w:line="360" w:lineRule="auto"/>
              <w:jc w:val="center"/>
              <w:rPr>
                <w:rFonts w:ascii="Arial" w:hAnsi="Arial" w:cs="Arial"/>
                <w:b/>
                <w:bCs/>
                <w:color w:val="000000"/>
              </w:rPr>
            </w:pPr>
            <w:r w:rsidRPr="00CF199E">
              <w:rPr>
                <w:rFonts w:ascii="Arial" w:hAnsi="Arial" w:cs="Arial"/>
                <w:b/>
                <w:bCs/>
                <w:color w:val="000000"/>
              </w:rPr>
              <w:t>12</w:t>
            </w:r>
          </w:p>
        </w:tc>
        <w:tc>
          <w:tcPr>
            <w:tcW w:w="1606" w:type="dxa"/>
          </w:tcPr>
          <w:p w14:paraId="4A501E59" w14:textId="77777777" w:rsidR="001100F3" w:rsidRPr="00CF199E" w:rsidRDefault="001100F3" w:rsidP="00015CC4">
            <w:pPr>
              <w:autoSpaceDE w:val="0"/>
              <w:autoSpaceDN w:val="0"/>
              <w:adjustRightInd w:val="0"/>
              <w:spacing w:line="360" w:lineRule="auto"/>
              <w:jc w:val="center"/>
              <w:rPr>
                <w:rFonts w:ascii="Arial" w:hAnsi="Arial" w:cs="Arial"/>
                <w:b/>
                <w:bCs/>
                <w:color w:val="000000"/>
              </w:rPr>
            </w:pPr>
            <w:r w:rsidRPr="00CF199E">
              <w:rPr>
                <w:rFonts w:ascii="Arial" w:hAnsi="Arial" w:cs="Arial"/>
                <w:b/>
                <w:bCs/>
                <w:color w:val="000000"/>
              </w:rPr>
              <w:t>25</w:t>
            </w:r>
          </w:p>
        </w:tc>
        <w:tc>
          <w:tcPr>
            <w:tcW w:w="1437" w:type="dxa"/>
          </w:tcPr>
          <w:p w14:paraId="7EA9187E" w14:textId="77777777" w:rsidR="001100F3" w:rsidRPr="00CF199E" w:rsidRDefault="001100F3" w:rsidP="00015CC4">
            <w:pPr>
              <w:autoSpaceDE w:val="0"/>
              <w:autoSpaceDN w:val="0"/>
              <w:adjustRightInd w:val="0"/>
              <w:spacing w:line="360" w:lineRule="auto"/>
              <w:jc w:val="center"/>
              <w:rPr>
                <w:rFonts w:ascii="Arial" w:hAnsi="Arial" w:cs="Arial"/>
                <w:b/>
                <w:bCs/>
                <w:color w:val="000000"/>
              </w:rPr>
            </w:pPr>
            <w:r w:rsidRPr="00CF199E">
              <w:rPr>
                <w:rFonts w:ascii="Arial" w:hAnsi="Arial" w:cs="Arial"/>
                <w:b/>
                <w:bCs/>
                <w:color w:val="000000"/>
              </w:rPr>
              <w:t>75</w:t>
            </w:r>
          </w:p>
        </w:tc>
        <w:tc>
          <w:tcPr>
            <w:tcW w:w="1214" w:type="dxa"/>
          </w:tcPr>
          <w:p w14:paraId="381D83A6" w14:textId="77777777" w:rsidR="001100F3" w:rsidRPr="00CF199E" w:rsidRDefault="001100F3" w:rsidP="00015CC4">
            <w:pPr>
              <w:autoSpaceDE w:val="0"/>
              <w:autoSpaceDN w:val="0"/>
              <w:adjustRightInd w:val="0"/>
              <w:spacing w:line="360" w:lineRule="auto"/>
              <w:jc w:val="center"/>
              <w:rPr>
                <w:rFonts w:ascii="Arial" w:hAnsi="Arial" w:cs="Arial"/>
                <w:b/>
                <w:bCs/>
                <w:color w:val="000000"/>
              </w:rPr>
            </w:pPr>
            <w:r w:rsidRPr="00CF199E">
              <w:rPr>
                <w:rFonts w:ascii="Arial" w:hAnsi="Arial" w:cs="Arial"/>
                <w:b/>
                <w:bCs/>
                <w:color w:val="000000"/>
              </w:rPr>
              <w:t>58</w:t>
            </w:r>
          </w:p>
        </w:tc>
        <w:tc>
          <w:tcPr>
            <w:tcW w:w="992" w:type="dxa"/>
          </w:tcPr>
          <w:p w14:paraId="5F50441B" w14:textId="77777777" w:rsidR="001100F3" w:rsidRPr="00CF199E" w:rsidRDefault="001100F3" w:rsidP="00015CC4">
            <w:pPr>
              <w:autoSpaceDE w:val="0"/>
              <w:autoSpaceDN w:val="0"/>
              <w:adjustRightInd w:val="0"/>
              <w:spacing w:line="360" w:lineRule="auto"/>
              <w:jc w:val="center"/>
              <w:rPr>
                <w:rFonts w:ascii="Arial" w:hAnsi="Arial" w:cs="Arial"/>
                <w:b/>
                <w:bCs/>
                <w:color w:val="000000"/>
              </w:rPr>
            </w:pPr>
            <w:r w:rsidRPr="00CF199E">
              <w:rPr>
                <w:rFonts w:ascii="Arial" w:hAnsi="Arial" w:cs="Arial"/>
                <w:b/>
                <w:bCs/>
                <w:color w:val="000000"/>
              </w:rPr>
              <w:t>42</w:t>
            </w:r>
          </w:p>
        </w:tc>
      </w:tr>
      <w:tr w:rsidR="001100F3" w:rsidRPr="00CF199E" w14:paraId="45C0B3BE" w14:textId="77777777" w:rsidTr="001A5AF1">
        <w:tc>
          <w:tcPr>
            <w:tcW w:w="737" w:type="dxa"/>
          </w:tcPr>
          <w:p w14:paraId="478B9AF3" w14:textId="77777777" w:rsidR="001100F3" w:rsidRPr="00CF199E" w:rsidRDefault="001100F3" w:rsidP="00015CC4">
            <w:pPr>
              <w:autoSpaceDE w:val="0"/>
              <w:autoSpaceDN w:val="0"/>
              <w:adjustRightInd w:val="0"/>
              <w:spacing w:line="360" w:lineRule="auto"/>
              <w:jc w:val="both"/>
              <w:rPr>
                <w:rFonts w:ascii="Arial" w:hAnsi="Arial" w:cs="Arial"/>
                <w:bCs/>
                <w:color w:val="000000"/>
              </w:rPr>
            </w:pPr>
            <w:r w:rsidRPr="00CF199E">
              <w:rPr>
                <w:rFonts w:ascii="Arial" w:hAnsi="Arial" w:cs="Arial"/>
                <w:bCs/>
                <w:color w:val="000000"/>
              </w:rPr>
              <w:t>2018</w:t>
            </w:r>
          </w:p>
        </w:tc>
        <w:tc>
          <w:tcPr>
            <w:tcW w:w="1385" w:type="dxa"/>
          </w:tcPr>
          <w:p w14:paraId="51C4360A"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30</w:t>
            </w:r>
          </w:p>
        </w:tc>
        <w:tc>
          <w:tcPr>
            <w:tcW w:w="1606" w:type="dxa"/>
          </w:tcPr>
          <w:p w14:paraId="6F5A0EB2"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7</w:t>
            </w:r>
          </w:p>
        </w:tc>
        <w:tc>
          <w:tcPr>
            <w:tcW w:w="1437" w:type="dxa"/>
          </w:tcPr>
          <w:p w14:paraId="6CF2C689"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93</w:t>
            </w:r>
          </w:p>
        </w:tc>
        <w:tc>
          <w:tcPr>
            <w:tcW w:w="1214" w:type="dxa"/>
          </w:tcPr>
          <w:p w14:paraId="38B769FC"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53</w:t>
            </w:r>
          </w:p>
        </w:tc>
        <w:tc>
          <w:tcPr>
            <w:tcW w:w="992" w:type="dxa"/>
          </w:tcPr>
          <w:p w14:paraId="6F69B7E5"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47</w:t>
            </w:r>
          </w:p>
        </w:tc>
      </w:tr>
      <w:tr w:rsidR="001100F3" w:rsidRPr="00CF199E" w14:paraId="7058614C" w14:textId="77777777" w:rsidTr="001A5AF1">
        <w:tc>
          <w:tcPr>
            <w:tcW w:w="737" w:type="dxa"/>
          </w:tcPr>
          <w:p w14:paraId="0CBC5B11" w14:textId="77777777" w:rsidR="001100F3" w:rsidRPr="00CF199E" w:rsidRDefault="001100F3" w:rsidP="00015CC4">
            <w:pPr>
              <w:autoSpaceDE w:val="0"/>
              <w:autoSpaceDN w:val="0"/>
              <w:adjustRightInd w:val="0"/>
              <w:spacing w:line="360" w:lineRule="auto"/>
              <w:jc w:val="both"/>
              <w:rPr>
                <w:rFonts w:ascii="Arial" w:hAnsi="Arial" w:cs="Arial"/>
                <w:bCs/>
                <w:color w:val="000000"/>
              </w:rPr>
            </w:pPr>
            <w:r w:rsidRPr="00CF199E">
              <w:rPr>
                <w:rFonts w:ascii="Arial" w:hAnsi="Arial" w:cs="Arial"/>
                <w:bCs/>
                <w:color w:val="000000"/>
              </w:rPr>
              <w:t>2017</w:t>
            </w:r>
          </w:p>
        </w:tc>
        <w:tc>
          <w:tcPr>
            <w:tcW w:w="1385" w:type="dxa"/>
          </w:tcPr>
          <w:p w14:paraId="30FE42E4"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20</w:t>
            </w:r>
          </w:p>
        </w:tc>
        <w:tc>
          <w:tcPr>
            <w:tcW w:w="1606" w:type="dxa"/>
          </w:tcPr>
          <w:p w14:paraId="2558E2A5"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26</w:t>
            </w:r>
          </w:p>
        </w:tc>
        <w:tc>
          <w:tcPr>
            <w:tcW w:w="1437" w:type="dxa"/>
          </w:tcPr>
          <w:p w14:paraId="5DFBA829"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74</w:t>
            </w:r>
          </w:p>
        </w:tc>
        <w:tc>
          <w:tcPr>
            <w:tcW w:w="1214" w:type="dxa"/>
          </w:tcPr>
          <w:p w14:paraId="1A6F0D08"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47</w:t>
            </w:r>
          </w:p>
        </w:tc>
        <w:tc>
          <w:tcPr>
            <w:tcW w:w="992" w:type="dxa"/>
          </w:tcPr>
          <w:p w14:paraId="3153A11B"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53</w:t>
            </w:r>
          </w:p>
        </w:tc>
      </w:tr>
      <w:tr w:rsidR="001100F3" w:rsidRPr="00CF199E" w14:paraId="67CDC04C" w14:textId="77777777" w:rsidTr="001A5AF1">
        <w:tc>
          <w:tcPr>
            <w:tcW w:w="737" w:type="dxa"/>
          </w:tcPr>
          <w:p w14:paraId="09998E4F" w14:textId="77777777" w:rsidR="001100F3" w:rsidRPr="00CF199E" w:rsidRDefault="001100F3" w:rsidP="00015CC4">
            <w:pPr>
              <w:autoSpaceDE w:val="0"/>
              <w:autoSpaceDN w:val="0"/>
              <w:adjustRightInd w:val="0"/>
              <w:spacing w:line="360" w:lineRule="auto"/>
              <w:jc w:val="both"/>
              <w:rPr>
                <w:rFonts w:ascii="Arial" w:hAnsi="Arial" w:cs="Arial"/>
                <w:bCs/>
                <w:color w:val="000000"/>
              </w:rPr>
            </w:pPr>
            <w:r w:rsidRPr="00CF199E">
              <w:rPr>
                <w:rFonts w:ascii="Arial" w:hAnsi="Arial" w:cs="Arial"/>
                <w:bCs/>
                <w:color w:val="000000"/>
              </w:rPr>
              <w:t>2016</w:t>
            </w:r>
          </w:p>
        </w:tc>
        <w:tc>
          <w:tcPr>
            <w:tcW w:w="1385" w:type="dxa"/>
          </w:tcPr>
          <w:p w14:paraId="62F51D2D"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25</w:t>
            </w:r>
          </w:p>
        </w:tc>
        <w:tc>
          <w:tcPr>
            <w:tcW w:w="1606" w:type="dxa"/>
          </w:tcPr>
          <w:p w14:paraId="706D3531"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42</w:t>
            </w:r>
          </w:p>
        </w:tc>
        <w:tc>
          <w:tcPr>
            <w:tcW w:w="1437" w:type="dxa"/>
          </w:tcPr>
          <w:p w14:paraId="289E7D95"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58</w:t>
            </w:r>
          </w:p>
        </w:tc>
        <w:tc>
          <w:tcPr>
            <w:tcW w:w="1214" w:type="dxa"/>
          </w:tcPr>
          <w:p w14:paraId="63447C71"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58</w:t>
            </w:r>
          </w:p>
        </w:tc>
        <w:tc>
          <w:tcPr>
            <w:tcW w:w="992" w:type="dxa"/>
          </w:tcPr>
          <w:p w14:paraId="5566E78C" w14:textId="77777777" w:rsidR="001100F3" w:rsidRPr="00CF199E" w:rsidRDefault="001100F3" w:rsidP="00015CC4">
            <w:pPr>
              <w:autoSpaceDE w:val="0"/>
              <w:autoSpaceDN w:val="0"/>
              <w:adjustRightInd w:val="0"/>
              <w:spacing w:line="360" w:lineRule="auto"/>
              <w:jc w:val="center"/>
              <w:rPr>
                <w:rFonts w:ascii="Arial" w:hAnsi="Arial" w:cs="Arial"/>
                <w:bCs/>
                <w:color w:val="000000"/>
              </w:rPr>
            </w:pPr>
            <w:r w:rsidRPr="00CF199E">
              <w:rPr>
                <w:rFonts w:ascii="Arial" w:hAnsi="Arial" w:cs="Arial"/>
                <w:bCs/>
                <w:color w:val="000000"/>
              </w:rPr>
              <w:t>42</w:t>
            </w:r>
          </w:p>
        </w:tc>
      </w:tr>
    </w:tbl>
    <w:p w14:paraId="5B5706AA" w14:textId="77777777" w:rsidR="001100F3" w:rsidRPr="00CF199E" w:rsidRDefault="001100F3" w:rsidP="001100F3">
      <w:p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 xml:space="preserve">                    </w:t>
      </w:r>
      <w:r w:rsidRPr="00CF199E">
        <w:rPr>
          <w:rFonts w:ascii="Arial" w:hAnsi="Arial" w:cs="Arial"/>
          <w:b/>
          <w:bCs/>
          <w:color w:val="000000"/>
        </w:rPr>
        <w:t>Fuente</w:t>
      </w:r>
      <w:r w:rsidRPr="00CF199E">
        <w:rPr>
          <w:rFonts w:ascii="Arial" w:hAnsi="Arial" w:cs="Arial"/>
          <w:bCs/>
          <w:color w:val="000000"/>
        </w:rPr>
        <w:t>: MEF Presupuesto Participativo</w:t>
      </w:r>
    </w:p>
    <w:p w14:paraId="34A7868B" w14:textId="77777777" w:rsidR="001100F3" w:rsidRDefault="001100F3" w:rsidP="001100F3">
      <w:p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 xml:space="preserve">                    Cuadro: Elaboración Equipo Técnico.</w:t>
      </w:r>
    </w:p>
    <w:p w14:paraId="1179F8F9" w14:textId="77777777" w:rsidR="001100F3" w:rsidRPr="00CF199E" w:rsidRDefault="001100F3" w:rsidP="001100F3">
      <w:p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 xml:space="preserve">Como se puede apreciar en el cuadro de asistencia del presupuesto participativo, es notorio que la población tiene una mayor expectativa cuando hay cambio de gobierno, por otro lado la participación de funcionarios del gobierno local se mantiene en un promedio del 25 % del total de asistentes, así mismo la participación del sector femenino se mantiene en un 45 % por ciento, lo que evidencia que existe un interés del sector femenino por el desarrollo de la localidad y tener mayor presencia en la gestión de gobierno local, sin embargo la participación es mayoritariamente en forma personal como comunera en un 90 %, mas no así como representante de una organización social. Por lo </w:t>
      </w:r>
      <w:r w:rsidR="005B5B97" w:rsidRPr="00CF199E">
        <w:rPr>
          <w:rFonts w:ascii="Arial" w:hAnsi="Arial" w:cs="Arial"/>
          <w:bCs/>
          <w:color w:val="000000"/>
        </w:rPr>
        <w:t>tanto,</w:t>
      </w:r>
      <w:r w:rsidRPr="00CF199E">
        <w:rPr>
          <w:rFonts w:ascii="Arial" w:hAnsi="Arial" w:cs="Arial"/>
          <w:bCs/>
          <w:color w:val="000000"/>
        </w:rPr>
        <w:t xml:space="preserve"> es necesario fortalecer la Institucionalidad Local del distrito de Huacrapuquio.</w:t>
      </w:r>
    </w:p>
    <w:p w14:paraId="0F51321D" w14:textId="045EE51C" w:rsidR="00D1433E" w:rsidRPr="001A5AF1" w:rsidRDefault="00CF3E9C" w:rsidP="00CF3E9C">
      <w:pPr>
        <w:pStyle w:val="NormalWeb"/>
        <w:numPr>
          <w:ilvl w:val="0"/>
          <w:numId w:val="35"/>
        </w:numPr>
        <w:shd w:val="clear" w:color="auto" w:fill="FFFFFF"/>
        <w:spacing w:after="0"/>
        <w:jc w:val="both"/>
        <w:textAlignment w:val="top"/>
        <w:rPr>
          <w:rFonts w:ascii="Arial" w:hAnsi="Arial" w:cs="Arial"/>
          <w:b/>
          <w:color w:val="404040"/>
          <w:sz w:val="22"/>
          <w:szCs w:val="22"/>
        </w:rPr>
      </w:pPr>
      <w:r>
        <w:rPr>
          <w:rFonts w:ascii="Arial" w:hAnsi="Arial" w:cs="Arial"/>
          <w:b/>
          <w:color w:val="404040"/>
          <w:sz w:val="22"/>
          <w:szCs w:val="22"/>
        </w:rPr>
        <w:t>DESARROLLO ECONOMICO LOCAL</w:t>
      </w:r>
    </w:p>
    <w:p w14:paraId="5E65F511" w14:textId="7B0B53E5" w:rsidR="00F5587D" w:rsidRDefault="00CF3E9C" w:rsidP="00CF3E9C">
      <w:pPr>
        <w:shd w:val="clear" w:color="auto" w:fill="FFFFFF"/>
        <w:spacing w:after="0" w:line="360" w:lineRule="auto"/>
        <w:jc w:val="both"/>
        <w:rPr>
          <w:rFonts w:ascii="Arial" w:hAnsi="Arial" w:cs="Arial"/>
        </w:rPr>
      </w:pPr>
      <w:r>
        <w:rPr>
          <w:rFonts w:ascii="Arial" w:eastAsia="Times New Roman" w:hAnsi="Arial" w:cs="Arial"/>
          <w:lang w:eastAsia="es-PE"/>
        </w:rPr>
        <w:t>El D</w:t>
      </w:r>
      <w:r w:rsidR="001100F3" w:rsidRPr="00CF3E9C">
        <w:rPr>
          <w:rFonts w:ascii="Arial" w:eastAsia="Times New Roman" w:hAnsi="Arial" w:cs="Arial"/>
          <w:lang w:eastAsia="es-PE"/>
        </w:rPr>
        <w:t xml:space="preserve">esarrollo </w:t>
      </w:r>
      <w:r>
        <w:rPr>
          <w:rFonts w:ascii="Arial" w:eastAsia="Times New Roman" w:hAnsi="Arial" w:cs="Arial"/>
          <w:lang w:eastAsia="es-PE"/>
        </w:rPr>
        <w:t>E</w:t>
      </w:r>
      <w:r w:rsidR="001100F3" w:rsidRPr="00CF3E9C">
        <w:rPr>
          <w:rFonts w:ascii="Arial" w:eastAsia="Times New Roman" w:hAnsi="Arial" w:cs="Arial"/>
          <w:lang w:eastAsia="es-PE"/>
        </w:rPr>
        <w:t xml:space="preserve">conómico </w:t>
      </w:r>
      <w:r>
        <w:rPr>
          <w:rFonts w:ascii="Arial" w:eastAsia="Times New Roman" w:hAnsi="Arial" w:cs="Arial"/>
          <w:lang w:eastAsia="es-PE"/>
        </w:rPr>
        <w:t>L</w:t>
      </w:r>
      <w:r w:rsidR="001100F3" w:rsidRPr="00CF3E9C">
        <w:rPr>
          <w:rFonts w:ascii="Arial" w:eastAsia="Times New Roman" w:hAnsi="Arial" w:cs="Arial"/>
          <w:lang w:eastAsia="es-PE"/>
        </w:rPr>
        <w:t>ocal</w:t>
      </w:r>
      <w:r>
        <w:rPr>
          <w:rFonts w:ascii="Arial" w:eastAsia="Times New Roman" w:hAnsi="Arial" w:cs="Arial"/>
          <w:lang w:eastAsia="es-PE"/>
        </w:rPr>
        <w:t>, e</w:t>
      </w:r>
      <w:r w:rsidRPr="00CF3E9C">
        <w:rPr>
          <w:rFonts w:ascii="Arial" w:hAnsi="Arial" w:cs="Arial"/>
        </w:rPr>
        <w:t>s un proceso cuyo propósito es generar mayor bienestar en la población mediante la di</w:t>
      </w:r>
      <w:r>
        <w:rPr>
          <w:rFonts w:ascii="Arial" w:hAnsi="Arial" w:cs="Arial"/>
        </w:rPr>
        <w:t>namización de la economía local, s</w:t>
      </w:r>
      <w:r w:rsidRPr="00CF3E9C">
        <w:rPr>
          <w:rFonts w:ascii="Arial" w:hAnsi="Arial" w:cs="Arial"/>
        </w:rPr>
        <w:t xml:space="preserve">e ocupa de identificar y potenciar </w:t>
      </w:r>
    </w:p>
    <w:p w14:paraId="7C9E7265" w14:textId="330F597B" w:rsidR="00F5587D" w:rsidRDefault="00F5587D" w:rsidP="00CF3E9C">
      <w:pPr>
        <w:shd w:val="clear" w:color="auto" w:fill="FFFFFF"/>
        <w:spacing w:after="0" w:line="360" w:lineRule="auto"/>
        <w:jc w:val="both"/>
        <w:rPr>
          <w:rFonts w:ascii="Arial" w:hAnsi="Arial" w:cs="Arial"/>
        </w:rPr>
      </w:pPr>
    </w:p>
    <w:p w14:paraId="074675F6" w14:textId="77777777" w:rsidR="00F5587D" w:rsidRDefault="00F5587D" w:rsidP="00F5587D">
      <w:pPr>
        <w:pStyle w:val="NoSpacing"/>
        <w:rPr>
          <w:rFonts w:ascii="Arial" w:hAnsi="Arial" w:cs="Arial"/>
          <w:b/>
          <w:sz w:val="20"/>
          <w:szCs w:val="20"/>
        </w:rPr>
      </w:pPr>
      <w:r w:rsidRPr="00C37A96">
        <w:rPr>
          <w:rFonts w:ascii="Arial" w:hAnsi="Arial" w:cs="Arial"/>
          <w:b/>
          <w:noProof/>
          <w:lang w:val="en-US"/>
        </w:rPr>
        <w:drawing>
          <wp:inline distT="0" distB="0" distL="0" distR="0" wp14:anchorId="5E63B014" wp14:editId="3166CE6D">
            <wp:extent cx="781050" cy="581025"/>
            <wp:effectExtent l="0" t="0" r="0" b="9525"/>
            <wp:docPr id="147" name="Imagen 147"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35281969" w14:textId="77777777" w:rsidR="00F5587D" w:rsidRPr="00561F7F" w:rsidRDefault="00F5587D" w:rsidP="00F5587D">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4B224B0B" w14:textId="3F5FEF23" w:rsidR="001100F3" w:rsidRPr="00CF3E9C" w:rsidRDefault="00CF3E9C" w:rsidP="00CF3E9C">
      <w:pPr>
        <w:shd w:val="clear" w:color="auto" w:fill="FFFFFF"/>
        <w:spacing w:after="0" w:line="360" w:lineRule="auto"/>
        <w:jc w:val="both"/>
        <w:rPr>
          <w:rFonts w:ascii="Arial" w:hAnsi="Arial" w:cs="Arial"/>
        </w:rPr>
      </w:pPr>
      <w:r w:rsidRPr="00CF3E9C">
        <w:rPr>
          <w:rFonts w:ascii="Arial" w:hAnsi="Arial" w:cs="Arial"/>
        </w:rPr>
        <w:t xml:space="preserve">las fuentes de riqueza de un territorio, a partir de los recursos que dispone, con el objetivo de crear empleo decente y propiciar la actividad económica. </w:t>
      </w:r>
    </w:p>
    <w:p w14:paraId="5AEAB0C3" w14:textId="6943E3F3" w:rsidR="00CF3E9C" w:rsidRPr="00CF3E9C" w:rsidRDefault="00CF3E9C" w:rsidP="00CF3E9C">
      <w:pPr>
        <w:shd w:val="clear" w:color="auto" w:fill="FFFFFF"/>
        <w:spacing w:after="0" w:line="360" w:lineRule="auto"/>
        <w:jc w:val="both"/>
        <w:rPr>
          <w:rFonts w:ascii="Arial" w:hAnsi="Arial" w:cs="Arial"/>
          <w:bCs/>
          <w:color w:val="000000"/>
        </w:rPr>
      </w:pPr>
      <w:r w:rsidRPr="00CF3E9C">
        <w:rPr>
          <w:rFonts w:ascii="Arial" w:hAnsi="Arial" w:cs="Arial"/>
        </w:rPr>
        <w:t>En la medida que el Desarrollo Económico es un esfuerzo organizad</w:t>
      </w:r>
      <w:r>
        <w:rPr>
          <w:rFonts w:ascii="Arial" w:hAnsi="Arial" w:cs="Arial"/>
        </w:rPr>
        <w:t>o de toda la sociedad local es</w:t>
      </w:r>
      <w:r w:rsidRPr="00CF3E9C">
        <w:rPr>
          <w:rFonts w:ascii="Arial" w:hAnsi="Arial" w:cs="Arial"/>
        </w:rPr>
        <w:t xml:space="preserve"> necesario un fuerte liderazgo que según la Ley de Municipalidades lo debe asumir el go</w:t>
      </w:r>
      <w:r>
        <w:rPr>
          <w:rFonts w:ascii="Arial" w:hAnsi="Arial" w:cs="Arial"/>
        </w:rPr>
        <w:t>bierno local. Para ello es necesario tener en consideración lo siguiente:</w:t>
      </w:r>
    </w:p>
    <w:p w14:paraId="7DA5B192" w14:textId="530572AE" w:rsidR="001100F3" w:rsidRPr="00CF199E" w:rsidRDefault="001100F3" w:rsidP="001100F3">
      <w:pPr>
        <w:spacing w:line="360" w:lineRule="auto"/>
        <w:jc w:val="both"/>
        <w:rPr>
          <w:rFonts w:ascii="Arial" w:hAnsi="Arial" w:cs="Arial"/>
        </w:rPr>
      </w:pPr>
      <w:r w:rsidRPr="00CF199E">
        <w:rPr>
          <w:rFonts w:ascii="Arial" w:hAnsi="Arial" w:cs="Arial"/>
        </w:rPr>
        <w:t>Sector económico: Es el conjunto de actividades económicas relacionadas con la producción, distribución y comercialización de bienes materiales o servicios, se agrupan</w:t>
      </w:r>
      <w:r w:rsidR="00B444A6">
        <w:rPr>
          <w:rFonts w:ascii="Arial" w:hAnsi="Arial" w:cs="Arial"/>
        </w:rPr>
        <w:t xml:space="preserve"> en </w:t>
      </w:r>
      <w:r w:rsidRPr="00CF199E">
        <w:rPr>
          <w:rFonts w:ascii="Arial" w:hAnsi="Arial" w:cs="Arial"/>
        </w:rPr>
        <w:t>diferentes actividades</w:t>
      </w:r>
      <w:r w:rsidR="00B444A6">
        <w:rPr>
          <w:rFonts w:ascii="Arial" w:hAnsi="Arial" w:cs="Arial"/>
        </w:rPr>
        <w:t xml:space="preserve"> como</w:t>
      </w:r>
      <w:r w:rsidRPr="00CF199E">
        <w:rPr>
          <w:rFonts w:ascii="Arial" w:hAnsi="Arial" w:cs="Arial"/>
        </w:rPr>
        <w:t>:</w:t>
      </w:r>
    </w:p>
    <w:p w14:paraId="589A204E" w14:textId="77777777" w:rsidR="001100F3" w:rsidRPr="00B444A6" w:rsidRDefault="001100F3" w:rsidP="00B444A6">
      <w:pPr>
        <w:autoSpaceDE w:val="0"/>
        <w:autoSpaceDN w:val="0"/>
        <w:adjustRightInd w:val="0"/>
        <w:spacing w:after="0" w:line="360" w:lineRule="auto"/>
        <w:jc w:val="both"/>
        <w:rPr>
          <w:rFonts w:ascii="Arial" w:hAnsi="Arial" w:cs="Arial"/>
        </w:rPr>
      </w:pPr>
      <w:r w:rsidRPr="00B444A6">
        <w:rPr>
          <w:rFonts w:ascii="Arial" w:hAnsi="Arial" w:cs="Arial"/>
          <w:b/>
        </w:rPr>
        <w:t>Sector Primario</w:t>
      </w:r>
      <w:r w:rsidRPr="00B444A6">
        <w:rPr>
          <w:rFonts w:ascii="Arial" w:hAnsi="Arial" w:cs="Arial"/>
        </w:rPr>
        <w:t>, abarca las actividades de agricultura, ganadería, caza, silvicultura y pesca.</w:t>
      </w:r>
    </w:p>
    <w:p w14:paraId="2BD62A54" w14:textId="77777777" w:rsidR="001100F3" w:rsidRPr="00B444A6" w:rsidRDefault="001100F3" w:rsidP="00B444A6">
      <w:pPr>
        <w:autoSpaceDE w:val="0"/>
        <w:autoSpaceDN w:val="0"/>
        <w:adjustRightInd w:val="0"/>
        <w:spacing w:after="0" w:line="360" w:lineRule="auto"/>
        <w:jc w:val="both"/>
        <w:rPr>
          <w:rFonts w:ascii="Arial" w:hAnsi="Arial" w:cs="Arial"/>
        </w:rPr>
      </w:pPr>
      <w:r w:rsidRPr="00B444A6">
        <w:rPr>
          <w:rFonts w:ascii="Arial" w:hAnsi="Arial" w:cs="Arial"/>
          <w:b/>
        </w:rPr>
        <w:t>Sector Secundario</w:t>
      </w:r>
      <w:r w:rsidRPr="00B444A6">
        <w:rPr>
          <w:rFonts w:ascii="Arial" w:hAnsi="Arial" w:cs="Arial"/>
        </w:rPr>
        <w:t>, comprende la industria manufacturera, la construcción y la explotación de minas y canteras.</w:t>
      </w:r>
    </w:p>
    <w:p w14:paraId="522291C3" w14:textId="77777777" w:rsidR="001100F3" w:rsidRPr="00B444A6" w:rsidRDefault="001100F3" w:rsidP="00B444A6">
      <w:pPr>
        <w:autoSpaceDE w:val="0"/>
        <w:autoSpaceDN w:val="0"/>
        <w:adjustRightInd w:val="0"/>
        <w:spacing w:after="0" w:line="360" w:lineRule="auto"/>
        <w:jc w:val="both"/>
        <w:rPr>
          <w:rFonts w:ascii="Arial" w:hAnsi="Arial" w:cs="Arial"/>
          <w:bCs/>
          <w:color w:val="000000"/>
        </w:rPr>
      </w:pPr>
      <w:r w:rsidRPr="00B444A6">
        <w:rPr>
          <w:rFonts w:ascii="Arial" w:hAnsi="Arial" w:cs="Arial"/>
          <w:b/>
        </w:rPr>
        <w:t>Sector Terciario</w:t>
      </w:r>
      <w:r w:rsidRPr="00B444A6">
        <w:rPr>
          <w:rFonts w:ascii="Arial" w:hAnsi="Arial" w:cs="Arial"/>
        </w:rPr>
        <w:t>, incluye al comercio en general, hoteles y restaurantes, servicios comunales, sociales y personales.</w:t>
      </w:r>
    </w:p>
    <w:p w14:paraId="133EB6FE" w14:textId="77777777" w:rsidR="00FC4454" w:rsidRPr="00A3420A" w:rsidRDefault="00FC4454" w:rsidP="00FC4454">
      <w:pPr>
        <w:shd w:val="clear" w:color="auto" w:fill="FFFFFF"/>
        <w:spacing w:after="0" w:line="360" w:lineRule="auto"/>
        <w:jc w:val="both"/>
        <w:textAlignment w:val="baseline"/>
        <w:rPr>
          <w:rFonts w:ascii="Arial" w:eastAsia="Times New Roman" w:hAnsi="Arial" w:cs="Arial"/>
          <w:b/>
          <w:color w:val="333333"/>
          <w:lang w:eastAsia="es-PE"/>
        </w:rPr>
      </w:pPr>
      <w:r w:rsidRPr="00A3420A">
        <w:rPr>
          <w:rFonts w:ascii="Arial" w:eastAsia="Times New Roman" w:hAnsi="Arial" w:cs="Arial"/>
          <w:b/>
          <w:color w:val="333333"/>
          <w:lang w:eastAsia="es-PE"/>
        </w:rPr>
        <w:t>Infraestructura Productiva</w:t>
      </w:r>
    </w:p>
    <w:p w14:paraId="67FED6E2" w14:textId="77777777" w:rsidR="00FC4454" w:rsidRDefault="00FC4454" w:rsidP="00FC4454">
      <w:pPr>
        <w:shd w:val="clear" w:color="auto" w:fill="FFFFFF"/>
        <w:spacing w:after="0" w:line="360" w:lineRule="auto"/>
        <w:jc w:val="both"/>
        <w:textAlignment w:val="baseline"/>
        <w:rPr>
          <w:rFonts w:ascii="Arial" w:eastAsia="Times New Roman" w:hAnsi="Arial" w:cs="Arial"/>
          <w:color w:val="333333"/>
          <w:lang w:eastAsia="es-PE"/>
        </w:rPr>
      </w:pPr>
      <w:r w:rsidRPr="00A3420A">
        <w:rPr>
          <w:rFonts w:ascii="Arial" w:eastAsia="Times New Roman" w:hAnsi="Arial" w:cs="Arial"/>
          <w:color w:val="333333"/>
          <w:lang w:eastAsia="es-PE"/>
        </w:rPr>
        <w:t xml:space="preserve">La infraestructura productiva ayuda al fortalecimiento de la base productiva, facilitando la producción agraria, </w:t>
      </w:r>
      <w:r w:rsidR="001A5AF1" w:rsidRPr="00A3420A">
        <w:rPr>
          <w:rFonts w:ascii="Arial" w:eastAsia="Times New Roman" w:hAnsi="Arial" w:cs="Arial"/>
          <w:color w:val="333333"/>
          <w:lang w:eastAsia="es-PE"/>
        </w:rPr>
        <w:t>transformación y</w:t>
      </w:r>
      <w:r w:rsidRPr="00A3420A">
        <w:rPr>
          <w:rFonts w:ascii="Arial" w:eastAsia="Times New Roman" w:hAnsi="Arial" w:cs="Arial"/>
          <w:color w:val="333333"/>
          <w:lang w:eastAsia="es-PE"/>
        </w:rPr>
        <w:t xml:space="preserve"> comercialización de productos alimentarios. Entre las obras de infraestructura productiva se tiene:</w:t>
      </w:r>
    </w:p>
    <w:p w14:paraId="318C36F3" w14:textId="77777777" w:rsidR="00FC4454" w:rsidRPr="00A3420A" w:rsidRDefault="00FC4454" w:rsidP="00D8613E">
      <w:pPr>
        <w:pStyle w:val="ListParagraph"/>
        <w:numPr>
          <w:ilvl w:val="0"/>
          <w:numId w:val="44"/>
        </w:numPr>
        <w:shd w:val="clear" w:color="auto" w:fill="FFFFFF"/>
        <w:spacing w:after="0" w:line="360" w:lineRule="auto"/>
        <w:jc w:val="both"/>
        <w:textAlignment w:val="baseline"/>
        <w:rPr>
          <w:rFonts w:ascii="Arial" w:eastAsia="Times New Roman" w:hAnsi="Arial" w:cs="Arial"/>
          <w:color w:val="333333"/>
          <w:lang w:eastAsia="es-PE"/>
        </w:rPr>
      </w:pPr>
      <w:r w:rsidRPr="00A3420A">
        <w:rPr>
          <w:rFonts w:ascii="Arial" w:eastAsia="Times New Roman" w:hAnsi="Arial" w:cs="Arial"/>
          <w:color w:val="333333"/>
          <w:lang w:eastAsia="es-PE"/>
        </w:rPr>
        <w:t>Canales de riego: Huacrapuquio cuenta con la infraestructura del Canal de Riego Margen Izquierda del Rio Mantaro CIMIRN, no está culminado su revestimiento y no cuenta con canales laterales.</w:t>
      </w:r>
    </w:p>
    <w:p w14:paraId="6B24DFF1" w14:textId="77777777" w:rsidR="00FC4454" w:rsidRPr="00A3420A" w:rsidRDefault="00FC4454" w:rsidP="00D8613E">
      <w:pPr>
        <w:pStyle w:val="ListParagraph"/>
        <w:numPr>
          <w:ilvl w:val="0"/>
          <w:numId w:val="44"/>
        </w:numPr>
        <w:shd w:val="clear" w:color="auto" w:fill="FFFFFF"/>
        <w:spacing w:after="0" w:line="360" w:lineRule="auto"/>
        <w:jc w:val="both"/>
        <w:textAlignment w:val="baseline"/>
        <w:rPr>
          <w:rFonts w:ascii="Arial" w:eastAsia="Times New Roman" w:hAnsi="Arial" w:cs="Arial"/>
          <w:color w:val="333333"/>
          <w:lang w:eastAsia="es-PE"/>
        </w:rPr>
      </w:pPr>
      <w:r w:rsidRPr="00A3420A">
        <w:rPr>
          <w:rFonts w:ascii="Arial" w:eastAsia="Times New Roman" w:hAnsi="Arial" w:cs="Arial"/>
          <w:color w:val="333333"/>
          <w:lang w:eastAsia="es-PE"/>
        </w:rPr>
        <w:t>Conservación de suelos: no se realiza-</w:t>
      </w:r>
    </w:p>
    <w:p w14:paraId="00B00E53" w14:textId="77777777" w:rsidR="00FC4454" w:rsidRPr="00A3420A" w:rsidRDefault="00FC4454" w:rsidP="00D8613E">
      <w:pPr>
        <w:pStyle w:val="ListParagraph"/>
        <w:numPr>
          <w:ilvl w:val="0"/>
          <w:numId w:val="44"/>
        </w:numPr>
        <w:shd w:val="clear" w:color="auto" w:fill="FFFFFF"/>
        <w:spacing w:after="0" w:line="360" w:lineRule="auto"/>
        <w:jc w:val="both"/>
        <w:textAlignment w:val="baseline"/>
        <w:rPr>
          <w:rFonts w:ascii="Arial" w:eastAsia="Times New Roman" w:hAnsi="Arial" w:cs="Arial"/>
          <w:color w:val="333333"/>
          <w:lang w:eastAsia="es-PE"/>
        </w:rPr>
      </w:pPr>
      <w:r w:rsidRPr="00A3420A">
        <w:rPr>
          <w:rFonts w:ascii="Arial" w:eastAsia="Times New Roman" w:hAnsi="Arial" w:cs="Arial"/>
          <w:color w:val="333333"/>
          <w:lang w:eastAsia="es-PE"/>
        </w:rPr>
        <w:t>Reforestación: no se realiza.</w:t>
      </w:r>
    </w:p>
    <w:p w14:paraId="7D223DAC" w14:textId="1CF85A5A" w:rsidR="001100F3" w:rsidRPr="00CF199E" w:rsidRDefault="001100F3" w:rsidP="001100F3">
      <w:pPr>
        <w:autoSpaceDE w:val="0"/>
        <w:autoSpaceDN w:val="0"/>
        <w:adjustRightInd w:val="0"/>
        <w:spacing w:after="0" w:line="360" w:lineRule="auto"/>
        <w:jc w:val="both"/>
        <w:rPr>
          <w:rFonts w:ascii="Arial" w:hAnsi="Arial" w:cs="Arial"/>
        </w:rPr>
      </w:pPr>
      <w:r w:rsidRPr="00CF199E">
        <w:rPr>
          <w:rFonts w:ascii="Arial" w:hAnsi="Arial" w:cs="Arial"/>
        </w:rPr>
        <w:t>Es indudable que uno de los problemas críticos de las municipalidades son sus limitados recursos económicos para promover el desarrollo local. Las municipalidades rurales como la municipalidad de Huacrapuquio pretende atender el desarrollo local solo con sus recursos municipales, haremos una breve revisión de las fuentes de financiamiento que por ley corresponden a las municipalidades. Estos se pueden organizar en dos grandes grupos:</w:t>
      </w:r>
    </w:p>
    <w:p w14:paraId="25A4E02E" w14:textId="77777777" w:rsidR="001100F3" w:rsidRPr="001A5AF1" w:rsidRDefault="001100F3" w:rsidP="00D8613E">
      <w:pPr>
        <w:pStyle w:val="ListParagraph"/>
        <w:numPr>
          <w:ilvl w:val="0"/>
          <w:numId w:val="41"/>
        </w:numPr>
        <w:autoSpaceDE w:val="0"/>
        <w:autoSpaceDN w:val="0"/>
        <w:adjustRightInd w:val="0"/>
        <w:spacing w:after="0" w:line="360" w:lineRule="auto"/>
        <w:jc w:val="both"/>
        <w:rPr>
          <w:rFonts w:ascii="Arial" w:hAnsi="Arial" w:cs="Arial"/>
          <w:b/>
          <w:bCs/>
          <w:color w:val="000000"/>
        </w:rPr>
      </w:pPr>
      <w:r w:rsidRPr="00CF199E">
        <w:rPr>
          <w:rFonts w:ascii="Arial" w:hAnsi="Arial" w:cs="Arial"/>
          <w:b/>
        </w:rPr>
        <w:t>Las transferencias</w:t>
      </w:r>
      <w:r w:rsidRPr="00CF199E">
        <w:rPr>
          <w:rFonts w:ascii="Arial" w:hAnsi="Arial" w:cs="Arial"/>
        </w:rPr>
        <w:t xml:space="preserve"> o aquellos recursos que son distribuidos periódicamente por el gobierno central.</w:t>
      </w:r>
    </w:p>
    <w:p w14:paraId="41390AEB" w14:textId="77777777" w:rsidR="001100F3" w:rsidRPr="00CF199E" w:rsidRDefault="001100F3" w:rsidP="00D8613E">
      <w:pPr>
        <w:pStyle w:val="ListParagraph"/>
        <w:numPr>
          <w:ilvl w:val="0"/>
          <w:numId w:val="41"/>
        </w:numPr>
        <w:autoSpaceDE w:val="0"/>
        <w:autoSpaceDN w:val="0"/>
        <w:adjustRightInd w:val="0"/>
        <w:spacing w:after="0" w:line="360" w:lineRule="auto"/>
        <w:jc w:val="both"/>
        <w:rPr>
          <w:rFonts w:ascii="Arial" w:hAnsi="Arial" w:cs="Arial"/>
          <w:b/>
          <w:bCs/>
          <w:color w:val="000000"/>
        </w:rPr>
      </w:pPr>
      <w:r w:rsidRPr="00CF199E">
        <w:rPr>
          <w:rFonts w:ascii="Arial" w:hAnsi="Arial" w:cs="Arial"/>
          <w:b/>
        </w:rPr>
        <w:t>Los recursos propios o los tributos</w:t>
      </w:r>
      <w:r w:rsidRPr="00CF199E">
        <w:rPr>
          <w:rFonts w:ascii="Arial" w:hAnsi="Arial" w:cs="Arial"/>
        </w:rPr>
        <w:t xml:space="preserve"> que son administrados por lo tanto recaudados directamente por las municipalidades.</w:t>
      </w:r>
    </w:p>
    <w:p w14:paraId="4464BAC7" w14:textId="3CE5AB0B" w:rsidR="001100F3" w:rsidRDefault="001100F3" w:rsidP="001100F3">
      <w:p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Para promover el Desarrollo Económico Local es necesario tener en consideración los recursos económicos con que cuenta la municipalidad de Huacrapuquio, en el siguiente cuadro podemos observar lo siguiente:</w:t>
      </w:r>
    </w:p>
    <w:p w14:paraId="51DFA846" w14:textId="45274D16" w:rsidR="00F5587D" w:rsidRDefault="00F5587D" w:rsidP="001100F3">
      <w:pPr>
        <w:autoSpaceDE w:val="0"/>
        <w:autoSpaceDN w:val="0"/>
        <w:adjustRightInd w:val="0"/>
        <w:spacing w:after="0" w:line="360" w:lineRule="auto"/>
        <w:jc w:val="both"/>
        <w:rPr>
          <w:rFonts w:ascii="Arial" w:hAnsi="Arial" w:cs="Arial"/>
          <w:bCs/>
          <w:color w:val="000000"/>
        </w:rPr>
      </w:pPr>
    </w:p>
    <w:p w14:paraId="0FC52727" w14:textId="0B81969E" w:rsidR="00F5587D" w:rsidRDefault="00F5587D" w:rsidP="001100F3">
      <w:pPr>
        <w:autoSpaceDE w:val="0"/>
        <w:autoSpaceDN w:val="0"/>
        <w:adjustRightInd w:val="0"/>
        <w:spacing w:after="0" w:line="360" w:lineRule="auto"/>
        <w:jc w:val="both"/>
        <w:rPr>
          <w:rFonts w:ascii="Arial" w:hAnsi="Arial" w:cs="Arial"/>
          <w:bCs/>
          <w:color w:val="000000"/>
        </w:rPr>
      </w:pPr>
    </w:p>
    <w:p w14:paraId="0F835ED4" w14:textId="77777777" w:rsidR="00F5587D" w:rsidRDefault="00F5587D" w:rsidP="00F5587D">
      <w:pPr>
        <w:pStyle w:val="NoSpacing"/>
        <w:rPr>
          <w:rFonts w:ascii="Arial" w:hAnsi="Arial" w:cs="Arial"/>
          <w:b/>
          <w:sz w:val="20"/>
          <w:szCs w:val="20"/>
        </w:rPr>
      </w:pPr>
      <w:r w:rsidRPr="00C37A96">
        <w:rPr>
          <w:rFonts w:ascii="Arial" w:hAnsi="Arial" w:cs="Arial"/>
          <w:b/>
          <w:noProof/>
          <w:lang w:val="en-US"/>
        </w:rPr>
        <w:drawing>
          <wp:inline distT="0" distB="0" distL="0" distR="0" wp14:anchorId="615CF10A" wp14:editId="4597E6B2">
            <wp:extent cx="781050" cy="581025"/>
            <wp:effectExtent l="0" t="0" r="0" b="9525"/>
            <wp:docPr id="17" name="Imagen 17"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3DD9A35D" w14:textId="77777777" w:rsidR="00F5587D" w:rsidRPr="00561F7F" w:rsidRDefault="00F5587D" w:rsidP="00F5587D">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675E433A" w14:textId="7E1489AB" w:rsidR="001100F3" w:rsidRPr="00CF199E" w:rsidRDefault="00134E90" w:rsidP="001100F3">
      <w:pPr>
        <w:autoSpaceDE w:val="0"/>
        <w:autoSpaceDN w:val="0"/>
        <w:adjustRightInd w:val="0"/>
        <w:spacing w:after="0" w:line="360" w:lineRule="auto"/>
        <w:jc w:val="center"/>
        <w:rPr>
          <w:rFonts w:ascii="Arial" w:hAnsi="Arial" w:cs="Arial"/>
          <w:b/>
          <w:bCs/>
          <w:color w:val="000000"/>
        </w:rPr>
      </w:pPr>
      <w:r>
        <w:rPr>
          <w:rFonts w:ascii="Arial" w:hAnsi="Arial" w:cs="Arial"/>
          <w:b/>
          <w:bCs/>
          <w:color w:val="000000"/>
        </w:rPr>
        <w:t>Cuadro N° 08</w:t>
      </w:r>
    </w:p>
    <w:p w14:paraId="2645E73B" w14:textId="77777777" w:rsidR="001100F3" w:rsidRPr="0061574F" w:rsidRDefault="001100F3" w:rsidP="001100F3">
      <w:pPr>
        <w:autoSpaceDE w:val="0"/>
        <w:autoSpaceDN w:val="0"/>
        <w:adjustRightInd w:val="0"/>
        <w:spacing w:after="0" w:line="360" w:lineRule="auto"/>
        <w:jc w:val="center"/>
        <w:rPr>
          <w:rFonts w:ascii="Arial" w:hAnsi="Arial" w:cs="Arial"/>
          <w:b/>
          <w:bCs/>
          <w:color w:val="000000"/>
          <w:sz w:val="20"/>
          <w:szCs w:val="20"/>
        </w:rPr>
      </w:pPr>
      <w:r w:rsidRPr="0061574F">
        <w:rPr>
          <w:rFonts w:ascii="Arial" w:hAnsi="Arial" w:cs="Arial"/>
          <w:b/>
          <w:bCs/>
          <w:color w:val="000000"/>
          <w:sz w:val="20"/>
          <w:szCs w:val="20"/>
        </w:rPr>
        <w:t>INGRESOS POR TRANSFERENCIA – MUNICIPALIDAD</w:t>
      </w:r>
    </w:p>
    <w:p w14:paraId="62C49022" w14:textId="77777777" w:rsidR="001100F3" w:rsidRPr="0061574F" w:rsidRDefault="001100F3" w:rsidP="001100F3">
      <w:pPr>
        <w:autoSpaceDE w:val="0"/>
        <w:autoSpaceDN w:val="0"/>
        <w:adjustRightInd w:val="0"/>
        <w:spacing w:after="0" w:line="360" w:lineRule="auto"/>
        <w:jc w:val="center"/>
        <w:rPr>
          <w:rFonts w:ascii="Arial" w:hAnsi="Arial" w:cs="Arial"/>
          <w:b/>
          <w:bCs/>
          <w:color w:val="000000"/>
          <w:sz w:val="20"/>
          <w:szCs w:val="20"/>
        </w:rPr>
      </w:pPr>
      <w:r w:rsidRPr="0061574F">
        <w:rPr>
          <w:rFonts w:ascii="Arial" w:hAnsi="Arial" w:cs="Arial"/>
          <w:b/>
          <w:bCs/>
          <w:color w:val="000000"/>
          <w:sz w:val="20"/>
          <w:szCs w:val="20"/>
        </w:rPr>
        <w:t>DE HUACRAPUQUIO 2019</w:t>
      </w:r>
    </w:p>
    <w:tbl>
      <w:tblPr>
        <w:tblStyle w:val="TableGrid"/>
        <w:tblW w:w="0" w:type="auto"/>
        <w:tblInd w:w="2405" w:type="dxa"/>
        <w:tblLook w:val="04A0" w:firstRow="1" w:lastRow="0" w:firstColumn="1" w:lastColumn="0" w:noHBand="0" w:noVBand="1"/>
      </w:tblPr>
      <w:tblGrid>
        <w:gridCol w:w="748"/>
        <w:gridCol w:w="2512"/>
        <w:gridCol w:w="1276"/>
      </w:tblGrid>
      <w:tr w:rsidR="001100F3" w:rsidRPr="0061574F" w14:paraId="67AFC411" w14:textId="77777777" w:rsidTr="001A5AF1">
        <w:tc>
          <w:tcPr>
            <w:tcW w:w="748" w:type="dxa"/>
          </w:tcPr>
          <w:p w14:paraId="29DA500E" w14:textId="77777777" w:rsidR="001100F3" w:rsidRPr="0061574F" w:rsidRDefault="001100F3" w:rsidP="00015CC4">
            <w:pPr>
              <w:autoSpaceDE w:val="0"/>
              <w:autoSpaceDN w:val="0"/>
              <w:adjustRightInd w:val="0"/>
              <w:spacing w:line="360" w:lineRule="auto"/>
              <w:jc w:val="both"/>
              <w:rPr>
                <w:rFonts w:ascii="Arial" w:hAnsi="Arial" w:cs="Arial"/>
                <w:b/>
                <w:bCs/>
                <w:color w:val="000000"/>
                <w:sz w:val="20"/>
                <w:szCs w:val="20"/>
              </w:rPr>
            </w:pPr>
            <w:r w:rsidRPr="0061574F">
              <w:rPr>
                <w:rFonts w:ascii="Arial" w:hAnsi="Arial" w:cs="Arial"/>
                <w:b/>
                <w:bCs/>
                <w:color w:val="000000"/>
                <w:sz w:val="20"/>
                <w:szCs w:val="20"/>
              </w:rPr>
              <w:t>N°</w:t>
            </w:r>
          </w:p>
        </w:tc>
        <w:tc>
          <w:tcPr>
            <w:tcW w:w="2512" w:type="dxa"/>
          </w:tcPr>
          <w:p w14:paraId="373DEB8C" w14:textId="77777777" w:rsidR="001100F3" w:rsidRPr="0061574F" w:rsidRDefault="001100F3" w:rsidP="00015CC4">
            <w:pPr>
              <w:autoSpaceDE w:val="0"/>
              <w:autoSpaceDN w:val="0"/>
              <w:adjustRightInd w:val="0"/>
              <w:spacing w:line="360" w:lineRule="auto"/>
              <w:jc w:val="both"/>
              <w:rPr>
                <w:rFonts w:ascii="Arial" w:hAnsi="Arial" w:cs="Arial"/>
                <w:b/>
                <w:bCs/>
                <w:color w:val="000000"/>
                <w:sz w:val="20"/>
                <w:szCs w:val="20"/>
              </w:rPr>
            </w:pPr>
            <w:r w:rsidRPr="0061574F">
              <w:rPr>
                <w:rFonts w:ascii="Arial" w:hAnsi="Arial" w:cs="Arial"/>
                <w:b/>
                <w:bCs/>
                <w:color w:val="000000"/>
                <w:sz w:val="20"/>
                <w:szCs w:val="20"/>
              </w:rPr>
              <w:t>FUENTE</w:t>
            </w:r>
          </w:p>
        </w:tc>
        <w:tc>
          <w:tcPr>
            <w:tcW w:w="1276" w:type="dxa"/>
          </w:tcPr>
          <w:p w14:paraId="5D82381E" w14:textId="77777777" w:rsidR="001100F3" w:rsidRPr="0061574F" w:rsidRDefault="001100F3" w:rsidP="00015CC4">
            <w:pPr>
              <w:autoSpaceDE w:val="0"/>
              <w:autoSpaceDN w:val="0"/>
              <w:adjustRightInd w:val="0"/>
              <w:spacing w:line="360" w:lineRule="auto"/>
              <w:jc w:val="both"/>
              <w:rPr>
                <w:rFonts w:ascii="Arial" w:hAnsi="Arial" w:cs="Arial"/>
                <w:b/>
                <w:bCs/>
                <w:color w:val="000000"/>
                <w:sz w:val="20"/>
                <w:szCs w:val="20"/>
              </w:rPr>
            </w:pPr>
            <w:r w:rsidRPr="0061574F">
              <w:rPr>
                <w:rFonts w:ascii="Arial" w:hAnsi="Arial" w:cs="Arial"/>
                <w:b/>
                <w:bCs/>
                <w:color w:val="000000"/>
                <w:sz w:val="20"/>
                <w:szCs w:val="20"/>
              </w:rPr>
              <w:t>MONTO S/.</w:t>
            </w:r>
          </w:p>
        </w:tc>
      </w:tr>
      <w:tr w:rsidR="001100F3" w:rsidRPr="0061574F" w14:paraId="5318B133" w14:textId="77777777" w:rsidTr="001A5AF1">
        <w:tc>
          <w:tcPr>
            <w:tcW w:w="748" w:type="dxa"/>
          </w:tcPr>
          <w:p w14:paraId="5D01B2F7" w14:textId="77777777" w:rsidR="001100F3" w:rsidRPr="0061574F" w:rsidRDefault="001100F3" w:rsidP="00015CC4">
            <w:pPr>
              <w:autoSpaceDE w:val="0"/>
              <w:autoSpaceDN w:val="0"/>
              <w:adjustRightInd w:val="0"/>
              <w:spacing w:line="360" w:lineRule="auto"/>
              <w:jc w:val="both"/>
              <w:rPr>
                <w:rFonts w:ascii="Arial" w:hAnsi="Arial" w:cs="Arial"/>
                <w:bCs/>
                <w:color w:val="000000"/>
                <w:sz w:val="20"/>
                <w:szCs w:val="20"/>
              </w:rPr>
            </w:pPr>
            <w:r w:rsidRPr="0061574F">
              <w:rPr>
                <w:rFonts w:ascii="Arial" w:hAnsi="Arial" w:cs="Arial"/>
                <w:bCs/>
                <w:color w:val="000000"/>
                <w:sz w:val="20"/>
                <w:szCs w:val="20"/>
              </w:rPr>
              <w:t>01</w:t>
            </w:r>
          </w:p>
        </w:tc>
        <w:tc>
          <w:tcPr>
            <w:tcW w:w="2512" w:type="dxa"/>
          </w:tcPr>
          <w:p w14:paraId="253B9210" w14:textId="77777777" w:rsidR="001100F3" w:rsidRPr="0061574F" w:rsidRDefault="001100F3" w:rsidP="00015CC4">
            <w:pPr>
              <w:autoSpaceDE w:val="0"/>
              <w:autoSpaceDN w:val="0"/>
              <w:adjustRightInd w:val="0"/>
              <w:spacing w:line="360" w:lineRule="auto"/>
              <w:jc w:val="both"/>
              <w:rPr>
                <w:rFonts w:ascii="Arial" w:hAnsi="Arial" w:cs="Arial"/>
                <w:bCs/>
                <w:color w:val="000000"/>
                <w:sz w:val="20"/>
                <w:szCs w:val="20"/>
              </w:rPr>
            </w:pPr>
            <w:r w:rsidRPr="0061574F">
              <w:rPr>
                <w:rFonts w:ascii="Arial" w:hAnsi="Arial" w:cs="Arial"/>
                <w:bCs/>
                <w:color w:val="000000"/>
                <w:sz w:val="20"/>
                <w:szCs w:val="20"/>
              </w:rPr>
              <w:t>Canon Minero</w:t>
            </w:r>
          </w:p>
        </w:tc>
        <w:tc>
          <w:tcPr>
            <w:tcW w:w="1276" w:type="dxa"/>
          </w:tcPr>
          <w:p w14:paraId="795F2B9A" w14:textId="77777777" w:rsidR="001100F3" w:rsidRPr="0061574F" w:rsidRDefault="001100F3" w:rsidP="00015CC4">
            <w:pPr>
              <w:autoSpaceDE w:val="0"/>
              <w:autoSpaceDN w:val="0"/>
              <w:adjustRightInd w:val="0"/>
              <w:spacing w:line="360" w:lineRule="auto"/>
              <w:jc w:val="both"/>
              <w:rPr>
                <w:rFonts w:ascii="Arial" w:hAnsi="Arial" w:cs="Arial"/>
                <w:bCs/>
                <w:color w:val="000000"/>
                <w:sz w:val="20"/>
                <w:szCs w:val="20"/>
              </w:rPr>
            </w:pPr>
            <w:r w:rsidRPr="0061574F">
              <w:rPr>
                <w:rFonts w:ascii="Arial" w:hAnsi="Arial" w:cs="Arial"/>
                <w:bCs/>
                <w:color w:val="000000"/>
                <w:sz w:val="20"/>
                <w:szCs w:val="20"/>
              </w:rPr>
              <w:t>36,594.00</w:t>
            </w:r>
          </w:p>
        </w:tc>
      </w:tr>
      <w:tr w:rsidR="001100F3" w:rsidRPr="0061574F" w14:paraId="46494B54" w14:textId="77777777" w:rsidTr="001A5AF1">
        <w:tc>
          <w:tcPr>
            <w:tcW w:w="748" w:type="dxa"/>
          </w:tcPr>
          <w:p w14:paraId="7552CDE9" w14:textId="77777777" w:rsidR="001100F3" w:rsidRPr="0061574F" w:rsidRDefault="001100F3" w:rsidP="00015CC4">
            <w:pPr>
              <w:autoSpaceDE w:val="0"/>
              <w:autoSpaceDN w:val="0"/>
              <w:adjustRightInd w:val="0"/>
              <w:spacing w:line="360" w:lineRule="auto"/>
              <w:jc w:val="both"/>
              <w:rPr>
                <w:rFonts w:ascii="Arial" w:hAnsi="Arial" w:cs="Arial"/>
                <w:bCs/>
                <w:color w:val="000000"/>
                <w:sz w:val="20"/>
                <w:szCs w:val="20"/>
              </w:rPr>
            </w:pPr>
            <w:r w:rsidRPr="0061574F">
              <w:rPr>
                <w:rFonts w:ascii="Arial" w:hAnsi="Arial" w:cs="Arial"/>
                <w:bCs/>
                <w:color w:val="000000"/>
                <w:sz w:val="20"/>
                <w:szCs w:val="20"/>
              </w:rPr>
              <w:t>02</w:t>
            </w:r>
          </w:p>
        </w:tc>
        <w:tc>
          <w:tcPr>
            <w:tcW w:w="2512" w:type="dxa"/>
          </w:tcPr>
          <w:p w14:paraId="04B2626D" w14:textId="77777777" w:rsidR="001100F3" w:rsidRPr="0061574F" w:rsidRDefault="001100F3" w:rsidP="00015CC4">
            <w:pPr>
              <w:autoSpaceDE w:val="0"/>
              <w:autoSpaceDN w:val="0"/>
              <w:adjustRightInd w:val="0"/>
              <w:spacing w:line="360" w:lineRule="auto"/>
              <w:jc w:val="both"/>
              <w:rPr>
                <w:rFonts w:ascii="Arial" w:hAnsi="Arial" w:cs="Arial"/>
                <w:bCs/>
                <w:color w:val="000000"/>
                <w:sz w:val="20"/>
                <w:szCs w:val="20"/>
              </w:rPr>
            </w:pPr>
            <w:r w:rsidRPr="0061574F">
              <w:rPr>
                <w:rFonts w:ascii="Arial" w:hAnsi="Arial" w:cs="Arial"/>
                <w:bCs/>
                <w:color w:val="000000"/>
                <w:sz w:val="20"/>
                <w:szCs w:val="20"/>
              </w:rPr>
              <w:t>Canon Hidroenergetico</w:t>
            </w:r>
          </w:p>
        </w:tc>
        <w:tc>
          <w:tcPr>
            <w:tcW w:w="1276" w:type="dxa"/>
          </w:tcPr>
          <w:p w14:paraId="4A76AFF6" w14:textId="77777777" w:rsidR="001100F3" w:rsidRPr="0061574F" w:rsidRDefault="001100F3" w:rsidP="00015CC4">
            <w:pPr>
              <w:autoSpaceDE w:val="0"/>
              <w:autoSpaceDN w:val="0"/>
              <w:adjustRightInd w:val="0"/>
              <w:spacing w:line="360" w:lineRule="auto"/>
              <w:jc w:val="both"/>
              <w:rPr>
                <w:rFonts w:ascii="Arial" w:hAnsi="Arial" w:cs="Arial"/>
                <w:bCs/>
                <w:color w:val="000000"/>
                <w:sz w:val="20"/>
                <w:szCs w:val="20"/>
              </w:rPr>
            </w:pPr>
            <w:r w:rsidRPr="0061574F">
              <w:rPr>
                <w:rFonts w:ascii="Arial" w:hAnsi="Arial" w:cs="Arial"/>
                <w:bCs/>
                <w:color w:val="000000"/>
                <w:sz w:val="20"/>
                <w:szCs w:val="20"/>
              </w:rPr>
              <w:t>6,585.00</w:t>
            </w:r>
          </w:p>
        </w:tc>
      </w:tr>
      <w:tr w:rsidR="001100F3" w:rsidRPr="0061574F" w14:paraId="3B91D594" w14:textId="77777777" w:rsidTr="001A5AF1">
        <w:tc>
          <w:tcPr>
            <w:tcW w:w="748" w:type="dxa"/>
          </w:tcPr>
          <w:p w14:paraId="04DBC2FD" w14:textId="77777777" w:rsidR="001100F3" w:rsidRPr="0061574F" w:rsidRDefault="001100F3" w:rsidP="00015CC4">
            <w:pPr>
              <w:autoSpaceDE w:val="0"/>
              <w:autoSpaceDN w:val="0"/>
              <w:adjustRightInd w:val="0"/>
              <w:spacing w:line="360" w:lineRule="auto"/>
              <w:jc w:val="both"/>
              <w:rPr>
                <w:rFonts w:ascii="Arial" w:hAnsi="Arial" w:cs="Arial"/>
                <w:bCs/>
                <w:color w:val="000000"/>
                <w:sz w:val="20"/>
                <w:szCs w:val="20"/>
              </w:rPr>
            </w:pPr>
            <w:r w:rsidRPr="0061574F">
              <w:rPr>
                <w:rFonts w:ascii="Arial" w:hAnsi="Arial" w:cs="Arial"/>
                <w:bCs/>
                <w:color w:val="000000"/>
                <w:sz w:val="20"/>
                <w:szCs w:val="20"/>
              </w:rPr>
              <w:t>03</w:t>
            </w:r>
          </w:p>
        </w:tc>
        <w:tc>
          <w:tcPr>
            <w:tcW w:w="2512" w:type="dxa"/>
          </w:tcPr>
          <w:p w14:paraId="7DD425D8" w14:textId="77777777" w:rsidR="001100F3" w:rsidRPr="0061574F" w:rsidRDefault="001100F3" w:rsidP="00015CC4">
            <w:pPr>
              <w:autoSpaceDE w:val="0"/>
              <w:autoSpaceDN w:val="0"/>
              <w:adjustRightInd w:val="0"/>
              <w:spacing w:line="360" w:lineRule="auto"/>
              <w:jc w:val="both"/>
              <w:rPr>
                <w:rFonts w:ascii="Arial" w:hAnsi="Arial" w:cs="Arial"/>
                <w:bCs/>
                <w:color w:val="000000"/>
                <w:sz w:val="20"/>
                <w:szCs w:val="20"/>
              </w:rPr>
            </w:pPr>
            <w:r w:rsidRPr="0061574F">
              <w:rPr>
                <w:rFonts w:ascii="Arial" w:hAnsi="Arial" w:cs="Arial"/>
                <w:bCs/>
                <w:color w:val="000000"/>
                <w:sz w:val="20"/>
                <w:szCs w:val="20"/>
              </w:rPr>
              <w:t>Foncomun</w:t>
            </w:r>
          </w:p>
        </w:tc>
        <w:tc>
          <w:tcPr>
            <w:tcW w:w="1276" w:type="dxa"/>
          </w:tcPr>
          <w:p w14:paraId="4EBCC9AD" w14:textId="77777777" w:rsidR="001100F3" w:rsidRPr="0061574F" w:rsidRDefault="001100F3" w:rsidP="00015CC4">
            <w:pPr>
              <w:autoSpaceDE w:val="0"/>
              <w:autoSpaceDN w:val="0"/>
              <w:adjustRightInd w:val="0"/>
              <w:spacing w:line="360" w:lineRule="auto"/>
              <w:jc w:val="both"/>
              <w:rPr>
                <w:rFonts w:ascii="Arial" w:hAnsi="Arial" w:cs="Arial"/>
                <w:bCs/>
                <w:color w:val="000000"/>
                <w:sz w:val="20"/>
                <w:szCs w:val="20"/>
              </w:rPr>
            </w:pPr>
            <w:r w:rsidRPr="0061574F">
              <w:rPr>
                <w:rFonts w:ascii="Arial" w:hAnsi="Arial" w:cs="Arial"/>
                <w:bCs/>
                <w:color w:val="000000"/>
                <w:sz w:val="20"/>
                <w:szCs w:val="20"/>
              </w:rPr>
              <w:t>398,400</w:t>
            </w:r>
          </w:p>
        </w:tc>
      </w:tr>
      <w:tr w:rsidR="001100F3" w:rsidRPr="0061574F" w14:paraId="243E7619" w14:textId="77777777" w:rsidTr="001A5AF1">
        <w:tc>
          <w:tcPr>
            <w:tcW w:w="748" w:type="dxa"/>
          </w:tcPr>
          <w:p w14:paraId="64BB5F89" w14:textId="77777777" w:rsidR="001100F3" w:rsidRPr="0061574F" w:rsidRDefault="001100F3" w:rsidP="00015CC4">
            <w:pPr>
              <w:autoSpaceDE w:val="0"/>
              <w:autoSpaceDN w:val="0"/>
              <w:adjustRightInd w:val="0"/>
              <w:spacing w:line="360" w:lineRule="auto"/>
              <w:jc w:val="both"/>
              <w:rPr>
                <w:rFonts w:ascii="Arial" w:hAnsi="Arial" w:cs="Arial"/>
                <w:bCs/>
                <w:color w:val="000000"/>
                <w:sz w:val="20"/>
                <w:szCs w:val="20"/>
              </w:rPr>
            </w:pPr>
            <w:r w:rsidRPr="0061574F">
              <w:rPr>
                <w:rFonts w:ascii="Arial" w:hAnsi="Arial" w:cs="Arial"/>
                <w:bCs/>
                <w:color w:val="000000"/>
                <w:sz w:val="20"/>
                <w:szCs w:val="20"/>
              </w:rPr>
              <w:t>04</w:t>
            </w:r>
          </w:p>
        </w:tc>
        <w:tc>
          <w:tcPr>
            <w:tcW w:w="2512" w:type="dxa"/>
          </w:tcPr>
          <w:p w14:paraId="034D03A2" w14:textId="77777777" w:rsidR="001100F3" w:rsidRPr="0061574F" w:rsidRDefault="001100F3" w:rsidP="00015CC4">
            <w:pPr>
              <w:autoSpaceDE w:val="0"/>
              <w:autoSpaceDN w:val="0"/>
              <w:adjustRightInd w:val="0"/>
              <w:spacing w:line="360" w:lineRule="auto"/>
              <w:jc w:val="both"/>
              <w:rPr>
                <w:rFonts w:ascii="Arial" w:hAnsi="Arial" w:cs="Arial"/>
                <w:bCs/>
                <w:color w:val="000000"/>
                <w:sz w:val="20"/>
                <w:szCs w:val="20"/>
              </w:rPr>
            </w:pPr>
            <w:r w:rsidRPr="0061574F">
              <w:rPr>
                <w:rFonts w:ascii="Arial" w:hAnsi="Arial" w:cs="Arial"/>
                <w:bCs/>
                <w:color w:val="000000"/>
                <w:sz w:val="20"/>
                <w:szCs w:val="20"/>
              </w:rPr>
              <w:t>Regalías Mineras</w:t>
            </w:r>
          </w:p>
        </w:tc>
        <w:tc>
          <w:tcPr>
            <w:tcW w:w="1276" w:type="dxa"/>
          </w:tcPr>
          <w:p w14:paraId="3C9110CE" w14:textId="77777777" w:rsidR="001100F3" w:rsidRPr="0061574F" w:rsidRDefault="001100F3" w:rsidP="00015CC4">
            <w:pPr>
              <w:autoSpaceDE w:val="0"/>
              <w:autoSpaceDN w:val="0"/>
              <w:adjustRightInd w:val="0"/>
              <w:spacing w:line="360" w:lineRule="auto"/>
              <w:jc w:val="both"/>
              <w:rPr>
                <w:rFonts w:ascii="Arial" w:hAnsi="Arial" w:cs="Arial"/>
                <w:bCs/>
                <w:color w:val="000000"/>
                <w:sz w:val="20"/>
                <w:szCs w:val="20"/>
              </w:rPr>
            </w:pPr>
            <w:r w:rsidRPr="0061574F">
              <w:rPr>
                <w:rFonts w:ascii="Arial" w:hAnsi="Arial" w:cs="Arial"/>
                <w:bCs/>
                <w:color w:val="000000"/>
                <w:sz w:val="20"/>
                <w:szCs w:val="20"/>
              </w:rPr>
              <w:t>18,513.00</w:t>
            </w:r>
          </w:p>
        </w:tc>
      </w:tr>
      <w:tr w:rsidR="001100F3" w:rsidRPr="0061574F" w14:paraId="0D3309C1" w14:textId="77777777" w:rsidTr="001A5AF1">
        <w:tc>
          <w:tcPr>
            <w:tcW w:w="748" w:type="dxa"/>
          </w:tcPr>
          <w:p w14:paraId="0B455D99" w14:textId="77777777" w:rsidR="001100F3" w:rsidRPr="0061574F" w:rsidRDefault="001100F3" w:rsidP="00015CC4">
            <w:pPr>
              <w:autoSpaceDE w:val="0"/>
              <w:autoSpaceDN w:val="0"/>
              <w:adjustRightInd w:val="0"/>
              <w:spacing w:line="360" w:lineRule="auto"/>
              <w:jc w:val="both"/>
              <w:rPr>
                <w:rFonts w:ascii="Arial" w:hAnsi="Arial" w:cs="Arial"/>
                <w:b/>
                <w:bCs/>
                <w:color w:val="000000"/>
                <w:sz w:val="20"/>
                <w:szCs w:val="20"/>
              </w:rPr>
            </w:pPr>
          </w:p>
        </w:tc>
        <w:tc>
          <w:tcPr>
            <w:tcW w:w="2512" w:type="dxa"/>
          </w:tcPr>
          <w:p w14:paraId="7F24791D" w14:textId="77777777" w:rsidR="001100F3" w:rsidRPr="0061574F" w:rsidRDefault="001100F3" w:rsidP="00015CC4">
            <w:pPr>
              <w:autoSpaceDE w:val="0"/>
              <w:autoSpaceDN w:val="0"/>
              <w:adjustRightInd w:val="0"/>
              <w:spacing w:line="360" w:lineRule="auto"/>
              <w:jc w:val="both"/>
              <w:rPr>
                <w:rFonts w:ascii="Arial" w:hAnsi="Arial" w:cs="Arial"/>
                <w:b/>
                <w:bCs/>
                <w:color w:val="000000"/>
                <w:sz w:val="20"/>
                <w:szCs w:val="20"/>
              </w:rPr>
            </w:pPr>
            <w:r w:rsidRPr="0061574F">
              <w:rPr>
                <w:rFonts w:ascii="Arial" w:hAnsi="Arial" w:cs="Arial"/>
                <w:b/>
                <w:bCs/>
                <w:color w:val="000000"/>
                <w:sz w:val="20"/>
                <w:szCs w:val="20"/>
              </w:rPr>
              <w:t>TOTAL</w:t>
            </w:r>
          </w:p>
        </w:tc>
        <w:tc>
          <w:tcPr>
            <w:tcW w:w="1276" w:type="dxa"/>
          </w:tcPr>
          <w:p w14:paraId="35475921" w14:textId="77777777" w:rsidR="001100F3" w:rsidRPr="0061574F" w:rsidRDefault="001100F3" w:rsidP="00015CC4">
            <w:pPr>
              <w:autoSpaceDE w:val="0"/>
              <w:autoSpaceDN w:val="0"/>
              <w:adjustRightInd w:val="0"/>
              <w:spacing w:line="360" w:lineRule="auto"/>
              <w:jc w:val="both"/>
              <w:rPr>
                <w:rFonts w:ascii="Arial" w:hAnsi="Arial" w:cs="Arial"/>
                <w:b/>
                <w:bCs/>
                <w:color w:val="000000"/>
                <w:sz w:val="20"/>
                <w:szCs w:val="20"/>
              </w:rPr>
            </w:pPr>
            <w:r w:rsidRPr="0061574F">
              <w:rPr>
                <w:rFonts w:ascii="Arial" w:hAnsi="Arial" w:cs="Arial"/>
                <w:b/>
                <w:bCs/>
                <w:color w:val="000000"/>
                <w:sz w:val="20"/>
                <w:szCs w:val="20"/>
              </w:rPr>
              <w:t>460,092</w:t>
            </w:r>
          </w:p>
        </w:tc>
      </w:tr>
    </w:tbl>
    <w:p w14:paraId="7A09DE84" w14:textId="77777777" w:rsidR="001100F3" w:rsidRPr="0061574F" w:rsidRDefault="001100F3" w:rsidP="001100F3">
      <w:pPr>
        <w:autoSpaceDE w:val="0"/>
        <w:autoSpaceDN w:val="0"/>
        <w:adjustRightInd w:val="0"/>
        <w:spacing w:after="0" w:line="360" w:lineRule="auto"/>
        <w:jc w:val="both"/>
        <w:rPr>
          <w:rFonts w:ascii="Arial" w:hAnsi="Arial" w:cs="Arial"/>
          <w:bCs/>
          <w:color w:val="000000"/>
          <w:sz w:val="20"/>
          <w:szCs w:val="20"/>
        </w:rPr>
      </w:pPr>
      <w:r w:rsidRPr="0061574F">
        <w:rPr>
          <w:rFonts w:ascii="Arial" w:hAnsi="Arial" w:cs="Arial"/>
          <w:bCs/>
          <w:color w:val="000000"/>
          <w:sz w:val="20"/>
          <w:szCs w:val="20"/>
        </w:rPr>
        <w:t xml:space="preserve">                                        </w:t>
      </w:r>
      <w:r w:rsidRPr="0061574F">
        <w:rPr>
          <w:rFonts w:ascii="Arial" w:hAnsi="Arial" w:cs="Arial"/>
          <w:b/>
          <w:bCs/>
          <w:color w:val="000000"/>
          <w:sz w:val="20"/>
          <w:szCs w:val="20"/>
        </w:rPr>
        <w:t>Fuente</w:t>
      </w:r>
      <w:r w:rsidRPr="0061574F">
        <w:rPr>
          <w:rFonts w:ascii="Arial" w:hAnsi="Arial" w:cs="Arial"/>
          <w:bCs/>
          <w:color w:val="000000"/>
          <w:sz w:val="20"/>
          <w:szCs w:val="20"/>
        </w:rPr>
        <w:t xml:space="preserve">: MEF – Montos estimados de Recursos </w:t>
      </w:r>
    </w:p>
    <w:p w14:paraId="67AA7100" w14:textId="77777777" w:rsidR="001100F3" w:rsidRPr="00CF199E" w:rsidRDefault="001100F3" w:rsidP="001100F3">
      <w:pPr>
        <w:autoSpaceDE w:val="0"/>
        <w:autoSpaceDN w:val="0"/>
        <w:adjustRightInd w:val="0"/>
        <w:spacing w:after="0" w:line="360" w:lineRule="auto"/>
        <w:jc w:val="both"/>
        <w:rPr>
          <w:rFonts w:ascii="Arial" w:hAnsi="Arial" w:cs="Arial"/>
          <w:bCs/>
          <w:color w:val="000000"/>
        </w:rPr>
      </w:pPr>
      <w:r w:rsidRPr="0061574F">
        <w:rPr>
          <w:rFonts w:ascii="Arial" w:hAnsi="Arial" w:cs="Arial"/>
          <w:bCs/>
          <w:color w:val="000000"/>
          <w:sz w:val="20"/>
          <w:szCs w:val="20"/>
        </w:rPr>
        <w:t xml:space="preserve">                                                     Públicos – PIA 2019.</w:t>
      </w:r>
    </w:p>
    <w:p w14:paraId="10BE015E" w14:textId="77777777" w:rsidR="001100F3" w:rsidRDefault="001100F3" w:rsidP="001100F3">
      <w:p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De este presupuesto, descontando el 60 % del presupuesto de Foncomun para gastos corrientes, se tendría para gastos de inversión aproximadamente S/ 219,282.00 rec</w:t>
      </w:r>
      <w:r>
        <w:rPr>
          <w:rFonts w:ascii="Arial" w:hAnsi="Arial" w:cs="Arial"/>
          <w:bCs/>
          <w:color w:val="000000"/>
        </w:rPr>
        <w:t xml:space="preserve">ursos </w:t>
      </w:r>
      <w:r w:rsidR="005B5B97">
        <w:rPr>
          <w:rFonts w:ascii="Arial" w:hAnsi="Arial" w:cs="Arial"/>
          <w:bCs/>
          <w:color w:val="000000"/>
        </w:rPr>
        <w:t xml:space="preserve">que </w:t>
      </w:r>
      <w:r w:rsidR="005B5B97" w:rsidRPr="00CF199E">
        <w:rPr>
          <w:rFonts w:ascii="Arial" w:hAnsi="Arial" w:cs="Arial"/>
          <w:bCs/>
          <w:color w:val="000000"/>
        </w:rPr>
        <w:t>no</w:t>
      </w:r>
      <w:r w:rsidRPr="00CF199E">
        <w:rPr>
          <w:rFonts w:ascii="Arial" w:hAnsi="Arial" w:cs="Arial"/>
          <w:bCs/>
          <w:color w:val="000000"/>
        </w:rPr>
        <w:t xml:space="preserve"> son suficiente para promover el desarrollo económico local.</w:t>
      </w:r>
    </w:p>
    <w:p w14:paraId="644729FE" w14:textId="77777777" w:rsidR="0037225A" w:rsidRPr="00CF199E" w:rsidRDefault="001100F3" w:rsidP="0037225A">
      <w:pPr>
        <w:autoSpaceDE w:val="0"/>
        <w:autoSpaceDN w:val="0"/>
        <w:adjustRightInd w:val="0"/>
        <w:spacing w:after="0" w:line="360" w:lineRule="auto"/>
        <w:jc w:val="both"/>
        <w:rPr>
          <w:rFonts w:ascii="Arial" w:hAnsi="Arial" w:cs="Arial"/>
          <w:bCs/>
          <w:color w:val="000000"/>
        </w:rPr>
      </w:pPr>
      <w:r w:rsidRPr="00CF199E">
        <w:rPr>
          <w:rFonts w:ascii="Arial" w:hAnsi="Arial" w:cs="Arial"/>
          <w:bCs/>
          <w:color w:val="000000"/>
        </w:rPr>
        <w:t>Las potenc</w:t>
      </w:r>
      <w:r w:rsidR="0037225A">
        <w:rPr>
          <w:rFonts w:ascii="Arial" w:hAnsi="Arial" w:cs="Arial"/>
          <w:bCs/>
          <w:color w:val="000000"/>
        </w:rPr>
        <w:t>ialidades</w:t>
      </w:r>
      <w:r w:rsidRPr="00CF199E">
        <w:rPr>
          <w:rFonts w:ascii="Arial" w:hAnsi="Arial" w:cs="Arial"/>
          <w:bCs/>
          <w:color w:val="000000"/>
        </w:rPr>
        <w:t xml:space="preserve"> que cuenta el distrito de Huacrapuquio para su de</w:t>
      </w:r>
      <w:r w:rsidR="003D6663">
        <w:rPr>
          <w:rFonts w:ascii="Arial" w:hAnsi="Arial" w:cs="Arial"/>
          <w:bCs/>
          <w:color w:val="000000"/>
        </w:rPr>
        <w:t xml:space="preserve">sarrollo </w:t>
      </w:r>
      <w:r w:rsidR="0037225A">
        <w:rPr>
          <w:rFonts w:ascii="Arial" w:hAnsi="Arial" w:cs="Arial"/>
          <w:bCs/>
          <w:color w:val="000000"/>
        </w:rPr>
        <w:t xml:space="preserve">económico, </w:t>
      </w:r>
      <w:r w:rsidR="0037225A" w:rsidRPr="00CF199E">
        <w:rPr>
          <w:rFonts w:ascii="Arial" w:hAnsi="Arial" w:cs="Arial"/>
          <w:bCs/>
          <w:color w:val="000000"/>
        </w:rPr>
        <w:t>se</w:t>
      </w:r>
      <w:r w:rsidR="0037225A">
        <w:rPr>
          <w:rFonts w:ascii="Arial" w:hAnsi="Arial" w:cs="Arial"/>
          <w:bCs/>
          <w:color w:val="000000"/>
        </w:rPr>
        <w:t xml:space="preserve"> caracteriza</w:t>
      </w:r>
      <w:r w:rsidRPr="00CF199E">
        <w:rPr>
          <w:rFonts w:ascii="Arial" w:hAnsi="Arial" w:cs="Arial"/>
          <w:bCs/>
          <w:color w:val="000000"/>
        </w:rPr>
        <w:t xml:space="preserve"> como un distrito de producción agrícola en primer lugar y ganadero en segundo lugar (se</w:t>
      </w:r>
      <w:r w:rsidR="003D6663">
        <w:rPr>
          <w:rFonts w:ascii="Arial" w:hAnsi="Arial" w:cs="Arial"/>
          <w:bCs/>
          <w:color w:val="000000"/>
        </w:rPr>
        <w:t>ctor primario) y</w:t>
      </w:r>
      <w:r w:rsidRPr="00CF199E">
        <w:rPr>
          <w:rFonts w:ascii="Arial" w:hAnsi="Arial" w:cs="Arial"/>
          <w:bCs/>
          <w:color w:val="000000"/>
        </w:rPr>
        <w:t xml:space="preserve"> producción artesanal de faldas talqueados, justanes calados y fajas, cuya producción de este último mayormente es en el anexo de La </w:t>
      </w:r>
      <w:r w:rsidR="0037225A">
        <w:rPr>
          <w:rFonts w:ascii="Arial" w:hAnsi="Arial" w:cs="Arial"/>
          <w:bCs/>
          <w:color w:val="000000"/>
        </w:rPr>
        <w:t>Breña;</w:t>
      </w:r>
      <w:r w:rsidR="0037225A" w:rsidRPr="00CF199E">
        <w:rPr>
          <w:rFonts w:ascii="Arial" w:hAnsi="Arial" w:cs="Arial"/>
          <w:bCs/>
          <w:color w:val="000000"/>
        </w:rPr>
        <w:t xml:space="preserve"> el anexo de Huarisca tiene posibilidades de desarrolla</w:t>
      </w:r>
      <w:r w:rsidR="0037225A">
        <w:rPr>
          <w:rFonts w:ascii="Arial" w:hAnsi="Arial" w:cs="Arial"/>
          <w:bCs/>
          <w:color w:val="000000"/>
        </w:rPr>
        <w:t>r la extracción de mármol siendo</w:t>
      </w:r>
      <w:r w:rsidR="0037225A" w:rsidRPr="00CF199E">
        <w:rPr>
          <w:rFonts w:ascii="Arial" w:hAnsi="Arial" w:cs="Arial"/>
          <w:bCs/>
          <w:color w:val="000000"/>
        </w:rPr>
        <w:t xml:space="preserve"> necesario un mayor estudio al respecto.</w:t>
      </w:r>
    </w:p>
    <w:p w14:paraId="4C0815D9" w14:textId="77777777" w:rsidR="001100F3" w:rsidRPr="00CF199E" w:rsidRDefault="001100F3" w:rsidP="001100F3">
      <w:pPr>
        <w:autoSpaceDE w:val="0"/>
        <w:autoSpaceDN w:val="0"/>
        <w:adjustRightInd w:val="0"/>
        <w:spacing w:after="0" w:line="360" w:lineRule="auto"/>
        <w:jc w:val="both"/>
        <w:rPr>
          <w:rFonts w:ascii="Arial" w:hAnsi="Arial" w:cs="Arial"/>
          <w:b/>
          <w:bCs/>
          <w:color w:val="000000"/>
        </w:rPr>
      </w:pPr>
      <w:r w:rsidRPr="00CF199E">
        <w:rPr>
          <w:rFonts w:ascii="Arial" w:hAnsi="Arial" w:cs="Arial"/>
          <w:b/>
          <w:bCs/>
          <w:color w:val="000000"/>
        </w:rPr>
        <w:t>RECURSO HUMANO</w:t>
      </w:r>
    </w:p>
    <w:p w14:paraId="6D3B1300" w14:textId="77777777" w:rsidR="001100F3" w:rsidRPr="00CF199E" w:rsidRDefault="001100F3" w:rsidP="001100F3">
      <w:pPr>
        <w:autoSpaceDE w:val="0"/>
        <w:autoSpaceDN w:val="0"/>
        <w:adjustRightInd w:val="0"/>
        <w:spacing w:after="0" w:line="360" w:lineRule="auto"/>
        <w:jc w:val="both"/>
        <w:rPr>
          <w:rFonts w:ascii="Arial" w:hAnsi="Arial" w:cs="Arial"/>
          <w:b/>
          <w:bCs/>
          <w:color w:val="000000"/>
        </w:rPr>
      </w:pPr>
      <w:r w:rsidRPr="00CF199E">
        <w:rPr>
          <w:rFonts w:ascii="Arial" w:hAnsi="Arial" w:cs="Arial"/>
          <w:b/>
          <w:bCs/>
          <w:color w:val="000000"/>
        </w:rPr>
        <w:t>Población Económicamente Activa - PEA</w:t>
      </w:r>
    </w:p>
    <w:p w14:paraId="0E54D9CB" w14:textId="5FB155CF" w:rsidR="001100F3" w:rsidRPr="00CF199E" w:rsidRDefault="00134E90" w:rsidP="001100F3">
      <w:pPr>
        <w:pStyle w:val="NormalWeb"/>
        <w:shd w:val="clear" w:color="auto" w:fill="FFFFFF"/>
        <w:spacing w:before="0" w:beforeAutospacing="0" w:after="0" w:afterAutospacing="0" w:line="360" w:lineRule="auto"/>
        <w:jc w:val="center"/>
        <w:textAlignment w:val="top"/>
        <w:rPr>
          <w:rFonts w:ascii="Arial" w:hAnsi="Arial" w:cs="Arial"/>
          <w:b/>
          <w:color w:val="404040"/>
          <w:sz w:val="22"/>
          <w:szCs w:val="22"/>
        </w:rPr>
      </w:pPr>
      <w:r>
        <w:rPr>
          <w:rFonts w:ascii="Arial" w:hAnsi="Arial" w:cs="Arial"/>
          <w:b/>
          <w:color w:val="404040"/>
          <w:sz w:val="22"/>
          <w:szCs w:val="22"/>
        </w:rPr>
        <w:t>Cuadro N° 09</w:t>
      </w:r>
    </w:p>
    <w:p w14:paraId="6833FEB6" w14:textId="77777777" w:rsidR="001100F3" w:rsidRPr="00CF199E" w:rsidRDefault="001100F3" w:rsidP="001100F3">
      <w:pPr>
        <w:pStyle w:val="NormalWeb"/>
        <w:shd w:val="clear" w:color="auto" w:fill="FFFFFF"/>
        <w:spacing w:before="0" w:beforeAutospacing="0" w:after="0" w:afterAutospacing="0" w:line="360" w:lineRule="auto"/>
        <w:jc w:val="center"/>
        <w:textAlignment w:val="top"/>
        <w:rPr>
          <w:rFonts w:ascii="Arial" w:hAnsi="Arial" w:cs="Arial"/>
          <w:b/>
          <w:color w:val="404040"/>
          <w:sz w:val="22"/>
          <w:szCs w:val="22"/>
        </w:rPr>
      </w:pPr>
      <w:r w:rsidRPr="00CF199E">
        <w:rPr>
          <w:rFonts w:ascii="Arial" w:hAnsi="Arial" w:cs="Arial"/>
          <w:b/>
          <w:color w:val="404040"/>
          <w:sz w:val="22"/>
          <w:szCs w:val="22"/>
        </w:rPr>
        <w:t>Población en Edad de Trabajar – PET – Huacrapuquio</w:t>
      </w:r>
    </w:p>
    <w:tbl>
      <w:tblPr>
        <w:tblStyle w:val="TableGrid"/>
        <w:tblW w:w="0" w:type="auto"/>
        <w:jc w:val="center"/>
        <w:tblLook w:val="04A0" w:firstRow="1" w:lastRow="0" w:firstColumn="1" w:lastColumn="0" w:noHBand="0" w:noVBand="1"/>
      </w:tblPr>
      <w:tblGrid>
        <w:gridCol w:w="2558"/>
        <w:gridCol w:w="987"/>
        <w:gridCol w:w="1553"/>
      </w:tblGrid>
      <w:tr w:rsidR="001100F3" w:rsidRPr="0061574F" w14:paraId="359767E5" w14:textId="77777777" w:rsidTr="001A5AF1">
        <w:trPr>
          <w:jc w:val="center"/>
        </w:trPr>
        <w:tc>
          <w:tcPr>
            <w:tcW w:w="2558" w:type="dxa"/>
          </w:tcPr>
          <w:p w14:paraId="2DBF6E46" w14:textId="77777777" w:rsidR="001100F3" w:rsidRPr="0061574F" w:rsidRDefault="001100F3" w:rsidP="00015CC4">
            <w:pPr>
              <w:pStyle w:val="NoSpacing"/>
              <w:spacing w:line="360" w:lineRule="auto"/>
              <w:jc w:val="both"/>
              <w:rPr>
                <w:rFonts w:ascii="Arial" w:hAnsi="Arial" w:cs="Arial"/>
                <w:sz w:val="20"/>
                <w:szCs w:val="20"/>
              </w:rPr>
            </w:pPr>
            <w:r w:rsidRPr="0061574F">
              <w:rPr>
                <w:rFonts w:ascii="Arial" w:hAnsi="Arial" w:cs="Arial"/>
                <w:sz w:val="20"/>
                <w:szCs w:val="20"/>
              </w:rPr>
              <w:t>Población en edad de trabajar de 15 a más años</w:t>
            </w:r>
          </w:p>
        </w:tc>
        <w:tc>
          <w:tcPr>
            <w:tcW w:w="987" w:type="dxa"/>
          </w:tcPr>
          <w:p w14:paraId="23F64B53" w14:textId="77777777" w:rsidR="001100F3" w:rsidRPr="0061574F" w:rsidRDefault="001100F3" w:rsidP="00015CC4">
            <w:pPr>
              <w:pStyle w:val="NoSpacing"/>
              <w:spacing w:line="360" w:lineRule="auto"/>
              <w:jc w:val="both"/>
              <w:rPr>
                <w:rFonts w:ascii="Arial" w:hAnsi="Arial" w:cs="Arial"/>
                <w:sz w:val="20"/>
                <w:szCs w:val="20"/>
              </w:rPr>
            </w:pPr>
            <w:r w:rsidRPr="0061574F">
              <w:rPr>
                <w:rFonts w:ascii="Arial" w:hAnsi="Arial" w:cs="Arial"/>
                <w:sz w:val="20"/>
                <w:szCs w:val="20"/>
              </w:rPr>
              <w:t>Casos</w:t>
            </w:r>
          </w:p>
        </w:tc>
        <w:tc>
          <w:tcPr>
            <w:tcW w:w="1553" w:type="dxa"/>
          </w:tcPr>
          <w:p w14:paraId="3AB4651A" w14:textId="77777777" w:rsidR="001100F3" w:rsidRPr="0061574F" w:rsidRDefault="001100F3" w:rsidP="00015CC4">
            <w:pPr>
              <w:pStyle w:val="NoSpacing"/>
              <w:spacing w:line="360" w:lineRule="auto"/>
              <w:jc w:val="both"/>
              <w:rPr>
                <w:rFonts w:ascii="Arial" w:hAnsi="Arial" w:cs="Arial"/>
                <w:sz w:val="20"/>
                <w:szCs w:val="20"/>
              </w:rPr>
            </w:pPr>
            <w:r w:rsidRPr="0061574F">
              <w:rPr>
                <w:rFonts w:ascii="Arial" w:hAnsi="Arial" w:cs="Arial"/>
                <w:sz w:val="20"/>
                <w:szCs w:val="20"/>
              </w:rPr>
              <w:t>Porcentaje Acumulado %</w:t>
            </w:r>
          </w:p>
        </w:tc>
      </w:tr>
      <w:tr w:rsidR="001100F3" w:rsidRPr="0061574F" w14:paraId="6E661FF7" w14:textId="77777777" w:rsidTr="001A5AF1">
        <w:trPr>
          <w:jc w:val="center"/>
        </w:trPr>
        <w:tc>
          <w:tcPr>
            <w:tcW w:w="2558" w:type="dxa"/>
          </w:tcPr>
          <w:p w14:paraId="0C7980AE" w14:textId="77777777" w:rsidR="001100F3" w:rsidRPr="0061574F" w:rsidRDefault="001100F3" w:rsidP="00015CC4">
            <w:pPr>
              <w:pStyle w:val="NormalWeb"/>
              <w:spacing w:before="0" w:beforeAutospacing="0" w:after="0" w:afterAutospacing="0" w:line="360" w:lineRule="auto"/>
              <w:jc w:val="both"/>
              <w:textAlignment w:val="top"/>
              <w:rPr>
                <w:rFonts w:ascii="Arial" w:hAnsi="Arial" w:cs="Arial"/>
                <w:color w:val="404040"/>
                <w:sz w:val="20"/>
                <w:szCs w:val="20"/>
              </w:rPr>
            </w:pPr>
          </w:p>
        </w:tc>
        <w:tc>
          <w:tcPr>
            <w:tcW w:w="987" w:type="dxa"/>
          </w:tcPr>
          <w:p w14:paraId="2C4A4770" w14:textId="77777777" w:rsidR="001100F3" w:rsidRPr="0061574F" w:rsidRDefault="001100F3" w:rsidP="00015CC4">
            <w:pPr>
              <w:pStyle w:val="NormalWeb"/>
              <w:spacing w:before="0" w:beforeAutospacing="0" w:after="0" w:afterAutospacing="0" w:line="360" w:lineRule="auto"/>
              <w:jc w:val="both"/>
              <w:textAlignment w:val="top"/>
              <w:rPr>
                <w:rFonts w:ascii="Arial" w:hAnsi="Arial" w:cs="Arial"/>
                <w:color w:val="404040"/>
                <w:sz w:val="20"/>
                <w:szCs w:val="20"/>
              </w:rPr>
            </w:pPr>
            <w:r w:rsidRPr="0061574F">
              <w:rPr>
                <w:rFonts w:ascii="Arial" w:hAnsi="Arial" w:cs="Arial"/>
                <w:color w:val="404040"/>
                <w:sz w:val="20"/>
                <w:szCs w:val="20"/>
              </w:rPr>
              <w:t>1,023</w:t>
            </w:r>
          </w:p>
        </w:tc>
        <w:tc>
          <w:tcPr>
            <w:tcW w:w="1553" w:type="dxa"/>
          </w:tcPr>
          <w:p w14:paraId="38A35E51" w14:textId="77777777" w:rsidR="001100F3" w:rsidRPr="0061574F" w:rsidRDefault="001100F3" w:rsidP="00015CC4">
            <w:pPr>
              <w:pStyle w:val="NormalWeb"/>
              <w:spacing w:before="0" w:beforeAutospacing="0" w:after="0" w:afterAutospacing="0" w:line="360" w:lineRule="auto"/>
              <w:jc w:val="both"/>
              <w:textAlignment w:val="top"/>
              <w:rPr>
                <w:rFonts w:ascii="Arial" w:hAnsi="Arial" w:cs="Arial"/>
                <w:color w:val="404040"/>
                <w:sz w:val="20"/>
                <w:szCs w:val="20"/>
              </w:rPr>
            </w:pPr>
            <w:r w:rsidRPr="0061574F">
              <w:rPr>
                <w:rFonts w:ascii="Arial" w:hAnsi="Arial" w:cs="Arial"/>
                <w:color w:val="404040"/>
                <w:sz w:val="20"/>
                <w:szCs w:val="20"/>
              </w:rPr>
              <w:t>100</w:t>
            </w:r>
          </w:p>
        </w:tc>
      </w:tr>
      <w:tr w:rsidR="001100F3" w:rsidRPr="0061574F" w14:paraId="7D4F44C1" w14:textId="77777777" w:rsidTr="001A5AF1">
        <w:trPr>
          <w:jc w:val="center"/>
        </w:trPr>
        <w:tc>
          <w:tcPr>
            <w:tcW w:w="2558" w:type="dxa"/>
          </w:tcPr>
          <w:p w14:paraId="5EE53F10" w14:textId="77777777" w:rsidR="001100F3" w:rsidRPr="0061574F" w:rsidRDefault="001100F3" w:rsidP="00015CC4">
            <w:pPr>
              <w:pStyle w:val="NormalWeb"/>
              <w:spacing w:before="0" w:beforeAutospacing="0" w:after="0" w:afterAutospacing="0" w:line="360" w:lineRule="auto"/>
              <w:jc w:val="both"/>
              <w:textAlignment w:val="top"/>
              <w:rPr>
                <w:rFonts w:ascii="Arial" w:hAnsi="Arial" w:cs="Arial"/>
                <w:b/>
                <w:color w:val="404040"/>
                <w:sz w:val="20"/>
                <w:szCs w:val="20"/>
              </w:rPr>
            </w:pPr>
            <w:r w:rsidRPr="0061574F">
              <w:rPr>
                <w:rFonts w:ascii="Arial" w:hAnsi="Arial" w:cs="Arial"/>
                <w:b/>
                <w:color w:val="404040"/>
                <w:sz w:val="20"/>
                <w:szCs w:val="20"/>
              </w:rPr>
              <w:t>TOTAL</w:t>
            </w:r>
          </w:p>
        </w:tc>
        <w:tc>
          <w:tcPr>
            <w:tcW w:w="987" w:type="dxa"/>
          </w:tcPr>
          <w:p w14:paraId="1BB13E3A" w14:textId="77777777" w:rsidR="001100F3" w:rsidRPr="0061574F" w:rsidRDefault="001100F3" w:rsidP="00015CC4">
            <w:pPr>
              <w:pStyle w:val="NormalWeb"/>
              <w:spacing w:before="0" w:beforeAutospacing="0" w:after="0" w:afterAutospacing="0" w:line="360" w:lineRule="auto"/>
              <w:jc w:val="both"/>
              <w:textAlignment w:val="top"/>
              <w:rPr>
                <w:rFonts w:ascii="Arial" w:hAnsi="Arial" w:cs="Arial"/>
                <w:b/>
                <w:color w:val="404040"/>
                <w:sz w:val="20"/>
                <w:szCs w:val="20"/>
              </w:rPr>
            </w:pPr>
            <w:r w:rsidRPr="0061574F">
              <w:rPr>
                <w:rFonts w:ascii="Arial" w:hAnsi="Arial" w:cs="Arial"/>
                <w:b/>
                <w:color w:val="404040"/>
                <w:sz w:val="20"/>
                <w:szCs w:val="20"/>
              </w:rPr>
              <w:t>1,023</w:t>
            </w:r>
          </w:p>
        </w:tc>
        <w:tc>
          <w:tcPr>
            <w:tcW w:w="1553" w:type="dxa"/>
          </w:tcPr>
          <w:p w14:paraId="79AD02BF" w14:textId="77777777" w:rsidR="001100F3" w:rsidRPr="0061574F" w:rsidRDefault="001100F3" w:rsidP="00015CC4">
            <w:pPr>
              <w:pStyle w:val="NormalWeb"/>
              <w:spacing w:before="0" w:beforeAutospacing="0" w:after="0" w:afterAutospacing="0" w:line="360" w:lineRule="auto"/>
              <w:jc w:val="both"/>
              <w:textAlignment w:val="top"/>
              <w:rPr>
                <w:rFonts w:ascii="Arial" w:hAnsi="Arial" w:cs="Arial"/>
                <w:b/>
                <w:color w:val="404040"/>
                <w:sz w:val="20"/>
                <w:szCs w:val="20"/>
              </w:rPr>
            </w:pPr>
            <w:r w:rsidRPr="0061574F">
              <w:rPr>
                <w:rFonts w:ascii="Arial" w:hAnsi="Arial" w:cs="Arial"/>
                <w:b/>
                <w:color w:val="404040"/>
                <w:sz w:val="20"/>
                <w:szCs w:val="20"/>
              </w:rPr>
              <w:t>100</w:t>
            </w:r>
          </w:p>
        </w:tc>
      </w:tr>
    </w:tbl>
    <w:p w14:paraId="650DAB8E" w14:textId="77777777" w:rsidR="001100F3" w:rsidRPr="0061574F" w:rsidRDefault="001100F3" w:rsidP="001100F3">
      <w:pPr>
        <w:pStyle w:val="NormalWeb"/>
        <w:shd w:val="clear" w:color="auto" w:fill="FFFFFF"/>
        <w:spacing w:before="0" w:beforeAutospacing="0" w:after="0" w:afterAutospacing="0" w:line="360" w:lineRule="auto"/>
        <w:ind w:left="360"/>
        <w:jc w:val="both"/>
        <w:textAlignment w:val="top"/>
        <w:rPr>
          <w:rFonts w:ascii="Arial" w:hAnsi="Arial" w:cs="Arial"/>
          <w:color w:val="404040"/>
          <w:sz w:val="20"/>
          <w:szCs w:val="20"/>
        </w:rPr>
      </w:pPr>
      <w:r w:rsidRPr="0061574F">
        <w:rPr>
          <w:rFonts w:ascii="Arial" w:hAnsi="Arial" w:cs="Arial"/>
          <w:color w:val="404040"/>
          <w:sz w:val="20"/>
          <w:szCs w:val="20"/>
        </w:rPr>
        <w:t xml:space="preserve">                                  Fuente: INEI Censo Nacional de Población y</w:t>
      </w:r>
    </w:p>
    <w:p w14:paraId="587B41C6" w14:textId="77777777" w:rsidR="001100F3" w:rsidRPr="0061574F" w:rsidRDefault="001100F3" w:rsidP="001100F3">
      <w:pPr>
        <w:pStyle w:val="NormalWeb"/>
        <w:shd w:val="clear" w:color="auto" w:fill="FFFFFF"/>
        <w:spacing w:before="0" w:beforeAutospacing="0" w:after="0" w:afterAutospacing="0" w:line="360" w:lineRule="auto"/>
        <w:ind w:left="360"/>
        <w:jc w:val="both"/>
        <w:textAlignment w:val="top"/>
        <w:rPr>
          <w:rFonts w:ascii="Arial" w:hAnsi="Arial" w:cs="Arial"/>
          <w:color w:val="404040"/>
          <w:sz w:val="20"/>
          <w:szCs w:val="20"/>
        </w:rPr>
      </w:pPr>
      <w:r w:rsidRPr="0061574F">
        <w:rPr>
          <w:rFonts w:ascii="Arial" w:hAnsi="Arial" w:cs="Arial"/>
          <w:color w:val="404040"/>
          <w:sz w:val="20"/>
          <w:szCs w:val="20"/>
        </w:rPr>
        <w:t xml:space="preserve">                                  Vivienda 2017</w:t>
      </w:r>
    </w:p>
    <w:p w14:paraId="0B9724F2" w14:textId="48FF7B51" w:rsidR="001100F3" w:rsidRDefault="001100F3" w:rsidP="001100F3">
      <w:pPr>
        <w:pStyle w:val="NormalWeb"/>
        <w:shd w:val="clear" w:color="auto" w:fill="FFFFFF"/>
        <w:spacing w:before="0" w:beforeAutospacing="0" w:after="0" w:afterAutospacing="0" w:line="360" w:lineRule="auto"/>
        <w:jc w:val="both"/>
        <w:textAlignment w:val="top"/>
        <w:rPr>
          <w:rFonts w:ascii="Arial" w:hAnsi="Arial" w:cs="Arial"/>
          <w:color w:val="404040"/>
          <w:sz w:val="22"/>
          <w:szCs w:val="22"/>
        </w:rPr>
      </w:pPr>
      <w:r w:rsidRPr="00CF199E">
        <w:rPr>
          <w:rFonts w:ascii="Arial" w:hAnsi="Arial" w:cs="Arial"/>
          <w:color w:val="404040"/>
          <w:sz w:val="22"/>
          <w:szCs w:val="22"/>
        </w:rPr>
        <w:t xml:space="preserve">Según esta cifra, la población en edad de trabajar en Huacrapuquio, sería el 71.1 % de la población total, sin </w:t>
      </w:r>
      <w:r w:rsidR="005B5B97" w:rsidRPr="00CF199E">
        <w:rPr>
          <w:rFonts w:ascii="Arial" w:hAnsi="Arial" w:cs="Arial"/>
          <w:color w:val="404040"/>
          <w:sz w:val="22"/>
          <w:szCs w:val="22"/>
        </w:rPr>
        <w:t>embargo,</w:t>
      </w:r>
      <w:r w:rsidRPr="00CF199E">
        <w:rPr>
          <w:rFonts w:ascii="Arial" w:hAnsi="Arial" w:cs="Arial"/>
          <w:color w:val="404040"/>
          <w:sz w:val="22"/>
          <w:szCs w:val="22"/>
        </w:rPr>
        <w:t xml:space="preserve"> considerando a los adultos mayores de 65 años tenemos que el 60 % de la población total se hallan en edad de trabajar, siendo equivalente a 819 habitantes. Esta realidad considerada como recurso humano muy importante a considerar dentro de la propuesta de desarrollo local.</w:t>
      </w:r>
    </w:p>
    <w:p w14:paraId="0C2ABB2E" w14:textId="2C83772D" w:rsidR="00EB64BF" w:rsidRDefault="00EB64BF" w:rsidP="001100F3">
      <w:pPr>
        <w:pStyle w:val="NormalWeb"/>
        <w:shd w:val="clear" w:color="auto" w:fill="FFFFFF"/>
        <w:spacing w:before="0" w:beforeAutospacing="0" w:after="0" w:afterAutospacing="0" w:line="360" w:lineRule="auto"/>
        <w:jc w:val="both"/>
        <w:textAlignment w:val="top"/>
        <w:rPr>
          <w:rFonts w:ascii="Arial" w:hAnsi="Arial" w:cs="Arial"/>
          <w:color w:val="404040"/>
          <w:sz w:val="22"/>
          <w:szCs w:val="22"/>
        </w:rPr>
      </w:pPr>
    </w:p>
    <w:p w14:paraId="4A7FBAD6" w14:textId="28EEB9E4" w:rsidR="00EB64BF" w:rsidRDefault="00EB64BF" w:rsidP="001100F3">
      <w:pPr>
        <w:pStyle w:val="NormalWeb"/>
        <w:shd w:val="clear" w:color="auto" w:fill="FFFFFF"/>
        <w:spacing w:before="0" w:beforeAutospacing="0" w:after="0" w:afterAutospacing="0" w:line="360" w:lineRule="auto"/>
        <w:jc w:val="both"/>
        <w:textAlignment w:val="top"/>
        <w:rPr>
          <w:rFonts w:ascii="Arial" w:hAnsi="Arial" w:cs="Arial"/>
          <w:color w:val="404040"/>
          <w:sz w:val="22"/>
          <w:szCs w:val="22"/>
        </w:rPr>
      </w:pPr>
    </w:p>
    <w:p w14:paraId="4D4AFA23" w14:textId="77777777" w:rsidR="00EB64BF" w:rsidRDefault="00EB64BF" w:rsidP="00EB64BF">
      <w:pPr>
        <w:pStyle w:val="NoSpacing"/>
        <w:rPr>
          <w:rFonts w:ascii="Arial" w:hAnsi="Arial" w:cs="Arial"/>
          <w:b/>
          <w:sz w:val="20"/>
          <w:szCs w:val="20"/>
        </w:rPr>
      </w:pPr>
      <w:r w:rsidRPr="00C37A96">
        <w:rPr>
          <w:rFonts w:ascii="Arial" w:hAnsi="Arial" w:cs="Arial"/>
          <w:b/>
          <w:noProof/>
          <w:lang w:val="en-US"/>
        </w:rPr>
        <w:drawing>
          <wp:inline distT="0" distB="0" distL="0" distR="0" wp14:anchorId="314A9489" wp14:editId="15310EAF">
            <wp:extent cx="781050" cy="581025"/>
            <wp:effectExtent l="0" t="0" r="0" b="9525"/>
            <wp:docPr id="19" name="Imagen 19"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506AEE73" w14:textId="77777777" w:rsidR="00EB64BF" w:rsidRPr="00561F7F" w:rsidRDefault="00EB64BF" w:rsidP="00EB64BF">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40710D7D" w14:textId="77777777" w:rsidR="00200DF5" w:rsidRPr="00CF199E" w:rsidRDefault="00200DF5" w:rsidP="00200DF5">
      <w:pPr>
        <w:pStyle w:val="NoSpacing"/>
        <w:spacing w:line="360" w:lineRule="auto"/>
        <w:jc w:val="both"/>
        <w:rPr>
          <w:rFonts w:ascii="Arial" w:hAnsi="Arial" w:cs="Arial"/>
          <w:b/>
        </w:rPr>
      </w:pPr>
      <w:r w:rsidRPr="00CF199E">
        <w:rPr>
          <w:rFonts w:ascii="Arial" w:hAnsi="Arial" w:cs="Arial"/>
          <w:b/>
        </w:rPr>
        <w:t>RECURSO SUELO</w:t>
      </w:r>
    </w:p>
    <w:p w14:paraId="4C1F4961" w14:textId="77777777" w:rsidR="00200DF5" w:rsidRPr="00CF199E" w:rsidRDefault="00200DF5" w:rsidP="00200DF5">
      <w:pPr>
        <w:autoSpaceDE w:val="0"/>
        <w:autoSpaceDN w:val="0"/>
        <w:adjustRightInd w:val="0"/>
        <w:spacing w:after="0" w:line="360" w:lineRule="auto"/>
        <w:jc w:val="both"/>
        <w:rPr>
          <w:rFonts w:ascii="Arial" w:hAnsi="Arial" w:cs="Arial"/>
        </w:rPr>
      </w:pPr>
      <w:r w:rsidRPr="00CF199E">
        <w:rPr>
          <w:rFonts w:ascii="Arial" w:hAnsi="Arial" w:cs="Arial"/>
        </w:rPr>
        <w:t>El suelo es un recurso natural cuya pérdida y degradación no son reversibles</w:t>
      </w:r>
      <w:r>
        <w:rPr>
          <w:rFonts w:ascii="Arial" w:hAnsi="Arial" w:cs="Arial"/>
        </w:rPr>
        <w:t xml:space="preserve"> es un </w:t>
      </w:r>
      <w:r w:rsidRPr="00CF199E">
        <w:rPr>
          <w:rFonts w:ascii="Arial" w:hAnsi="Arial" w:cs="Arial"/>
        </w:rPr>
        <w:t xml:space="preserve">componente fundamental </w:t>
      </w:r>
      <w:r>
        <w:rPr>
          <w:rFonts w:ascii="Arial" w:hAnsi="Arial" w:cs="Arial"/>
        </w:rPr>
        <w:t xml:space="preserve">para </w:t>
      </w:r>
      <w:r w:rsidRPr="00CF199E">
        <w:rPr>
          <w:rFonts w:ascii="Arial" w:hAnsi="Arial" w:cs="Arial"/>
        </w:rPr>
        <w:t>el desarrollo agrícola y la sostenibilidad ecológica, es la base para la producción de alimentos.</w:t>
      </w:r>
    </w:p>
    <w:p w14:paraId="674EE753" w14:textId="77777777" w:rsidR="00200DF5" w:rsidRPr="00A46EFC" w:rsidRDefault="00200DF5" w:rsidP="00200DF5">
      <w:pPr>
        <w:autoSpaceDE w:val="0"/>
        <w:autoSpaceDN w:val="0"/>
        <w:adjustRightInd w:val="0"/>
        <w:spacing w:after="0" w:line="360" w:lineRule="auto"/>
        <w:jc w:val="center"/>
        <w:rPr>
          <w:rFonts w:ascii="Constantia" w:hAnsi="Constantia" w:cs="Times New Roman"/>
          <w:b/>
          <w:bCs/>
          <w:color w:val="000000"/>
          <w:sz w:val="24"/>
          <w:szCs w:val="24"/>
        </w:rPr>
      </w:pPr>
      <w:r w:rsidRPr="00A46EFC">
        <w:rPr>
          <w:rFonts w:ascii="Constantia" w:hAnsi="Constantia"/>
          <w:noProof/>
          <w:sz w:val="24"/>
          <w:szCs w:val="24"/>
          <w:lang w:val="en-US"/>
        </w:rPr>
        <w:drawing>
          <wp:inline distT="0" distB="0" distL="0" distR="0" wp14:anchorId="77021CA9" wp14:editId="2712849E">
            <wp:extent cx="4857115" cy="2190750"/>
            <wp:effectExtent l="0" t="0" r="635" b="0"/>
            <wp:docPr id="27" name="Imagen 27" descr="H:\DCIM\102_FUJI\DSCF2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CIM\102_FUJI\DSCF263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61789" cy="2192858"/>
                    </a:xfrm>
                    <a:prstGeom prst="rect">
                      <a:avLst/>
                    </a:prstGeom>
                    <a:noFill/>
                    <a:ln>
                      <a:noFill/>
                    </a:ln>
                  </pic:spPr>
                </pic:pic>
              </a:graphicData>
            </a:graphic>
          </wp:inline>
        </w:drawing>
      </w:r>
    </w:p>
    <w:p w14:paraId="590D5A3B" w14:textId="77777777" w:rsidR="00200DF5" w:rsidRPr="002D6811" w:rsidRDefault="00200DF5" w:rsidP="00200DF5">
      <w:pPr>
        <w:autoSpaceDE w:val="0"/>
        <w:autoSpaceDN w:val="0"/>
        <w:adjustRightInd w:val="0"/>
        <w:spacing w:after="0" w:line="240" w:lineRule="auto"/>
        <w:jc w:val="center"/>
        <w:rPr>
          <w:rFonts w:ascii="Arial" w:hAnsi="Arial" w:cs="Arial"/>
          <w:bCs/>
          <w:color w:val="000000"/>
        </w:rPr>
      </w:pPr>
      <w:r w:rsidRPr="002D6811">
        <w:rPr>
          <w:rFonts w:ascii="Arial" w:hAnsi="Arial" w:cs="Arial"/>
          <w:bCs/>
          <w:color w:val="000000"/>
        </w:rPr>
        <w:t>Terrenos Aptos para el Cultivo – Huacrapuquio</w:t>
      </w:r>
    </w:p>
    <w:p w14:paraId="0B454D4E" w14:textId="77777777" w:rsidR="00EB64BF" w:rsidRDefault="00EB64BF" w:rsidP="00200DF5">
      <w:pPr>
        <w:autoSpaceDE w:val="0"/>
        <w:autoSpaceDN w:val="0"/>
        <w:adjustRightInd w:val="0"/>
        <w:spacing w:after="0" w:line="360" w:lineRule="auto"/>
        <w:jc w:val="both"/>
        <w:rPr>
          <w:rFonts w:ascii="Arial" w:hAnsi="Arial" w:cs="Arial"/>
          <w:bCs/>
          <w:color w:val="000000"/>
        </w:rPr>
      </w:pPr>
    </w:p>
    <w:p w14:paraId="178841F7" w14:textId="05BBA8BF" w:rsidR="003D6663" w:rsidRDefault="00200DF5" w:rsidP="00200DF5">
      <w:pPr>
        <w:autoSpaceDE w:val="0"/>
        <w:autoSpaceDN w:val="0"/>
        <w:adjustRightInd w:val="0"/>
        <w:spacing w:after="0" w:line="360" w:lineRule="auto"/>
        <w:jc w:val="both"/>
        <w:rPr>
          <w:rFonts w:ascii="Arial" w:hAnsi="Arial" w:cs="Arial"/>
          <w:bCs/>
          <w:color w:val="000000"/>
        </w:rPr>
      </w:pPr>
      <w:r w:rsidRPr="00FD39DC">
        <w:rPr>
          <w:rFonts w:ascii="Arial" w:hAnsi="Arial" w:cs="Arial"/>
          <w:bCs/>
          <w:color w:val="000000"/>
        </w:rPr>
        <w:t xml:space="preserve">Huacrapuquio, tiene un enorme potencial agrícola, ya que sus terrenos son ricos en materia orgánica y de ubicación en zonas planas con capacidad para su mecanización, lamentablemente no cuentan con riego, el canal de riego del Canal de Riego Margen Izquierda </w:t>
      </w:r>
    </w:p>
    <w:p w14:paraId="6157697C" w14:textId="77777777" w:rsidR="0037225A" w:rsidRPr="00FD39DC" w:rsidRDefault="0037225A" w:rsidP="0037225A">
      <w:pPr>
        <w:autoSpaceDE w:val="0"/>
        <w:autoSpaceDN w:val="0"/>
        <w:adjustRightInd w:val="0"/>
        <w:spacing w:after="0" w:line="360" w:lineRule="auto"/>
        <w:jc w:val="both"/>
        <w:rPr>
          <w:rFonts w:ascii="Arial" w:hAnsi="Arial" w:cs="Arial"/>
          <w:bCs/>
          <w:color w:val="000000"/>
        </w:rPr>
      </w:pPr>
      <w:r w:rsidRPr="00FD39DC">
        <w:rPr>
          <w:rFonts w:ascii="Arial" w:hAnsi="Arial" w:cs="Arial"/>
          <w:bCs/>
          <w:color w:val="000000"/>
        </w:rPr>
        <w:t>del Rio Mantaro CIMIRM, provee de agua de riego, pero no continuamente y faltan canales laterales.</w:t>
      </w:r>
    </w:p>
    <w:p w14:paraId="2F132DB6" w14:textId="77777777" w:rsidR="00200DF5" w:rsidRPr="00FD39DC" w:rsidRDefault="00200DF5" w:rsidP="00200DF5">
      <w:pPr>
        <w:autoSpaceDE w:val="0"/>
        <w:autoSpaceDN w:val="0"/>
        <w:adjustRightInd w:val="0"/>
        <w:spacing w:after="0" w:line="360" w:lineRule="auto"/>
        <w:jc w:val="both"/>
        <w:rPr>
          <w:rFonts w:ascii="Arial" w:hAnsi="Arial" w:cs="Arial"/>
          <w:b/>
          <w:bCs/>
          <w:color w:val="000000"/>
        </w:rPr>
      </w:pPr>
      <w:r w:rsidRPr="00FD39DC">
        <w:rPr>
          <w:rFonts w:ascii="Arial" w:hAnsi="Arial" w:cs="Arial"/>
          <w:b/>
          <w:bCs/>
          <w:color w:val="000000"/>
        </w:rPr>
        <w:t>Condición Jurídica de Parcelas que conduce la Unidad Familiar.</w:t>
      </w:r>
    </w:p>
    <w:p w14:paraId="0DCD5944" w14:textId="77777777" w:rsidR="00200DF5" w:rsidRDefault="00200DF5" w:rsidP="00200DF5">
      <w:pPr>
        <w:autoSpaceDE w:val="0"/>
        <w:autoSpaceDN w:val="0"/>
        <w:adjustRightInd w:val="0"/>
        <w:spacing w:after="0" w:line="360" w:lineRule="auto"/>
        <w:jc w:val="both"/>
        <w:rPr>
          <w:rFonts w:ascii="Arial" w:hAnsi="Arial" w:cs="Arial"/>
          <w:bCs/>
          <w:color w:val="000000"/>
        </w:rPr>
      </w:pPr>
      <w:r w:rsidRPr="00FD39DC">
        <w:rPr>
          <w:rFonts w:ascii="Arial" w:hAnsi="Arial" w:cs="Arial"/>
          <w:bCs/>
          <w:color w:val="000000"/>
        </w:rPr>
        <w:t xml:space="preserve">A </w:t>
      </w:r>
      <w:r w:rsidR="001A5AF1" w:rsidRPr="00FD39DC">
        <w:rPr>
          <w:rFonts w:ascii="Arial" w:hAnsi="Arial" w:cs="Arial"/>
          <w:bCs/>
          <w:color w:val="000000"/>
        </w:rPr>
        <w:t>continuación,</w:t>
      </w:r>
      <w:r w:rsidRPr="00FD39DC">
        <w:rPr>
          <w:rFonts w:ascii="Arial" w:hAnsi="Arial" w:cs="Arial"/>
          <w:bCs/>
          <w:color w:val="000000"/>
        </w:rPr>
        <w:t xml:space="preserve"> se muestra que, siendo Huacrapuquio un distrito cuya economía principal es la agricultura,</w:t>
      </w:r>
      <w:r w:rsidR="00E23ADE">
        <w:rPr>
          <w:rFonts w:ascii="Arial" w:hAnsi="Arial" w:cs="Arial"/>
          <w:bCs/>
          <w:color w:val="000000"/>
        </w:rPr>
        <w:t xml:space="preserve"> conocer</w:t>
      </w:r>
      <w:r w:rsidRPr="00FD39DC">
        <w:rPr>
          <w:rFonts w:ascii="Arial" w:hAnsi="Arial" w:cs="Arial"/>
          <w:bCs/>
          <w:color w:val="000000"/>
        </w:rPr>
        <w:t xml:space="preserve"> la tenencia y conducción de las parcelas agrícolas es muy importante para la comprensión</w:t>
      </w:r>
      <w:r w:rsidR="00E23ADE">
        <w:rPr>
          <w:rFonts w:ascii="Arial" w:hAnsi="Arial" w:cs="Arial"/>
          <w:bCs/>
          <w:color w:val="000000"/>
        </w:rPr>
        <w:t xml:space="preserve"> de su economía y desarrollo,</w:t>
      </w:r>
      <w:r w:rsidRPr="00FD39DC">
        <w:rPr>
          <w:rFonts w:ascii="Arial" w:hAnsi="Arial" w:cs="Arial"/>
          <w:bCs/>
          <w:color w:val="000000"/>
        </w:rPr>
        <w:t xml:space="preserve"> </w:t>
      </w:r>
      <w:r w:rsidR="003D6663" w:rsidRPr="00FD39DC">
        <w:rPr>
          <w:rFonts w:ascii="Arial" w:hAnsi="Arial" w:cs="Arial"/>
          <w:bCs/>
          <w:color w:val="000000"/>
        </w:rPr>
        <w:t>apreciá</w:t>
      </w:r>
      <w:r w:rsidR="003D6663">
        <w:rPr>
          <w:rFonts w:ascii="Arial" w:hAnsi="Arial" w:cs="Arial"/>
          <w:bCs/>
          <w:color w:val="000000"/>
        </w:rPr>
        <w:t>ndose</w:t>
      </w:r>
      <w:r w:rsidRPr="00FD39DC">
        <w:rPr>
          <w:rFonts w:ascii="Arial" w:hAnsi="Arial" w:cs="Arial"/>
          <w:bCs/>
          <w:color w:val="000000"/>
        </w:rPr>
        <w:t xml:space="preserve"> que las unidades familiares conducen mayormente entre 2 a 5 parcelas, son 1,129 personas naturales. </w:t>
      </w:r>
    </w:p>
    <w:p w14:paraId="19E64E63" w14:textId="6084605A" w:rsidR="00200DF5" w:rsidRPr="00FD39DC" w:rsidRDefault="00134E90" w:rsidP="00200DF5">
      <w:pPr>
        <w:autoSpaceDE w:val="0"/>
        <w:autoSpaceDN w:val="0"/>
        <w:adjustRightInd w:val="0"/>
        <w:spacing w:after="0" w:line="240" w:lineRule="auto"/>
        <w:jc w:val="center"/>
        <w:rPr>
          <w:rFonts w:ascii="Arial" w:hAnsi="Arial" w:cs="Arial"/>
          <w:b/>
          <w:bCs/>
          <w:color w:val="000000"/>
          <w:sz w:val="20"/>
          <w:szCs w:val="20"/>
        </w:rPr>
      </w:pPr>
      <w:r>
        <w:rPr>
          <w:rFonts w:ascii="Arial" w:hAnsi="Arial" w:cs="Arial"/>
          <w:b/>
          <w:bCs/>
          <w:color w:val="000000"/>
          <w:sz w:val="20"/>
          <w:szCs w:val="20"/>
        </w:rPr>
        <w:t>CUADRO N° 10</w:t>
      </w:r>
    </w:p>
    <w:p w14:paraId="3359E6C9" w14:textId="77777777" w:rsidR="00200DF5" w:rsidRPr="00FD39DC" w:rsidRDefault="00200DF5" w:rsidP="00200DF5">
      <w:pPr>
        <w:autoSpaceDE w:val="0"/>
        <w:autoSpaceDN w:val="0"/>
        <w:adjustRightInd w:val="0"/>
        <w:spacing w:after="0" w:line="240" w:lineRule="auto"/>
        <w:jc w:val="center"/>
        <w:rPr>
          <w:rFonts w:ascii="Arial" w:hAnsi="Arial" w:cs="Arial"/>
          <w:b/>
          <w:bCs/>
          <w:color w:val="000000"/>
          <w:sz w:val="20"/>
          <w:szCs w:val="20"/>
        </w:rPr>
      </w:pPr>
      <w:r w:rsidRPr="00FD39DC">
        <w:rPr>
          <w:rFonts w:ascii="Arial" w:hAnsi="Arial" w:cs="Arial"/>
          <w:b/>
          <w:bCs/>
          <w:color w:val="000000"/>
          <w:sz w:val="20"/>
          <w:szCs w:val="20"/>
        </w:rPr>
        <w:t>Condición Jurídica de Parcela que conduce la</w:t>
      </w:r>
    </w:p>
    <w:p w14:paraId="1AF7770D" w14:textId="77777777" w:rsidR="00200DF5" w:rsidRPr="00FD39DC" w:rsidRDefault="00200DF5" w:rsidP="00200DF5">
      <w:pPr>
        <w:autoSpaceDE w:val="0"/>
        <w:autoSpaceDN w:val="0"/>
        <w:adjustRightInd w:val="0"/>
        <w:spacing w:after="0" w:line="240" w:lineRule="auto"/>
        <w:jc w:val="center"/>
        <w:rPr>
          <w:rFonts w:ascii="Arial" w:hAnsi="Arial" w:cs="Arial"/>
          <w:b/>
          <w:bCs/>
          <w:color w:val="000000"/>
          <w:sz w:val="20"/>
          <w:szCs w:val="20"/>
        </w:rPr>
      </w:pPr>
      <w:r w:rsidRPr="00FD39DC">
        <w:rPr>
          <w:rFonts w:ascii="Arial" w:hAnsi="Arial" w:cs="Arial"/>
          <w:b/>
          <w:bCs/>
          <w:color w:val="000000"/>
          <w:sz w:val="20"/>
          <w:szCs w:val="20"/>
        </w:rPr>
        <w:t xml:space="preserve">Unidad </w:t>
      </w:r>
      <w:r w:rsidR="00E23ADE" w:rsidRPr="00FD39DC">
        <w:rPr>
          <w:rFonts w:ascii="Arial" w:hAnsi="Arial" w:cs="Arial"/>
          <w:b/>
          <w:bCs/>
          <w:color w:val="000000"/>
          <w:sz w:val="20"/>
          <w:szCs w:val="20"/>
        </w:rPr>
        <w:t>Familiar -</w:t>
      </w:r>
      <w:r w:rsidRPr="00FD39DC">
        <w:rPr>
          <w:rFonts w:ascii="Arial" w:hAnsi="Arial" w:cs="Arial"/>
          <w:b/>
          <w:bCs/>
          <w:color w:val="000000"/>
          <w:sz w:val="20"/>
          <w:szCs w:val="20"/>
        </w:rPr>
        <w:t xml:space="preserve"> Huacrapuquio</w:t>
      </w:r>
    </w:p>
    <w:p w14:paraId="229EF2E2" w14:textId="77777777" w:rsidR="00200DF5" w:rsidRPr="00FD39DC" w:rsidRDefault="00200DF5" w:rsidP="00200DF5">
      <w:pPr>
        <w:autoSpaceDE w:val="0"/>
        <w:autoSpaceDN w:val="0"/>
        <w:adjustRightInd w:val="0"/>
        <w:spacing w:after="0" w:line="240" w:lineRule="auto"/>
        <w:jc w:val="both"/>
        <w:rPr>
          <w:rFonts w:ascii="Arial" w:hAnsi="Arial" w:cs="Arial"/>
          <w:b/>
          <w:bCs/>
          <w:color w:val="000000"/>
          <w:sz w:val="20"/>
          <w:szCs w:val="20"/>
        </w:rPr>
      </w:pPr>
    </w:p>
    <w:tbl>
      <w:tblPr>
        <w:tblW w:w="0" w:type="auto"/>
        <w:jc w:val="center"/>
        <w:tblCellSpacing w:w="0" w:type="dxa"/>
        <w:tblBorders>
          <w:top w:val="outset" w:sz="6" w:space="0" w:color="CCCCCC"/>
          <w:left w:val="outset" w:sz="6" w:space="0" w:color="CCCCCC"/>
          <w:bottom w:val="outset" w:sz="6" w:space="0" w:color="CCCCCC"/>
          <w:right w:val="outset" w:sz="6" w:space="0" w:color="CCCCCC"/>
        </w:tblBorders>
        <w:shd w:val="clear" w:color="auto" w:fill="FFFFFF"/>
        <w:tblCellMar>
          <w:top w:w="30" w:type="dxa"/>
          <w:left w:w="30" w:type="dxa"/>
          <w:bottom w:w="30" w:type="dxa"/>
          <w:right w:w="30" w:type="dxa"/>
        </w:tblCellMar>
        <w:tblLook w:val="04A0" w:firstRow="1" w:lastRow="0" w:firstColumn="1" w:lastColumn="0" w:noHBand="0" w:noVBand="1"/>
      </w:tblPr>
      <w:tblGrid>
        <w:gridCol w:w="1977"/>
        <w:gridCol w:w="1276"/>
        <w:gridCol w:w="992"/>
        <w:gridCol w:w="902"/>
        <w:gridCol w:w="1134"/>
        <w:gridCol w:w="993"/>
        <w:gridCol w:w="992"/>
      </w:tblGrid>
      <w:tr w:rsidR="00200DF5" w:rsidRPr="00FD39DC" w14:paraId="74CC396A" w14:textId="77777777" w:rsidTr="00015CC4">
        <w:trPr>
          <w:tblCellSpacing w:w="0" w:type="dxa"/>
          <w:jc w:val="center"/>
        </w:trPr>
        <w:tc>
          <w:tcPr>
            <w:tcW w:w="1977"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6D894AE" w14:textId="77777777" w:rsidR="00200DF5" w:rsidRPr="00FD39DC" w:rsidRDefault="00200DF5" w:rsidP="00015CC4">
            <w:pPr>
              <w:spacing w:after="0" w:line="240" w:lineRule="auto"/>
              <w:jc w:val="both"/>
              <w:rPr>
                <w:rFonts w:ascii="Arial" w:eastAsia="Times New Roman" w:hAnsi="Arial" w:cs="Arial"/>
                <w:sz w:val="20"/>
                <w:szCs w:val="20"/>
              </w:rPr>
            </w:pPr>
            <w:r w:rsidRPr="00FD39DC">
              <w:rPr>
                <w:rFonts w:ascii="Arial" w:eastAsia="Times New Roman" w:hAnsi="Arial" w:cs="Arial"/>
                <w:b/>
                <w:bCs/>
                <w:color w:val="000000"/>
                <w:sz w:val="20"/>
                <w:szCs w:val="20"/>
              </w:rPr>
              <w:t>Condición jurídica</w:t>
            </w:r>
          </w:p>
        </w:tc>
        <w:tc>
          <w:tcPr>
            <w:tcW w:w="5262" w:type="dxa"/>
            <w:gridSpan w:val="5"/>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DCCA31C" w14:textId="77777777" w:rsidR="00200DF5" w:rsidRPr="00FD39DC" w:rsidRDefault="00200DF5" w:rsidP="00015CC4">
            <w:pPr>
              <w:spacing w:after="0" w:line="240" w:lineRule="auto"/>
              <w:jc w:val="center"/>
              <w:rPr>
                <w:rFonts w:ascii="Arial" w:eastAsia="Times New Roman" w:hAnsi="Arial" w:cs="Arial"/>
                <w:sz w:val="20"/>
                <w:szCs w:val="20"/>
                <w:lang w:val="es-ES"/>
              </w:rPr>
            </w:pPr>
            <w:r w:rsidRPr="00FD39DC">
              <w:rPr>
                <w:rFonts w:ascii="Arial" w:eastAsia="Times New Roman" w:hAnsi="Arial" w:cs="Arial"/>
                <w:b/>
                <w:bCs/>
                <w:color w:val="000000"/>
                <w:sz w:val="20"/>
                <w:szCs w:val="20"/>
                <w:lang w:val="es-ES"/>
              </w:rPr>
              <w:t>Grupo de parcelas que conduce</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E9A6973" w14:textId="77777777" w:rsidR="00200DF5" w:rsidRPr="00FD39DC" w:rsidRDefault="00200DF5" w:rsidP="00015CC4">
            <w:pPr>
              <w:spacing w:after="0" w:line="240" w:lineRule="auto"/>
              <w:jc w:val="both"/>
              <w:rPr>
                <w:rFonts w:ascii="Arial" w:eastAsia="Times New Roman" w:hAnsi="Arial" w:cs="Arial"/>
                <w:sz w:val="20"/>
                <w:szCs w:val="20"/>
                <w:lang w:val="es-ES"/>
              </w:rPr>
            </w:pPr>
          </w:p>
        </w:tc>
      </w:tr>
      <w:tr w:rsidR="00200DF5" w:rsidRPr="00FD39DC" w14:paraId="273CF535" w14:textId="77777777" w:rsidTr="00015CC4">
        <w:trPr>
          <w:tblCellSpacing w:w="0" w:type="dxa"/>
          <w:jc w:val="center"/>
        </w:trPr>
        <w:tc>
          <w:tcPr>
            <w:tcW w:w="1977"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9C39323" w14:textId="77777777" w:rsidR="00200DF5" w:rsidRPr="00FD39DC" w:rsidRDefault="00200DF5" w:rsidP="00015CC4">
            <w:pPr>
              <w:spacing w:after="0" w:line="240" w:lineRule="auto"/>
              <w:jc w:val="both"/>
              <w:rPr>
                <w:rFonts w:ascii="Arial" w:eastAsia="Times New Roman" w:hAnsi="Arial" w:cs="Arial"/>
                <w:b/>
                <w:sz w:val="20"/>
                <w:szCs w:val="20"/>
                <w:lang w:val="es-ES"/>
              </w:rPr>
            </w:pPr>
          </w:p>
        </w:tc>
        <w:tc>
          <w:tcPr>
            <w:tcW w:w="1276"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EF09AD4" w14:textId="77777777" w:rsidR="00200DF5" w:rsidRPr="00FD39DC" w:rsidRDefault="00200DF5" w:rsidP="00015CC4">
            <w:pPr>
              <w:spacing w:after="0" w:line="240" w:lineRule="auto"/>
              <w:jc w:val="both"/>
              <w:rPr>
                <w:rFonts w:ascii="Arial" w:eastAsia="Times New Roman" w:hAnsi="Arial" w:cs="Arial"/>
                <w:b/>
                <w:sz w:val="20"/>
                <w:szCs w:val="20"/>
              </w:rPr>
            </w:pPr>
            <w:r w:rsidRPr="00FD39DC">
              <w:rPr>
                <w:rFonts w:ascii="Arial" w:eastAsia="Times New Roman" w:hAnsi="Arial" w:cs="Arial"/>
                <w:b/>
                <w:color w:val="000000"/>
                <w:sz w:val="20"/>
                <w:szCs w:val="20"/>
              </w:rPr>
              <w:t>1 parcela</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F708D2F" w14:textId="77777777" w:rsidR="00200DF5" w:rsidRPr="00FD39DC" w:rsidRDefault="00200DF5" w:rsidP="00015CC4">
            <w:pPr>
              <w:spacing w:after="0" w:line="240" w:lineRule="auto"/>
              <w:jc w:val="both"/>
              <w:rPr>
                <w:rFonts w:ascii="Arial" w:eastAsia="Times New Roman" w:hAnsi="Arial" w:cs="Arial"/>
                <w:b/>
                <w:sz w:val="20"/>
                <w:szCs w:val="20"/>
              </w:rPr>
            </w:pPr>
            <w:r w:rsidRPr="00FD39DC">
              <w:rPr>
                <w:rFonts w:ascii="Arial" w:eastAsia="Times New Roman" w:hAnsi="Arial" w:cs="Arial"/>
                <w:b/>
                <w:color w:val="000000"/>
                <w:sz w:val="20"/>
                <w:szCs w:val="20"/>
              </w:rPr>
              <w:t>2 - 5 parcelas</w:t>
            </w:r>
          </w:p>
        </w:tc>
        <w:tc>
          <w:tcPr>
            <w:tcW w:w="867"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BE51992" w14:textId="77777777" w:rsidR="00200DF5" w:rsidRPr="00FD39DC" w:rsidRDefault="00200DF5" w:rsidP="00015CC4">
            <w:pPr>
              <w:spacing w:after="0" w:line="240" w:lineRule="auto"/>
              <w:jc w:val="both"/>
              <w:rPr>
                <w:rFonts w:ascii="Arial" w:eastAsia="Times New Roman" w:hAnsi="Arial" w:cs="Arial"/>
                <w:b/>
                <w:sz w:val="20"/>
                <w:szCs w:val="20"/>
              </w:rPr>
            </w:pPr>
            <w:r w:rsidRPr="00FD39DC">
              <w:rPr>
                <w:rFonts w:ascii="Arial" w:eastAsia="Times New Roman" w:hAnsi="Arial" w:cs="Arial"/>
                <w:b/>
                <w:color w:val="000000"/>
                <w:sz w:val="20"/>
                <w:szCs w:val="20"/>
              </w:rPr>
              <w:t>6 - 10 parcelas</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F12B32E" w14:textId="77777777" w:rsidR="00200DF5" w:rsidRPr="00FD39DC" w:rsidRDefault="00200DF5" w:rsidP="00015CC4">
            <w:pPr>
              <w:spacing w:after="0" w:line="240" w:lineRule="auto"/>
              <w:jc w:val="both"/>
              <w:rPr>
                <w:rFonts w:ascii="Arial" w:eastAsia="Times New Roman" w:hAnsi="Arial" w:cs="Arial"/>
                <w:b/>
                <w:sz w:val="20"/>
                <w:szCs w:val="20"/>
              </w:rPr>
            </w:pPr>
            <w:r w:rsidRPr="00FD39DC">
              <w:rPr>
                <w:rFonts w:ascii="Arial" w:eastAsia="Times New Roman" w:hAnsi="Arial" w:cs="Arial"/>
                <w:b/>
                <w:color w:val="000000"/>
                <w:sz w:val="20"/>
                <w:szCs w:val="20"/>
              </w:rPr>
              <w:t>11 - 20 parcelas</w:t>
            </w:r>
          </w:p>
        </w:tc>
        <w:tc>
          <w:tcPr>
            <w:tcW w:w="993"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B70CDF1" w14:textId="77777777" w:rsidR="00200DF5" w:rsidRPr="00FD39DC" w:rsidRDefault="00200DF5" w:rsidP="00015CC4">
            <w:pPr>
              <w:spacing w:after="0" w:line="240" w:lineRule="auto"/>
              <w:jc w:val="both"/>
              <w:rPr>
                <w:rFonts w:ascii="Arial" w:eastAsia="Times New Roman" w:hAnsi="Arial" w:cs="Arial"/>
                <w:b/>
                <w:sz w:val="20"/>
                <w:szCs w:val="20"/>
              </w:rPr>
            </w:pPr>
            <w:r w:rsidRPr="00FD39DC">
              <w:rPr>
                <w:rFonts w:ascii="Arial" w:eastAsia="Times New Roman" w:hAnsi="Arial" w:cs="Arial"/>
                <w:b/>
                <w:color w:val="000000"/>
                <w:sz w:val="20"/>
                <w:szCs w:val="20"/>
              </w:rPr>
              <w:t>21 - 99 parcelas</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199757B" w14:textId="77777777" w:rsidR="00200DF5" w:rsidRPr="00FD39DC" w:rsidRDefault="00200DF5" w:rsidP="00015CC4">
            <w:pPr>
              <w:spacing w:after="0" w:line="240" w:lineRule="auto"/>
              <w:jc w:val="both"/>
              <w:rPr>
                <w:rFonts w:ascii="Arial" w:eastAsia="Times New Roman" w:hAnsi="Arial" w:cs="Arial"/>
                <w:b/>
                <w:sz w:val="20"/>
                <w:szCs w:val="20"/>
              </w:rPr>
            </w:pPr>
            <w:r w:rsidRPr="00FD39DC">
              <w:rPr>
                <w:rFonts w:ascii="Arial" w:eastAsia="Times New Roman" w:hAnsi="Arial" w:cs="Arial"/>
                <w:b/>
                <w:bCs/>
                <w:color w:val="000000"/>
                <w:sz w:val="20"/>
                <w:szCs w:val="20"/>
              </w:rPr>
              <w:t>Total</w:t>
            </w:r>
          </w:p>
        </w:tc>
      </w:tr>
      <w:tr w:rsidR="00200DF5" w:rsidRPr="00FD39DC" w14:paraId="40933FAE" w14:textId="77777777" w:rsidTr="00015CC4">
        <w:trPr>
          <w:tblCellSpacing w:w="0" w:type="dxa"/>
          <w:jc w:val="center"/>
        </w:trPr>
        <w:tc>
          <w:tcPr>
            <w:tcW w:w="1977"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897C01A" w14:textId="77777777" w:rsidR="00200DF5" w:rsidRPr="00FD39DC" w:rsidRDefault="00200DF5" w:rsidP="00015CC4">
            <w:pPr>
              <w:spacing w:after="0" w:line="240" w:lineRule="auto"/>
              <w:jc w:val="both"/>
              <w:rPr>
                <w:rFonts w:ascii="Arial" w:eastAsia="Times New Roman" w:hAnsi="Arial" w:cs="Arial"/>
                <w:sz w:val="20"/>
                <w:szCs w:val="20"/>
              </w:rPr>
            </w:pPr>
            <w:r w:rsidRPr="00FD39DC">
              <w:rPr>
                <w:rFonts w:ascii="Arial" w:eastAsia="Times New Roman" w:hAnsi="Arial" w:cs="Arial"/>
                <w:color w:val="000000"/>
                <w:sz w:val="20"/>
                <w:szCs w:val="20"/>
              </w:rPr>
              <w:t>Persona natural</w:t>
            </w:r>
          </w:p>
        </w:tc>
        <w:tc>
          <w:tcPr>
            <w:tcW w:w="1276"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0B19B16" w14:textId="77777777" w:rsidR="00200DF5" w:rsidRPr="00FD39DC" w:rsidRDefault="00200DF5" w:rsidP="00015CC4">
            <w:pPr>
              <w:spacing w:after="0" w:line="240" w:lineRule="auto"/>
              <w:jc w:val="both"/>
              <w:rPr>
                <w:rFonts w:ascii="Arial" w:eastAsia="Times New Roman" w:hAnsi="Arial" w:cs="Arial"/>
                <w:sz w:val="20"/>
                <w:szCs w:val="20"/>
              </w:rPr>
            </w:pPr>
            <w:r w:rsidRPr="00FD39DC">
              <w:rPr>
                <w:rFonts w:ascii="Arial" w:eastAsia="Times New Roman" w:hAnsi="Arial" w:cs="Arial"/>
                <w:color w:val="000000"/>
                <w:sz w:val="20"/>
                <w:szCs w:val="20"/>
              </w:rPr>
              <w:t>6.44</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8975536" w14:textId="77777777" w:rsidR="00200DF5" w:rsidRPr="00FD39DC" w:rsidRDefault="00200DF5" w:rsidP="00015CC4">
            <w:pPr>
              <w:spacing w:after="0" w:line="240" w:lineRule="auto"/>
              <w:jc w:val="both"/>
              <w:rPr>
                <w:rFonts w:ascii="Arial" w:eastAsia="Times New Roman" w:hAnsi="Arial" w:cs="Arial"/>
                <w:sz w:val="20"/>
                <w:szCs w:val="20"/>
              </w:rPr>
            </w:pPr>
            <w:r w:rsidRPr="00FD39DC">
              <w:rPr>
                <w:rFonts w:ascii="Arial" w:eastAsia="Times New Roman" w:hAnsi="Arial" w:cs="Arial"/>
                <w:color w:val="000000"/>
                <w:sz w:val="20"/>
                <w:szCs w:val="20"/>
              </w:rPr>
              <w:t>1,129.56</w:t>
            </w:r>
          </w:p>
        </w:tc>
        <w:tc>
          <w:tcPr>
            <w:tcW w:w="867"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0ACD7A0" w14:textId="77777777" w:rsidR="00200DF5" w:rsidRPr="00FD39DC" w:rsidRDefault="00200DF5" w:rsidP="00015CC4">
            <w:pPr>
              <w:spacing w:after="0" w:line="240" w:lineRule="auto"/>
              <w:jc w:val="both"/>
              <w:rPr>
                <w:rFonts w:ascii="Arial" w:eastAsia="Times New Roman" w:hAnsi="Arial" w:cs="Arial"/>
                <w:sz w:val="20"/>
                <w:szCs w:val="20"/>
              </w:rPr>
            </w:pPr>
            <w:r w:rsidRPr="00FD39DC">
              <w:rPr>
                <w:rFonts w:ascii="Arial" w:eastAsia="Times New Roman" w:hAnsi="Arial" w:cs="Arial"/>
                <w:color w:val="000000"/>
                <w:sz w:val="20"/>
                <w:szCs w:val="20"/>
              </w:rPr>
              <w:t>83.97</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1D8FB41" w14:textId="77777777" w:rsidR="00200DF5" w:rsidRPr="00FD39DC" w:rsidRDefault="00200DF5" w:rsidP="00015CC4">
            <w:pPr>
              <w:spacing w:after="0" w:line="240" w:lineRule="auto"/>
              <w:jc w:val="both"/>
              <w:rPr>
                <w:rFonts w:ascii="Arial" w:eastAsia="Times New Roman" w:hAnsi="Arial" w:cs="Arial"/>
                <w:sz w:val="20"/>
                <w:szCs w:val="20"/>
              </w:rPr>
            </w:pPr>
            <w:r w:rsidRPr="00FD39DC">
              <w:rPr>
                <w:rFonts w:ascii="Arial" w:eastAsia="Times New Roman" w:hAnsi="Arial" w:cs="Arial"/>
                <w:color w:val="000000"/>
                <w:sz w:val="20"/>
                <w:szCs w:val="20"/>
              </w:rPr>
              <w:t>101.30</w:t>
            </w:r>
          </w:p>
        </w:tc>
        <w:tc>
          <w:tcPr>
            <w:tcW w:w="993"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C2BB632" w14:textId="77777777" w:rsidR="00200DF5" w:rsidRPr="00FD39DC" w:rsidRDefault="00200DF5" w:rsidP="00015CC4">
            <w:pPr>
              <w:spacing w:after="0" w:line="240" w:lineRule="auto"/>
              <w:jc w:val="both"/>
              <w:rPr>
                <w:rFonts w:ascii="Arial" w:eastAsia="Times New Roman" w:hAnsi="Arial" w:cs="Arial"/>
                <w:sz w:val="20"/>
                <w:szCs w:val="20"/>
              </w:rPr>
            </w:pPr>
            <w:r w:rsidRPr="00FD39DC">
              <w:rPr>
                <w:rFonts w:ascii="Arial" w:eastAsia="Times New Roman" w:hAnsi="Arial" w:cs="Arial"/>
                <w:color w:val="000000"/>
                <w:sz w:val="20"/>
                <w:szCs w:val="20"/>
              </w:rPr>
              <w:t>22.89</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3F95DE0" w14:textId="77777777" w:rsidR="00200DF5" w:rsidRPr="00FD39DC" w:rsidRDefault="00200DF5" w:rsidP="00015CC4">
            <w:pPr>
              <w:spacing w:after="0" w:line="240" w:lineRule="auto"/>
              <w:jc w:val="both"/>
              <w:rPr>
                <w:rFonts w:ascii="Arial" w:eastAsia="Times New Roman" w:hAnsi="Arial" w:cs="Arial"/>
                <w:sz w:val="20"/>
                <w:szCs w:val="20"/>
              </w:rPr>
            </w:pPr>
            <w:r w:rsidRPr="00FD39DC">
              <w:rPr>
                <w:rFonts w:ascii="Arial" w:eastAsia="Times New Roman" w:hAnsi="Arial" w:cs="Arial"/>
                <w:color w:val="000000"/>
                <w:sz w:val="20"/>
                <w:szCs w:val="20"/>
              </w:rPr>
              <w:t>1,344.16</w:t>
            </w:r>
          </w:p>
        </w:tc>
      </w:tr>
      <w:tr w:rsidR="00200DF5" w:rsidRPr="00FD39DC" w14:paraId="2F1DDFE5" w14:textId="77777777" w:rsidTr="00015CC4">
        <w:trPr>
          <w:tblCellSpacing w:w="0" w:type="dxa"/>
          <w:jc w:val="center"/>
        </w:trPr>
        <w:tc>
          <w:tcPr>
            <w:tcW w:w="1977"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BFEBFDD" w14:textId="77777777" w:rsidR="00200DF5" w:rsidRPr="00FD39DC" w:rsidRDefault="00200DF5" w:rsidP="00015CC4">
            <w:pPr>
              <w:spacing w:after="0" w:line="240" w:lineRule="auto"/>
              <w:jc w:val="both"/>
              <w:rPr>
                <w:rFonts w:ascii="Arial" w:eastAsia="Times New Roman" w:hAnsi="Arial" w:cs="Arial"/>
                <w:sz w:val="20"/>
                <w:szCs w:val="20"/>
              </w:rPr>
            </w:pPr>
            <w:r w:rsidRPr="00FD39DC">
              <w:rPr>
                <w:rFonts w:ascii="Arial" w:eastAsia="Times New Roman" w:hAnsi="Arial" w:cs="Arial"/>
                <w:color w:val="000000"/>
                <w:sz w:val="20"/>
                <w:szCs w:val="20"/>
              </w:rPr>
              <w:t>Comunidad campesina</w:t>
            </w:r>
          </w:p>
        </w:tc>
        <w:tc>
          <w:tcPr>
            <w:tcW w:w="1276"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7137055" w14:textId="77777777" w:rsidR="00200DF5" w:rsidRPr="00FD39DC" w:rsidRDefault="00200DF5" w:rsidP="00015CC4">
            <w:pPr>
              <w:spacing w:after="0" w:line="240" w:lineRule="auto"/>
              <w:jc w:val="both"/>
              <w:rPr>
                <w:rFonts w:ascii="Arial" w:eastAsia="Times New Roman" w:hAnsi="Arial" w:cs="Arial"/>
                <w:sz w:val="20"/>
                <w:szCs w:val="20"/>
              </w:rPr>
            </w:pPr>
            <w:r w:rsidRPr="00FD39DC">
              <w:rPr>
                <w:rFonts w:ascii="Arial" w:eastAsia="Times New Roman" w:hAnsi="Arial" w:cs="Arial"/>
                <w:color w:val="000000"/>
                <w:sz w:val="20"/>
                <w:szCs w:val="20"/>
              </w:rPr>
              <w:t>813.00</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FC927D9" w14:textId="77777777" w:rsidR="00200DF5" w:rsidRPr="00FD39DC" w:rsidRDefault="00200DF5" w:rsidP="00015CC4">
            <w:pPr>
              <w:spacing w:after="0" w:line="240" w:lineRule="auto"/>
              <w:jc w:val="both"/>
              <w:rPr>
                <w:rFonts w:ascii="Arial" w:eastAsia="Times New Roman" w:hAnsi="Arial" w:cs="Arial"/>
                <w:sz w:val="20"/>
                <w:szCs w:val="20"/>
              </w:rPr>
            </w:pPr>
            <w:r w:rsidRPr="00FD39DC">
              <w:rPr>
                <w:rFonts w:ascii="Arial" w:eastAsia="Times New Roman" w:hAnsi="Arial" w:cs="Arial"/>
                <w:color w:val="000000"/>
                <w:sz w:val="20"/>
                <w:szCs w:val="20"/>
              </w:rPr>
              <w:t>-</w:t>
            </w:r>
          </w:p>
        </w:tc>
        <w:tc>
          <w:tcPr>
            <w:tcW w:w="867"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30A87CC" w14:textId="77777777" w:rsidR="00200DF5" w:rsidRPr="00FD39DC" w:rsidRDefault="00200DF5" w:rsidP="00015CC4">
            <w:pPr>
              <w:spacing w:after="0" w:line="240" w:lineRule="auto"/>
              <w:jc w:val="both"/>
              <w:rPr>
                <w:rFonts w:ascii="Arial" w:eastAsia="Times New Roman" w:hAnsi="Arial" w:cs="Arial"/>
                <w:sz w:val="20"/>
                <w:szCs w:val="20"/>
              </w:rPr>
            </w:pPr>
            <w:r w:rsidRPr="00FD39DC">
              <w:rPr>
                <w:rFonts w:ascii="Arial" w:eastAsia="Times New Roman" w:hAnsi="Arial" w:cs="Arial"/>
                <w:color w:val="000000"/>
                <w:sz w:val="20"/>
                <w:szCs w:val="20"/>
              </w:rPr>
              <w:t>-</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6088063" w14:textId="77777777" w:rsidR="00200DF5" w:rsidRPr="00FD39DC" w:rsidRDefault="00200DF5" w:rsidP="00015CC4">
            <w:pPr>
              <w:spacing w:after="0" w:line="240" w:lineRule="auto"/>
              <w:jc w:val="both"/>
              <w:rPr>
                <w:rFonts w:ascii="Arial" w:eastAsia="Times New Roman" w:hAnsi="Arial" w:cs="Arial"/>
                <w:sz w:val="20"/>
                <w:szCs w:val="20"/>
              </w:rPr>
            </w:pPr>
            <w:r w:rsidRPr="00FD39DC">
              <w:rPr>
                <w:rFonts w:ascii="Arial" w:eastAsia="Times New Roman" w:hAnsi="Arial" w:cs="Arial"/>
                <w:color w:val="000000"/>
                <w:sz w:val="20"/>
                <w:szCs w:val="20"/>
              </w:rPr>
              <w:t>-</w:t>
            </w:r>
          </w:p>
        </w:tc>
        <w:tc>
          <w:tcPr>
            <w:tcW w:w="993"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F3249A8" w14:textId="77777777" w:rsidR="00200DF5" w:rsidRPr="00FD39DC" w:rsidRDefault="00200DF5" w:rsidP="00015CC4">
            <w:pPr>
              <w:spacing w:after="0" w:line="240" w:lineRule="auto"/>
              <w:jc w:val="both"/>
              <w:rPr>
                <w:rFonts w:ascii="Arial" w:eastAsia="Times New Roman" w:hAnsi="Arial" w:cs="Arial"/>
                <w:sz w:val="20"/>
                <w:szCs w:val="20"/>
              </w:rPr>
            </w:pPr>
            <w:r w:rsidRPr="00FD39DC">
              <w:rPr>
                <w:rFonts w:ascii="Arial" w:eastAsia="Times New Roman" w:hAnsi="Arial" w:cs="Arial"/>
                <w:color w:val="000000"/>
                <w:sz w:val="20"/>
                <w:szCs w:val="20"/>
              </w:rPr>
              <w:t>-</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74076E3" w14:textId="77777777" w:rsidR="00200DF5" w:rsidRPr="00FD39DC" w:rsidRDefault="00200DF5" w:rsidP="00015CC4">
            <w:pPr>
              <w:spacing w:after="0" w:line="240" w:lineRule="auto"/>
              <w:jc w:val="both"/>
              <w:rPr>
                <w:rFonts w:ascii="Arial" w:eastAsia="Times New Roman" w:hAnsi="Arial" w:cs="Arial"/>
                <w:sz w:val="20"/>
                <w:szCs w:val="20"/>
              </w:rPr>
            </w:pPr>
            <w:r w:rsidRPr="00FD39DC">
              <w:rPr>
                <w:rFonts w:ascii="Arial" w:eastAsia="Times New Roman" w:hAnsi="Arial" w:cs="Arial"/>
                <w:color w:val="000000"/>
                <w:sz w:val="20"/>
                <w:szCs w:val="20"/>
              </w:rPr>
              <w:t>813.00</w:t>
            </w:r>
          </w:p>
        </w:tc>
      </w:tr>
      <w:tr w:rsidR="00200DF5" w:rsidRPr="00FD39DC" w14:paraId="4ABAC398" w14:textId="77777777" w:rsidTr="00015CC4">
        <w:trPr>
          <w:tblCellSpacing w:w="0" w:type="dxa"/>
          <w:jc w:val="center"/>
        </w:trPr>
        <w:tc>
          <w:tcPr>
            <w:tcW w:w="1977"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28233094" w14:textId="77777777" w:rsidR="00200DF5" w:rsidRPr="00FD39DC" w:rsidRDefault="00200DF5" w:rsidP="00015CC4">
            <w:pPr>
              <w:spacing w:after="0" w:line="240" w:lineRule="auto"/>
              <w:jc w:val="both"/>
              <w:rPr>
                <w:rFonts w:ascii="Arial" w:eastAsia="Times New Roman" w:hAnsi="Arial" w:cs="Arial"/>
                <w:b/>
                <w:color w:val="000000"/>
                <w:sz w:val="20"/>
                <w:szCs w:val="20"/>
              </w:rPr>
            </w:pPr>
            <w:r w:rsidRPr="00FD39DC">
              <w:rPr>
                <w:rFonts w:ascii="Arial" w:eastAsia="Times New Roman" w:hAnsi="Arial" w:cs="Arial"/>
                <w:b/>
                <w:color w:val="000000"/>
                <w:sz w:val="20"/>
                <w:szCs w:val="20"/>
              </w:rPr>
              <w:t>TOTAL</w:t>
            </w:r>
          </w:p>
        </w:tc>
        <w:tc>
          <w:tcPr>
            <w:tcW w:w="1276"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690B762E" w14:textId="77777777" w:rsidR="00200DF5" w:rsidRPr="00FD39DC" w:rsidRDefault="00200DF5" w:rsidP="00015CC4">
            <w:pPr>
              <w:spacing w:after="0" w:line="240" w:lineRule="auto"/>
              <w:jc w:val="both"/>
              <w:rPr>
                <w:rFonts w:ascii="Arial" w:eastAsia="Times New Roman" w:hAnsi="Arial" w:cs="Arial"/>
                <w:b/>
                <w:color w:val="000000"/>
                <w:sz w:val="20"/>
                <w:szCs w:val="20"/>
              </w:rPr>
            </w:pPr>
            <w:r w:rsidRPr="00FD39DC">
              <w:rPr>
                <w:rFonts w:ascii="Arial" w:eastAsia="Times New Roman" w:hAnsi="Arial" w:cs="Arial"/>
                <w:b/>
                <w:color w:val="000000"/>
                <w:sz w:val="20"/>
                <w:szCs w:val="20"/>
              </w:rPr>
              <w:t>819.14</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77C1A96F" w14:textId="77777777" w:rsidR="00200DF5" w:rsidRPr="00FD39DC" w:rsidRDefault="00200DF5" w:rsidP="00015CC4">
            <w:pPr>
              <w:spacing w:after="0" w:line="240" w:lineRule="auto"/>
              <w:jc w:val="both"/>
              <w:rPr>
                <w:rFonts w:ascii="Arial" w:eastAsia="Times New Roman" w:hAnsi="Arial" w:cs="Arial"/>
                <w:b/>
                <w:color w:val="000000"/>
                <w:sz w:val="20"/>
                <w:szCs w:val="20"/>
              </w:rPr>
            </w:pPr>
            <w:r w:rsidRPr="00FD39DC">
              <w:rPr>
                <w:rFonts w:ascii="Arial" w:eastAsia="Times New Roman" w:hAnsi="Arial" w:cs="Arial"/>
                <w:b/>
                <w:color w:val="000000"/>
                <w:sz w:val="20"/>
                <w:szCs w:val="20"/>
              </w:rPr>
              <w:t>1,129</w:t>
            </w:r>
          </w:p>
        </w:tc>
        <w:tc>
          <w:tcPr>
            <w:tcW w:w="867"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5B8E08A6" w14:textId="77777777" w:rsidR="00200DF5" w:rsidRPr="00FD39DC" w:rsidRDefault="00200DF5" w:rsidP="00015CC4">
            <w:pPr>
              <w:spacing w:after="0" w:line="240" w:lineRule="auto"/>
              <w:jc w:val="both"/>
              <w:rPr>
                <w:rFonts w:ascii="Arial" w:eastAsia="Times New Roman" w:hAnsi="Arial" w:cs="Arial"/>
                <w:b/>
                <w:color w:val="000000"/>
                <w:sz w:val="20"/>
                <w:szCs w:val="20"/>
              </w:rPr>
            </w:pPr>
            <w:r w:rsidRPr="00FD39DC">
              <w:rPr>
                <w:rFonts w:ascii="Arial" w:eastAsia="Times New Roman" w:hAnsi="Arial" w:cs="Arial"/>
                <w:b/>
                <w:color w:val="000000"/>
                <w:sz w:val="20"/>
                <w:szCs w:val="20"/>
              </w:rPr>
              <w:t>83.97</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72EEB5EC" w14:textId="77777777" w:rsidR="00200DF5" w:rsidRPr="00FD39DC" w:rsidRDefault="00200DF5" w:rsidP="00015CC4">
            <w:pPr>
              <w:spacing w:after="0" w:line="240" w:lineRule="auto"/>
              <w:jc w:val="both"/>
              <w:rPr>
                <w:rFonts w:ascii="Arial" w:eastAsia="Times New Roman" w:hAnsi="Arial" w:cs="Arial"/>
                <w:b/>
                <w:color w:val="000000"/>
                <w:sz w:val="20"/>
                <w:szCs w:val="20"/>
              </w:rPr>
            </w:pPr>
            <w:r w:rsidRPr="00FD39DC">
              <w:rPr>
                <w:rFonts w:ascii="Arial" w:eastAsia="Times New Roman" w:hAnsi="Arial" w:cs="Arial"/>
                <w:b/>
                <w:color w:val="000000"/>
                <w:sz w:val="20"/>
                <w:szCs w:val="20"/>
              </w:rPr>
              <w:t>101.30</w:t>
            </w:r>
          </w:p>
        </w:tc>
        <w:tc>
          <w:tcPr>
            <w:tcW w:w="993"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4AC614F9" w14:textId="77777777" w:rsidR="00200DF5" w:rsidRPr="00FD39DC" w:rsidRDefault="00200DF5" w:rsidP="00015CC4">
            <w:pPr>
              <w:spacing w:after="0" w:line="240" w:lineRule="auto"/>
              <w:jc w:val="both"/>
              <w:rPr>
                <w:rFonts w:ascii="Arial" w:eastAsia="Times New Roman" w:hAnsi="Arial" w:cs="Arial"/>
                <w:b/>
                <w:color w:val="000000"/>
                <w:sz w:val="20"/>
                <w:szCs w:val="20"/>
              </w:rPr>
            </w:pPr>
            <w:r w:rsidRPr="00FD39DC">
              <w:rPr>
                <w:rFonts w:ascii="Arial" w:eastAsia="Times New Roman" w:hAnsi="Arial" w:cs="Arial"/>
                <w:b/>
                <w:color w:val="000000"/>
                <w:sz w:val="20"/>
                <w:szCs w:val="20"/>
              </w:rPr>
              <w:t>22.89</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2C1F6036" w14:textId="77777777" w:rsidR="00200DF5" w:rsidRPr="00FD39DC" w:rsidRDefault="00200DF5" w:rsidP="00015CC4">
            <w:pPr>
              <w:spacing w:after="0" w:line="240" w:lineRule="auto"/>
              <w:jc w:val="both"/>
              <w:rPr>
                <w:rFonts w:ascii="Arial" w:eastAsia="Times New Roman" w:hAnsi="Arial" w:cs="Arial"/>
                <w:b/>
                <w:color w:val="000000"/>
                <w:sz w:val="20"/>
                <w:szCs w:val="20"/>
              </w:rPr>
            </w:pPr>
            <w:r w:rsidRPr="00FD39DC">
              <w:rPr>
                <w:rFonts w:ascii="Arial" w:eastAsia="Times New Roman" w:hAnsi="Arial" w:cs="Arial"/>
                <w:b/>
                <w:color w:val="000000"/>
                <w:sz w:val="20"/>
                <w:szCs w:val="20"/>
              </w:rPr>
              <w:t>2,157</w:t>
            </w:r>
          </w:p>
        </w:tc>
      </w:tr>
    </w:tbl>
    <w:p w14:paraId="79EE7F19" w14:textId="77777777" w:rsidR="00200DF5" w:rsidRDefault="00200DF5" w:rsidP="00200DF5">
      <w:pPr>
        <w:autoSpaceDE w:val="0"/>
        <w:autoSpaceDN w:val="0"/>
        <w:adjustRightInd w:val="0"/>
        <w:spacing w:after="0" w:line="240" w:lineRule="auto"/>
        <w:jc w:val="both"/>
        <w:rPr>
          <w:rFonts w:ascii="Arial" w:hAnsi="Arial" w:cs="Arial"/>
          <w:bCs/>
          <w:color w:val="000000"/>
          <w:sz w:val="20"/>
          <w:szCs w:val="20"/>
        </w:rPr>
      </w:pPr>
      <w:r w:rsidRPr="00FD39DC">
        <w:rPr>
          <w:rFonts w:ascii="Arial" w:hAnsi="Arial" w:cs="Arial"/>
          <w:b/>
          <w:bCs/>
          <w:color w:val="000000"/>
          <w:sz w:val="20"/>
          <w:szCs w:val="20"/>
        </w:rPr>
        <w:t xml:space="preserve">         Fuente: INEI – </w:t>
      </w:r>
      <w:r w:rsidRPr="00FD39DC">
        <w:rPr>
          <w:rFonts w:ascii="Arial" w:hAnsi="Arial" w:cs="Arial"/>
          <w:bCs/>
          <w:color w:val="000000"/>
          <w:sz w:val="20"/>
          <w:szCs w:val="20"/>
        </w:rPr>
        <w:t>Censo Agropecuario 2012</w:t>
      </w:r>
    </w:p>
    <w:p w14:paraId="4D8EDCF7" w14:textId="3320EFEE" w:rsidR="00E23ADE" w:rsidRDefault="00E23ADE" w:rsidP="00200DF5">
      <w:pPr>
        <w:autoSpaceDE w:val="0"/>
        <w:autoSpaceDN w:val="0"/>
        <w:adjustRightInd w:val="0"/>
        <w:spacing w:after="0" w:line="240" w:lineRule="auto"/>
        <w:jc w:val="both"/>
        <w:rPr>
          <w:rFonts w:ascii="Arial" w:hAnsi="Arial" w:cs="Arial"/>
          <w:b/>
          <w:bCs/>
          <w:color w:val="000000"/>
          <w:sz w:val="20"/>
          <w:szCs w:val="20"/>
        </w:rPr>
      </w:pPr>
    </w:p>
    <w:p w14:paraId="11A15E46" w14:textId="5FCC0335" w:rsidR="00EB64BF" w:rsidRDefault="00EB64BF" w:rsidP="00200DF5">
      <w:pPr>
        <w:autoSpaceDE w:val="0"/>
        <w:autoSpaceDN w:val="0"/>
        <w:adjustRightInd w:val="0"/>
        <w:spacing w:after="0" w:line="240" w:lineRule="auto"/>
        <w:jc w:val="both"/>
        <w:rPr>
          <w:rFonts w:ascii="Arial" w:hAnsi="Arial" w:cs="Arial"/>
          <w:b/>
          <w:bCs/>
          <w:color w:val="000000"/>
          <w:sz w:val="20"/>
          <w:szCs w:val="20"/>
        </w:rPr>
      </w:pPr>
    </w:p>
    <w:p w14:paraId="30A3F1AE" w14:textId="581031F0" w:rsidR="00EB64BF" w:rsidRDefault="00EB64BF" w:rsidP="00200DF5">
      <w:pPr>
        <w:autoSpaceDE w:val="0"/>
        <w:autoSpaceDN w:val="0"/>
        <w:adjustRightInd w:val="0"/>
        <w:spacing w:after="0" w:line="240" w:lineRule="auto"/>
        <w:jc w:val="both"/>
        <w:rPr>
          <w:rFonts w:ascii="Arial" w:hAnsi="Arial" w:cs="Arial"/>
          <w:b/>
          <w:bCs/>
          <w:color w:val="000000"/>
          <w:sz w:val="20"/>
          <w:szCs w:val="20"/>
        </w:rPr>
      </w:pPr>
    </w:p>
    <w:p w14:paraId="655C83B7" w14:textId="6D5EC590" w:rsidR="00EB64BF" w:rsidRDefault="00EB64BF" w:rsidP="00200DF5">
      <w:pPr>
        <w:autoSpaceDE w:val="0"/>
        <w:autoSpaceDN w:val="0"/>
        <w:adjustRightInd w:val="0"/>
        <w:spacing w:after="0" w:line="240" w:lineRule="auto"/>
        <w:jc w:val="both"/>
        <w:rPr>
          <w:rFonts w:ascii="Arial" w:hAnsi="Arial" w:cs="Arial"/>
          <w:b/>
          <w:bCs/>
          <w:color w:val="000000"/>
          <w:sz w:val="20"/>
          <w:szCs w:val="20"/>
        </w:rPr>
      </w:pPr>
    </w:p>
    <w:p w14:paraId="30F7E7EB" w14:textId="77777777" w:rsidR="00EB64BF" w:rsidRDefault="00EB64BF" w:rsidP="00EB64BF">
      <w:pPr>
        <w:pStyle w:val="NoSpacing"/>
        <w:rPr>
          <w:rFonts w:ascii="Arial" w:hAnsi="Arial" w:cs="Arial"/>
          <w:b/>
          <w:sz w:val="20"/>
          <w:szCs w:val="20"/>
        </w:rPr>
      </w:pPr>
      <w:r w:rsidRPr="00C37A96">
        <w:rPr>
          <w:rFonts w:ascii="Arial" w:hAnsi="Arial" w:cs="Arial"/>
          <w:b/>
          <w:noProof/>
          <w:lang w:val="en-US"/>
        </w:rPr>
        <w:drawing>
          <wp:inline distT="0" distB="0" distL="0" distR="0" wp14:anchorId="6BBCBDC4" wp14:editId="42C8F97F">
            <wp:extent cx="781050" cy="581025"/>
            <wp:effectExtent l="0" t="0" r="0" b="9525"/>
            <wp:docPr id="153" name="Imagen 153"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3188E4C2" w14:textId="77777777" w:rsidR="00EB64BF" w:rsidRPr="00561F7F" w:rsidRDefault="00EB64BF" w:rsidP="00EB64BF">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7CBFC55F" w14:textId="143BB3A3" w:rsidR="00200DF5" w:rsidRPr="00636B2B" w:rsidRDefault="00134E90" w:rsidP="00636B2B">
      <w:pPr>
        <w:pStyle w:val="NoSpacing"/>
        <w:jc w:val="center"/>
        <w:rPr>
          <w:rFonts w:ascii="Arial" w:hAnsi="Arial" w:cs="Arial"/>
        </w:rPr>
      </w:pPr>
      <w:r>
        <w:rPr>
          <w:rFonts w:ascii="Arial" w:hAnsi="Arial" w:cs="Arial"/>
        </w:rPr>
        <w:t>CUADRO N° 11</w:t>
      </w:r>
    </w:p>
    <w:p w14:paraId="6403BEF4" w14:textId="77777777" w:rsidR="00200DF5" w:rsidRPr="0023464A" w:rsidRDefault="00200DF5" w:rsidP="00200DF5">
      <w:pPr>
        <w:spacing w:line="240" w:lineRule="auto"/>
        <w:jc w:val="center"/>
        <w:rPr>
          <w:rFonts w:ascii="Arial" w:hAnsi="Arial" w:cs="Arial"/>
          <w:b/>
          <w:color w:val="000000"/>
        </w:rPr>
      </w:pPr>
      <w:r w:rsidRPr="0023464A">
        <w:rPr>
          <w:rFonts w:ascii="Arial" w:hAnsi="Arial" w:cs="Arial"/>
          <w:b/>
          <w:color w:val="000000"/>
        </w:rPr>
        <w:t>Terreno Agrícola Bajo Riego - Huacrapuquio</w:t>
      </w:r>
    </w:p>
    <w:tbl>
      <w:tblPr>
        <w:tblW w:w="9505" w:type="dxa"/>
        <w:jc w:val="center"/>
        <w:tblCellSpacing w:w="0" w:type="dxa"/>
        <w:tblBorders>
          <w:top w:val="outset" w:sz="6" w:space="0" w:color="CCCCCC"/>
          <w:left w:val="outset" w:sz="6" w:space="0" w:color="CCCCCC"/>
          <w:bottom w:val="outset" w:sz="6" w:space="0" w:color="CCCCCC"/>
          <w:right w:val="outset" w:sz="6" w:space="0" w:color="CCCCCC"/>
        </w:tblBorders>
        <w:shd w:val="clear" w:color="auto" w:fill="FFFFFF"/>
        <w:tblLayout w:type="fixed"/>
        <w:tblCellMar>
          <w:top w:w="30" w:type="dxa"/>
          <w:left w:w="30" w:type="dxa"/>
          <w:bottom w:w="30" w:type="dxa"/>
          <w:right w:w="30" w:type="dxa"/>
        </w:tblCellMar>
        <w:tblLook w:val="04A0" w:firstRow="1" w:lastRow="0" w:firstColumn="1" w:lastColumn="0" w:noHBand="0" w:noVBand="1"/>
      </w:tblPr>
      <w:tblGrid>
        <w:gridCol w:w="1851"/>
        <w:gridCol w:w="1134"/>
        <w:gridCol w:w="708"/>
        <w:gridCol w:w="567"/>
        <w:gridCol w:w="709"/>
        <w:gridCol w:w="851"/>
        <w:gridCol w:w="992"/>
        <w:gridCol w:w="1134"/>
        <w:gridCol w:w="850"/>
        <w:gridCol w:w="709"/>
      </w:tblGrid>
      <w:tr w:rsidR="00200DF5" w:rsidRPr="00FE7171" w14:paraId="5E106FD6" w14:textId="77777777" w:rsidTr="00015CC4">
        <w:trPr>
          <w:tblCellSpacing w:w="0" w:type="dxa"/>
          <w:jc w:val="center"/>
        </w:trPr>
        <w:tc>
          <w:tcPr>
            <w:tcW w:w="9505" w:type="dxa"/>
            <w:gridSpan w:val="10"/>
            <w:tcBorders>
              <w:top w:val="outset" w:sz="6" w:space="0" w:color="CCCCCC"/>
              <w:left w:val="outset" w:sz="6" w:space="0" w:color="CCCCCC"/>
              <w:bottom w:val="outset" w:sz="6" w:space="0" w:color="CCCCCC"/>
              <w:right w:val="outset" w:sz="6" w:space="0" w:color="666666"/>
            </w:tcBorders>
            <w:shd w:val="clear" w:color="auto" w:fill="FFFFFF"/>
            <w:vAlign w:val="center"/>
            <w:hideMark/>
          </w:tcPr>
          <w:p w14:paraId="7EC170C7"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b/>
                <w:bCs/>
                <w:color w:val="000000"/>
                <w:sz w:val="20"/>
                <w:szCs w:val="20"/>
                <w:lang w:eastAsia="es-PE"/>
              </w:rPr>
              <w:t>Dpto. Junín Prov. Huancayo Dist. Huacrapuquio</w:t>
            </w:r>
          </w:p>
        </w:tc>
      </w:tr>
      <w:tr w:rsidR="00200DF5" w:rsidRPr="00FE7171" w14:paraId="3C72D160" w14:textId="77777777" w:rsidTr="00015CC4">
        <w:trPr>
          <w:tblCellSpacing w:w="0" w:type="dxa"/>
          <w:jc w:val="center"/>
        </w:trPr>
        <w:tc>
          <w:tcPr>
            <w:tcW w:w="185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79F5429"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b/>
                <w:bCs/>
                <w:color w:val="000000"/>
                <w:sz w:val="20"/>
                <w:szCs w:val="20"/>
                <w:lang w:eastAsia="es-PE"/>
              </w:rPr>
              <w:t>Condición jurídica</w:t>
            </w:r>
          </w:p>
        </w:tc>
        <w:tc>
          <w:tcPr>
            <w:tcW w:w="7654" w:type="dxa"/>
            <w:gridSpan w:val="9"/>
            <w:tcBorders>
              <w:top w:val="outset" w:sz="6" w:space="0" w:color="CCCCCC"/>
              <w:left w:val="outset" w:sz="6" w:space="0" w:color="CCCCCC"/>
              <w:bottom w:val="outset" w:sz="6" w:space="0" w:color="CCCCCC"/>
              <w:right w:val="outset" w:sz="6" w:space="0" w:color="666666"/>
            </w:tcBorders>
            <w:shd w:val="clear" w:color="auto" w:fill="FFFFFF"/>
            <w:vAlign w:val="center"/>
            <w:hideMark/>
          </w:tcPr>
          <w:p w14:paraId="766C868D"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b/>
                <w:bCs/>
                <w:color w:val="000000"/>
                <w:sz w:val="20"/>
                <w:szCs w:val="20"/>
                <w:lang w:eastAsia="es-PE"/>
              </w:rPr>
              <w:t>Tamaño de la unidad agropecuaria (8 grupos)</w:t>
            </w:r>
          </w:p>
        </w:tc>
      </w:tr>
      <w:tr w:rsidR="00200DF5" w:rsidRPr="00FD39DC" w14:paraId="51FF305C" w14:textId="77777777" w:rsidTr="00015CC4">
        <w:trPr>
          <w:tblCellSpacing w:w="0" w:type="dxa"/>
          <w:jc w:val="center"/>
        </w:trPr>
        <w:tc>
          <w:tcPr>
            <w:tcW w:w="185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BD716FC" w14:textId="77777777" w:rsidR="00200DF5" w:rsidRPr="00FD39DC" w:rsidRDefault="00200DF5" w:rsidP="00015CC4">
            <w:pPr>
              <w:spacing w:after="0" w:line="240" w:lineRule="auto"/>
              <w:ind w:left="656" w:hanging="656"/>
              <w:jc w:val="both"/>
              <w:rPr>
                <w:rFonts w:ascii="Arial" w:eastAsia="Times New Roman" w:hAnsi="Arial" w:cs="Arial"/>
                <w:b/>
                <w:sz w:val="20"/>
                <w:szCs w:val="20"/>
                <w:lang w:eastAsia="es-PE"/>
              </w:rPr>
            </w:pP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599837C" w14:textId="77777777" w:rsidR="00200DF5" w:rsidRPr="00FD39DC" w:rsidRDefault="00200DF5" w:rsidP="00015CC4">
            <w:pPr>
              <w:spacing w:after="0" w:line="240" w:lineRule="auto"/>
              <w:jc w:val="both"/>
              <w:rPr>
                <w:rFonts w:ascii="Arial" w:eastAsia="Times New Roman" w:hAnsi="Arial" w:cs="Arial"/>
                <w:b/>
                <w:sz w:val="20"/>
                <w:szCs w:val="20"/>
                <w:lang w:eastAsia="es-PE"/>
              </w:rPr>
            </w:pPr>
            <w:r w:rsidRPr="00FD39DC">
              <w:rPr>
                <w:rFonts w:ascii="Arial" w:eastAsia="Times New Roman" w:hAnsi="Arial" w:cs="Arial"/>
                <w:b/>
                <w:color w:val="000000"/>
                <w:sz w:val="20"/>
                <w:szCs w:val="20"/>
                <w:lang w:eastAsia="es-PE"/>
              </w:rPr>
              <w:t>Menos de 0,5 ha</w:t>
            </w:r>
          </w:p>
        </w:tc>
        <w:tc>
          <w:tcPr>
            <w:tcW w:w="708"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D55FFE5" w14:textId="77777777" w:rsidR="00200DF5" w:rsidRPr="00FD39DC" w:rsidRDefault="00200DF5" w:rsidP="00015CC4">
            <w:pPr>
              <w:spacing w:after="0" w:line="240" w:lineRule="auto"/>
              <w:jc w:val="both"/>
              <w:rPr>
                <w:rFonts w:ascii="Arial" w:eastAsia="Times New Roman" w:hAnsi="Arial" w:cs="Arial"/>
                <w:b/>
                <w:sz w:val="20"/>
                <w:szCs w:val="20"/>
                <w:lang w:eastAsia="es-PE"/>
              </w:rPr>
            </w:pPr>
            <w:r w:rsidRPr="00FD39DC">
              <w:rPr>
                <w:rFonts w:ascii="Arial" w:eastAsia="Times New Roman" w:hAnsi="Arial" w:cs="Arial"/>
                <w:b/>
                <w:color w:val="000000"/>
                <w:sz w:val="20"/>
                <w:szCs w:val="20"/>
                <w:lang w:eastAsia="es-PE"/>
              </w:rPr>
              <w:t>0,5 - 2,9 ha</w:t>
            </w:r>
          </w:p>
        </w:tc>
        <w:tc>
          <w:tcPr>
            <w:tcW w:w="567"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746B17C" w14:textId="77777777" w:rsidR="00200DF5" w:rsidRPr="00FD39DC" w:rsidRDefault="00200DF5" w:rsidP="00015CC4">
            <w:pPr>
              <w:spacing w:after="0" w:line="240" w:lineRule="auto"/>
              <w:jc w:val="both"/>
              <w:rPr>
                <w:rFonts w:ascii="Arial" w:eastAsia="Times New Roman" w:hAnsi="Arial" w:cs="Arial"/>
                <w:b/>
                <w:sz w:val="20"/>
                <w:szCs w:val="20"/>
                <w:lang w:eastAsia="es-PE"/>
              </w:rPr>
            </w:pPr>
            <w:r w:rsidRPr="00FD39DC">
              <w:rPr>
                <w:rFonts w:ascii="Arial" w:eastAsia="Times New Roman" w:hAnsi="Arial" w:cs="Arial"/>
                <w:b/>
                <w:color w:val="000000"/>
                <w:sz w:val="20"/>
                <w:szCs w:val="20"/>
                <w:lang w:eastAsia="es-PE"/>
              </w:rPr>
              <w:t>3,0 - 4,9 ha</w:t>
            </w:r>
          </w:p>
        </w:tc>
        <w:tc>
          <w:tcPr>
            <w:tcW w:w="709"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E13ABDA" w14:textId="77777777" w:rsidR="00200DF5" w:rsidRPr="00FD39DC" w:rsidRDefault="00200DF5" w:rsidP="00015CC4">
            <w:pPr>
              <w:spacing w:after="0" w:line="240" w:lineRule="auto"/>
              <w:jc w:val="both"/>
              <w:rPr>
                <w:rFonts w:ascii="Arial" w:eastAsia="Times New Roman" w:hAnsi="Arial" w:cs="Arial"/>
                <w:b/>
                <w:sz w:val="20"/>
                <w:szCs w:val="20"/>
                <w:lang w:eastAsia="es-PE"/>
              </w:rPr>
            </w:pPr>
            <w:r w:rsidRPr="00FD39DC">
              <w:rPr>
                <w:rFonts w:ascii="Arial" w:eastAsia="Times New Roman" w:hAnsi="Arial" w:cs="Arial"/>
                <w:b/>
                <w:color w:val="000000"/>
                <w:sz w:val="20"/>
                <w:szCs w:val="20"/>
                <w:lang w:eastAsia="es-PE"/>
              </w:rPr>
              <w:t>5,0 - 9,9 ha</w:t>
            </w:r>
          </w:p>
        </w:tc>
        <w:tc>
          <w:tcPr>
            <w:tcW w:w="85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3B4A0D0" w14:textId="77777777" w:rsidR="00200DF5" w:rsidRPr="00FD39DC" w:rsidRDefault="00200DF5" w:rsidP="00015CC4">
            <w:pPr>
              <w:spacing w:after="0" w:line="240" w:lineRule="auto"/>
              <w:jc w:val="both"/>
              <w:rPr>
                <w:rFonts w:ascii="Arial" w:eastAsia="Times New Roman" w:hAnsi="Arial" w:cs="Arial"/>
                <w:b/>
                <w:sz w:val="20"/>
                <w:szCs w:val="20"/>
                <w:lang w:eastAsia="es-PE"/>
              </w:rPr>
            </w:pPr>
            <w:r w:rsidRPr="00FD39DC">
              <w:rPr>
                <w:rFonts w:ascii="Arial" w:eastAsia="Times New Roman" w:hAnsi="Arial" w:cs="Arial"/>
                <w:b/>
                <w:color w:val="000000"/>
                <w:sz w:val="20"/>
                <w:szCs w:val="20"/>
                <w:lang w:eastAsia="es-PE"/>
              </w:rPr>
              <w:t>10,0 - 19,9 ha</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38A2482" w14:textId="77777777" w:rsidR="00200DF5" w:rsidRPr="00FD39DC" w:rsidRDefault="00200DF5" w:rsidP="00015CC4">
            <w:pPr>
              <w:spacing w:after="0" w:line="240" w:lineRule="auto"/>
              <w:jc w:val="both"/>
              <w:rPr>
                <w:rFonts w:ascii="Arial" w:eastAsia="Times New Roman" w:hAnsi="Arial" w:cs="Arial"/>
                <w:b/>
                <w:sz w:val="20"/>
                <w:szCs w:val="20"/>
                <w:lang w:eastAsia="es-PE"/>
              </w:rPr>
            </w:pPr>
            <w:r w:rsidRPr="00FD39DC">
              <w:rPr>
                <w:rFonts w:ascii="Arial" w:eastAsia="Times New Roman" w:hAnsi="Arial" w:cs="Arial"/>
                <w:b/>
                <w:color w:val="000000"/>
                <w:sz w:val="20"/>
                <w:szCs w:val="20"/>
                <w:lang w:eastAsia="es-PE"/>
              </w:rPr>
              <w:t>20,0 - 49,9 ha</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5A733A4" w14:textId="77777777" w:rsidR="00200DF5" w:rsidRPr="00FD39DC" w:rsidRDefault="00200DF5" w:rsidP="00015CC4">
            <w:pPr>
              <w:spacing w:after="0" w:line="240" w:lineRule="auto"/>
              <w:jc w:val="both"/>
              <w:rPr>
                <w:rFonts w:ascii="Arial" w:eastAsia="Times New Roman" w:hAnsi="Arial" w:cs="Arial"/>
                <w:b/>
                <w:sz w:val="20"/>
                <w:szCs w:val="20"/>
                <w:lang w:eastAsia="es-PE"/>
              </w:rPr>
            </w:pPr>
            <w:r w:rsidRPr="00FD39DC">
              <w:rPr>
                <w:rFonts w:ascii="Arial" w:eastAsia="Times New Roman" w:hAnsi="Arial" w:cs="Arial"/>
                <w:b/>
                <w:color w:val="000000"/>
                <w:sz w:val="20"/>
                <w:szCs w:val="20"/>
                <w:lang w:eastAsia="es-PE"/>
              </w:rPr>
              <w:t>50,0 - 99,9 ha</w:t>
            </w:r>
          </w:p>
        </w:tc>
        <w:tc>
          <w:tcPr>
            <w:tcW w:w="85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A74FF0E" w14:textId="77777777" w:rsidR="00200DF5" w:rsidRPr="00FD39DC" w:rsidRDefault="00200DF5" w:rsidP="00015CC4">
            <w:pPr>
              <w:spacing w:after="0" w:line="240" w:lineRule="auto"/>
              <w:jc w:val="both"/>
              <w:rPr>
                <w:rFonts w:ascii="Arial" w:eastAsia="Times New Roman" w:hAnsi="Arial" w:cs="Arial"/>
                <w:b/>
                <w:sz w:val="20"/>
                <w:szCs w:val="20"/>
                <w:lang w:eastAsia="es-PE"/>
              </w:rPr>
            </w:pPr>
            <w:r w:rsidRPr="00FD39DC">
              <w:rPr>
                <w:rFonts w:ascii="Arial" w:eastAsia="Times New Roman" w:hAnsi="Arial" w:cs="Arial"/>
                <w:b/>
                <w:color w:val="000000"/>
                <w:sz w:val="20"/>
                <w:szCs w:val="20"/>
                <w:lang w:eastAsia="es-PE"/>
              </w:rPr>
              <w:t>100,0 a más ha</w:t>
            </w:r>
          </w:p>
        </w:tc>
        <w:tc>
          <w:tcPr>
            <w:tcW w:w="709"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569AC2D" w14:textId="77777777" w:rsidR="00200DF5" w:rsidRPr="00FD39DC" w:rsidRDefault="00200DF5" w:rsidP="00015CC4">
            <w:pPr>
              <w:spacing w:after="0" w:line="240" w:lineRule="auto"/>
              <w:jc w:val="both"/>
              <w:rPr>
                <w:rFonts w:ascii="Arial" w:eastAsia="Times New Roman" w:hAnsi="Arial" w:cs="Arial"/>
                <w:b/>
                <w:sz w:val="20"/>
                <w:szCs w:val="20"/>
                <w:lang w:eastAsia="es-PE"/>
              </w:rPr>
            </w:pPr>
            <w:r w:rsidRPr="00FD39DC">
              <w:rPr>
                <w:rFonts w:ascii="Arial" w:eastAsia="Times New Roman" w:hAnsi="Arial" w:cs="Arial"/>
                <w:b/>
                <w:bCs/>
                <w:color w:val="000000"/>
                <w:sz w:val="20"/>
                <w:szCs w:val="20"/>
                <w:lang w:eastAsia="es-PE"/>
              </w:rPr>
              <w:t>Total</w:t>
            </w:r>
          </w:p>
        </w:tc>
      </w:tr>
      <w:tr w:rsidR="00200DF5" w:rsidRPr="00FE7171" w14:paraId="219A557D" w14:textId="77777777" w:rsidTr="00015CC4">
        <w:trPr>
          <w:tblCellSpacing w:w="0" w:type="dxa"/>
          <w:jc w:val="center"/>
        </w:trPr>
        <w:tc>
          <w:tcPr>
            <w:tcW w:w="185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5EF167C"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Persona natural</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03E5D74"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0.22</w:t>
            </w:r>
          </w:p>
        </w:tc>
        <w:tc>
          <w:tcPr>
            <w:tcW w:w="708"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393ECC6"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0.08</w:t>
            </w:r>
          </w:p>
        </w:tc>
        <w:tc>
          <w:tcPr>
            <w:tcW w:w="567"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CEF6CA2"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0.00</w:t>
            </w:r>
          </w:p>
        </w:tc>
        <w:tc>
          <w:tcPr>
            <w:tcW w:w="709"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82738B9"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0.11</w:t>
            </w:r>
          </w:p>
        </w:tc>
        <w:tc>
          <w:tcPr>
            <w:tcW w:w="85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3B8020C"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0.00</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5337553"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0.00</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228F1CE"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w:t>
            </w:r>
          </w:p>
        </w:tc>
        <w:tc>
          <w:tcPr>
            <w:tcW w:w="85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7D14108"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0.00</w:t>
            </w:r>
          </w:p>
        </w:tc>
        <w:tc>
          <w:tcPr>
            <w:tcW w:w="709"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1B8978B"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0.41</w:t>
            </w:r>
          </w:p>
        </w:tc>
      </w:tr>
      <w:tr w:rsidR="00200DF5" w:rsidRPr="00FE7171" w14:paraId="2E48582A" w14:textId="77777777" w:rsidTr="00015CC4">
        <w:trPr>
          <w:tblCellSpacing w:w="0" w:type="dxa"/>
          <w:jc w:val="center"/>
        </w:trPr>
        <w:tc>
          <w:tcPr>
            <w:tcW w:w="185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8CE5369"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Comunidad campesina</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E62BA0F"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w:t>
            </w:r>
          </w:p>
        </w:tc>
        <w:tc>
          <w:tcPr>
            <w:tcW w:w="708"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C88C644"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w:t>
            </w:r>
          </w:p>
        </w:tc>
        <w:tc>
          <w:tcPr>
            <w:tcW w:w="567"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62AD8FF"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w:t>
            </w:r>
          </w:p>
        </w:tc>
        <w:tc>
          <w:tcPr>
            <w:tcW w:w="709"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4D3949D"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w:t>
            </w:r>
          </w:p>
        </w:tc>
        <w:tc>
          <w:tcPr>
            <w:tcW w:w="85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3F92D1E"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944A8D3"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A0D60B9"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0.00</w:t>
            </w:r>
          </w:p>
        </w:tc>
        <w:tc>
          <w:tcPr>
            <w:tcW w:w="85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E446A47"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0.00</w:t>
            </w:r>
          </w:p>
        </w:tc>
        <w:tc>
          <w:tcPr>
            <w:tcW w:w="709"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1AE142A" w14:textId="77777777" w:rsidR="00200DF5" w:rsidRPr="00FE7171" w:rsidRDefault="00200DF5" w:rsidP="00015CC4">
            <w:pPr>
              <w:spacing w:after="0" w:line="240" w:lineRule="auto"/>
              <w:jc w:val="both"/>
              <w:rPr>
                <w:rFonts w:ascii="Arial" w:eastAsia="Times New Roman" w:hAnsi="Arial" w:cs="Arial"/>
                <w:sz w:val="20"/>
                <w:szCs w:val="20"/>
                <w:lang w:eastAsia="es-PE"/>
              </w:rPr>
            </w:pPr>
            <w:r w:rsidRPr="00FE7171">
              <w:rPr>
                <w:rFonts w:ascii="Arial" w:eastAsia="Times New Roman" w:hAnsi="Arial" w:cs="Arial"/>
                <w:color w:val="000000"/>
                <w:sz w:val="20"/>
                <w:szCs w:val="20"/>
                <w:lang w:eastAsia="es-PE"/>
              </w:rPr>
              <w:t>0.00</w:t>
            </w:r>
          </w:p>
        </w:tc>
      </w:tr>
      <w:tr w:rsidR="00200DF5" w:rsidRPr="00FE7171" w14:paraId="16F50544" w14:textId="77777777" w:rsidTr="00015CC4">
        <w:trPr>
          <w:tblCellSpacing w:w="0" w:type="dxa"/>
          <w:jc w:val="center"/>
        </w:trPr>
        <w:tc>
          <w:tcPr>
            <w:tcW w:w="1851"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286B12FC" w14:textId="77777777" w:rsidR="00200DF5" w:rsidRPr="00FE7171" w:rsidRDefault="00200DF5" w:rsidP="00015CC4">
            <w:pPr>
              <w:spacing w:after="0" w:line="240" w:lineRule="auto"/>
              <w:jc w:val="both"/>
              <w:rPr>
                <w:rFonts w:ascii="Arial" w:eastAsia="Times New Roman" w:hAnsi="Arial" w:cs="Arial"/>
                <w:b/>
                <w:color w:val="000000"/>
                <w:sz w:val="20"/>
                <w:szCs w:val="20"/>
                <w:lang w:eastAsia="es-PE"/>
              </w:rPr>
            </w:pPr>
            <w:r w:rsidRPr="00FE7171">
              <w:rPr>
                <w:rFonts w:ascii="Arial" w:eastAsia="Times New Roman" w:hAnsi="Arial" w:cs="Arial"/>
                <w:b/>
                <w:color w:val="000000"/>
                <w:sz w:val="20"/>
                <w:szCs w:val="20"/>
                <w:lang w:eastAsia="es-PE"/>
              </w:rPr>
              <w:t>TOTAL</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2EC40B37" w14:textId="77777777" w:rsidR="00200DF5" w:rsidRPr="00FE7171" w:rsidRDefault="00200DF5" w:rsidP="00015CC4">
            <w:pPr>
              <w:spacing w:after="0" w:line="240" w:lineRule="auto"/>
              <w:jc w:val="both"/>
              <w:rPr>
                <w:rFonts w:ascii="Arial" w:eastAsia="Times New Roman" w:hAnsi="Arial" w:cs="Arial"/>
                <w:b/>
                <w:color w:val="000000"/>
                <w:sz w:val="20"/>
                <w:szCs w:val="20"/>
                <w:lang w:eastAsia="es-PE"/>
              </w:rPr>
            </w:pPr>
            <w:r w:rsidRPr="00FE7171">
              <w:rPr>
                <w:rFonts w:ascii="Arial" w:eastAsia="Times New Roman" w:hAnsi="Arial" w:cs="Arial"/>
                <w:b/>
                <w:color w:val="000000"/>
                <w:sz w:val="20"/>
                <w:szCs w:val="20"/>
                <w:lang w:eastAsia="es-PE"/>
              </w:rPr>
              <w:t>0.22</w:t>
            </w:r>
          </w:p>
        </w:tc>
        <w:tc>
          <w:tcPr>
            <w:tcW w:w="708"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31EF0344" w14:textId="77777777" w:rsidR="00200DF5" w:rsidRPr="00FE7171" w:rsidRDefault="00200DF5" w:rsidP="00015CC4">
            <w:pPr>
              <w:spacing w:after="0" w:line="240" w:lineRule="auto"/>
              <w:jc w:val="both"/>
              <w:rPr>
                <w:rFonts w:ascii="Arial" w:eastAsia="Times New Roman" w:hAnsi="Arial" w:cs="Arial"/>
                <w:b/>
                <w:color w:val="000000"/>
                <w:sz w:val="20"/>
                <w:szCs w:val="20"/>
                <w:lang w:eastAsia="es-PE"/>
              </w:rPr>
            </w:pPr>
            <w:r w:rsidRPr="00FE7171">
              <w:rPr>
                <w:rFonts w:ascii="Arial" w:eastAsia="Times New Roman" w:hAnsi="Arial" w:cs="Arial"/>
                <w:b/>
                <w:color w:val="000000"/>
                <w:sz w:val="20"/>
                <w:szCs w:val="20"/>
                <w:lang w:eastAsia="es-PE"/>
              </w:rPr>
              <w:t>0.08</w:t>
            </w:r>
          </w:p>
        </w:tc>
        <w:tc>
          <w:tcPr>
            <w:tcW w:w="567"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395D09B7" w14:textId="77777777" w:rsidR="00200DF5" w:rsidRPr="00FE7171" w:rsidRDefault="00200DF5" w:rsidP="00015CC4">
            <w:pPr>
              <w:spacing w:after="0" w:line="240" w:lineRule="auto"/>
              <w:jc w:val="both"/>
              <w:rPr>
                <w:rFonts w:ascii="Arial" w:eastAsia="Times New Roman" w:hAnsi="Arial" w:cs="Arial"/>
                <w:b/>
                <w:color w:val="000000"/>
                <w:sz w:val="20"/>
                <w:szCs w:val="20"/>
                <w:lang w:eastAsia="es-PE"/>
              </w:rPr>
            </w:pPr>
            <w:r w:rsidRPr="00FE7171">
              <w:rPr>
                <w:rFonts w:ascii="Arial" w:eastAsia="Times New Roman" w:hAnsi="Arial" w:cs="Arial"/>
                <w:b/>
                <w:color w:val="000000"/>
                <w:sz w:val="20"/>
                <w:szCs w:val="20"/>
                <w:lang w:eastAsia="es-PE"/>
              </w:rPr>
              <w:t>0.00</w:t>
            </w:r>
          </w:p>
        </w:tc>
        <w:tc>
          <w:tcPr>
            <w:tcW w:w="709"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414A8C4B" w14:textId="77777777" w:rsidR="00200DF5" w:rsidRPr="00FE7171" w:rsidRDefault="00200DF5" w:rsidP="00015CC4">
            <w:pPr>
              <w:spacing w:after="0" w:line="240" w:lineRule="auto"/>
              <w:jc w:val="both"/>
              <w:rPr>
                <w:rFonts w:ascii="Arial" w:eastAsia="Times New Roman" w:hAnsi="Arial" w:cs="Arial"/>
                <w:b/>
                <w:color w:val="000000"/>
                <w:sz w:val="20"/>
                <w:szCs w:val="20"/>
                <w:lang w:eastAsia="es-PE"/>
              </w:rPr>
            </w:pPr>
            <w:r w:rsidRPr="00FE7171">
              <w:rPr>
                <w:rFonts w:ascii="Arial" w:eastAsia="Times New Roman" w:hAnsi="Arial" w:cs="Arial"/>
                <w:b/>
                <w:color w:val="000000"/>
                <w:sz w:val="20"/>
                <w:szCs w:val="20"/>
                <w:lang w:eastAsia="es-PE"/>
              </w:rPr>
              <w:t>0.11</w:t>
            </w:r>
          </w:p>
        </w:tc>
        <w:tc>
          <w:tcPr>
            <w:tcW w:w="851"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63F4F8C7" w14:textId="77777777" w:rsidR="00200DF5" w:rsidRPr="00FE7171" w:rsidRDefault="00200DF5" w:rsidP="00015CC4">
            <w:pPr>
              <w:spacing w:after="0" w:line="240" w:lineRule="auto"/>
              <w:jc w:val="both"/>
              <w:rPr>
                <w:rFonts w:ascii="Arial" w:eastAsia="Times New Roman" w:hAnsi="Arial" w:cs="Arial"/>
                <w:b/>
                <w:color w:val="000000"/>
                <w:sz w:val="20"/>
                <w:szCs w:val="20"/>
                <w:lang w:eastAsia="es-PE"/>
              </w:rPr>
            </w:pPr>
            <w:r w:rsidRPr="00FE7171">
              <w:rPr>
                <w:rFonts w:ascii="Arial" w:eastAsia="Times New Roman" w:hAnsi="Arial" w:cs="Arial"/>
                <w:b/>
                <w:color w:val="000000"/>
                <w:sz w:val="20"/>
                <w:szCs w:val="20"/>
                <w:lang w:eastAsia="es-PE"/>
              </w:rPr>
              <w:t>00</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47F8DAD6" w14:textId="77777777" w:rsidR="00200DF5" w:rsidRPr="00FE7171" w:rsidRDefault="00200DF5" w:rsidP="00015CC4">
            <w:pPr>
              <w:spacing w:after="0" w:line="240" w:lineRule="auto"/>
              <w:jc w:val="both"/>
              <w:rPr>
                <w:rFonts w:ascii="Arial" w:eastAsia="Times New Roman" w:hAnsi="Arial" w:cs="Arial"/>
                <w:b/>
                <w:color w:val="000000"/>
                <w:sz w:val="20"/>
                <w:szCs w:val="20"/>
                <w:lang w:eastAsia="es-PE"/>
              </w:rPr>
            </w:pPr>
            <w:r w:rsidRPr="00FE7171">
              <w:rPr>
                <w:rFonts w:ascii="Arial" w:eastAsia="Times New Roman" w:hAnsi="Arial" w:cs="Arial"/>
                <w:b/>
                <w:color w:val="000000"/>
                <w:sz w:val="20"/>
                <w:szCs w:val="20"/>
                <w:lang w:eastAsia="es-PE"/>
              </w:rPr>
              <w:t>00</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30F016D7" w14:textId="77777777" w:rsidR="00200DF5" w:rsidRPr="00FE7171" w:rsidRDefault="00200DF5" w:rsidP="00015CC4">
            <w:pPr>
              <w:spacing w:after="0" w:line="240" w:lineRule="auto"/>
              <w:jc w:val="both"/>
              <w:rPr>
                <w:rFonts w:ascii="Arial" w:eastAsia="Times New Roman" w:hAnsi="Arial" w:cs="Arial"/>
                <w:b/>
                <w:color w:val="000000"/>
                <w:sz w:val="20"/>
                <w:szCs w:val="20"/>
                <w:lang w:eastAsia="es-PE"/>
              </w:rPr>
            </w:pPr>
            <w:r w:rsidRPr="00FE7171">
              <w:rPr>
                <w:rFonts w:ascii="Arial" w:eastAsia="Times New Roman" w:hAnsi="Arial" w:cs="Arial"/>
                <w:b/>
                <w:color w:val="000000"/>
                <w:sz w:val="20"/>
                <w:szCs w:val="20"/>
                <w:lang w:eastAsia="es-PE"/>
              </w:rPr>
              <w:t>00</w:t>
            </w:r>
          </w:p>
        </w:tc>
        <w:tc>
          <w:tcPr>
            <w:tcW w:w="850"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05A8FA72" w14:textId="77777777" w:rsidR="00200DF5" w:rsidRPr="00FE7171" w:rsidRDefault="00200DF5" w:rsidP="00015CC4">
            <w:pPr>
              <w:spacing w:after="0" w:line="240" w:lineRule="auto"/>
              <w:jc w:val="both"/>
              <w:rPr>
                <w:rFonts w:ascii="Arial" w:eastAsia="Times New Roman" w:hAnsi="Arial" w:cs="Arial"/>
                <w:b/>
                <w:color w:val="000000"/>
                <w:sz w:val="20"/>
                <w:szCs w:val="20"/>
                <w:lang w:eastAsia="es-PE"/>
              </w:rPr>
            </w:pPr>
            <w:r w:rsidRPr="00FE7171">
              <w:rPr>
                <w:rFonts w:ascii="Arial" w:eastAsia="Times New Roman" w:hAnsi="Arial" w:cs="Arial"/>
                <w:b/>
                <w:color w:val="000000"/>
                <w:sz w:val="20"/>
                <w:szCs w:val="20"/>
                <w:lang w:eastAsia="es-PE"/>
              </w:rPr>
              <w:t>00</w:t>
            </w:r>
          </w:p>
        </w:tc>
        <w:tc>
          <w:tcPr>
            <w:tcW w:w="709"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3E9C8DB4" w14:textId="77777777" w:rsidR="00200DF5" w:rsidRPr="00FE7171" w:rsidRDefault="00200DF5" w:rsidP="00015CC4">
            <w:pPr>
              <w:spacing w:after="0" w:line="240" w:lineRule="auto"/>
              <w:jc w:val="both"/>
              <w:rPr>
                <w:rFonts w:ascii="Arial" w:eastAsia="Times New Roman" w:hAnsi="Arial" w:cs="Arial"/>
                <w:b/>
                <w:color w:val="000000"/>
                <w:sz w:val="20"/>
                <w:szCs w:val="20"/>
                <w:lang w:eastAsia="es-PE"/>
              </w:rPr>
            </w:pPr>
            <w:r w:rsidRPr="00FE7171">
              <w:rPr>
                <w:rFonts w:ascii="Arial" w:eastAsia="Times New Roman" w:hAnsi="Arial" w:cs="Arial"/>
                <w:b/>
                <w:color w:val="000000"/>
                <w:sz w:val="20"/>
                <w:szCs w:val="20"/>
                <w:lang w:eastAsia="es-PE"/>
              </w:rPr>
              <w:t>0-41</w:t>
            </w:r>
          </w:p>
        </w:tc>
      </w:tr>
    </w:tbl>
    <w:p w14:paraId="50D7B122" w14:textId="77777777" w:rsidR="00200DF5" w:rsidRPr="0023464A" w:rsidRDefault="00200DF5" w:rsidP="00200DF5">
      <w:pPr>
        <w:autoSpaceDE w:val="0"/>
        <w:autoSpaceDN w:val="0"/>
        <w:adjustRightInd w:val="0"/>
        <w:spacing w:after="0" w:line="240" w:lineRule="auto"/>
        <w:jc w:val="both"/>
        <w:rPr>
          <w:rFonts w:ascii="Arial" w:hAnsi="Arial" w:cs="Arial"/>
          <w:b/>
          <w:bCs/>
          <w:color w:val="000000"/>
        </w:rPr>
      </w:pPr>
      <w:r w:rsidRPr="0023464A">
        <w:rPr>
          <w:rFonts w:ascii="Arial" w:hAnsi="Arial" w:cs="Arial"/>
          <w:b/>
          <w:bCs/>
          <w:color w:val="000000"/>
        </w:rPr>
        <w:t>Fuente: INEI – Censo Agropecuario 2012</w:t>
      </w:r>
    </w:p>
    <w:p w14:paraId="7DB33E5D" w14:textId="77777777" w:rsidR="00200DF5" w:rsidRPr="008F56A7" w:rsidRDefault="00200DF5" w:rsidP="00200DF5">
      <w:pPr>
        <w:autoSpaceDE w:val="0"/>
        <w:autoSpaceDN w:val="0"/>
        <w:adjustRightInd w:val="0"/>
        <w:spacing w:after="0" w:line="240" w:lineRule="auto"/>
        <w:jc w:val="both"/>
        <w:rPr>
          <w:rFonts w:ascii="Constantia" w:hAnsi="Constantia" w:cs="Times New Roman"/>
          <w:b/>
          <w:bCs/>
          <w:color w:val="000000"/>
          <w:sz w:val="24"/>
          <w:szCs w:val="24"/>
        </w:rPr>
      </w:pPr>
    </w:p>
    <w:p w14:paraId="606C6DE5" w14:textId="768223A2" w:rsidR="00200DF5" w:rsidRPr="00636B2B" w:rsidRDefault="00134E90" w:rsidP="00636B2B">
      <w:pPr>
        <w:pStyle w:val="NoSpacing"/>
        <w:jc w:val="center"/>
        <w:rPr>
          <w:rFonts w:ascii="Arial" w:hAnsi="Arial" w:cs="Arial"/>
          <w:lang w:val="es-ES"/>
        </w:rPr>
      </w:pPr>
      <w:r>
        <w:rPr>
          <w:rFonts w:ascii="Arial" w:hAnsi="Arial" w:cs="Arial"/>
          <w:lang w:val="es-ES"/>
        </w:rPr>
        <w:t>Cuadro N° 12</w:t>
      </w:r>
    </w:p>
    <w:p w14:paraId="3AC0CAA0" w14:textId="77777777" w:rsidR="00200DF5" w:rsidRPr="00636B2B" w:rsidRDefault="00E23ADE" w:rsidP="00200DF5">
      <w:pPr>
        <w:spacing w:line="240" w:lineRule="auto"/>
        <w:jc w:val="center"/>
        <w:rPr>
          <w:rFonts w:ascii="Arial" w:hAnsi="Arial" w:cs="Arial"/>
          <w:color w:val="000000"/>
        </w:rPr>
      </w:pPr>
      <w:r w:rsidRPr="00636B2B">
        <w:rPr>
          <w:rFonts w:ascii="Arial" w:hAnsi="Arial" w:cs="Arial"/>
          <w:color w:val="000000"/>
        </w:rPr>
        <w:t>Superficie Agrícola</w:t>
      </w:r>
      <w:r w:rsidR="00200DF5" w:rsidRPr="00636B2B">
        <w:rPr>
          <w:rFonts w:ascii="Arial" w:hAnsi="Arial" w:cs="Arial"/>
          <w:color w:val="000000"/>
        </w:rPr>
        <w:t xml:space="preserve"> de Secano</w:t>
      </w:r>
    </w:p>
    <w:tbl>
      <w:tblPr>
        <w:tblW w:w="0" w:type="auto"/>
        <w:jc w:val="center"/>
        <w:tblCellSpacing w:w="0" w:type="dxa"/>
        <w:tblBorders>
          <w:top w:val="outset" w:sz="6" w:space="0" w:color="CCCCCC"/>
          <w:left w:val="outset" w:sz="6" w:space="0" w:color="CCCCCC"/>
          <w:bottom w:val="outset" w:sz="6" w:space="0" w:color="CCCCCC"/>
          <w:right w:val="outset" w:sz="6" w:space="0" w:color="CCCCCC"/>
        </w:tblBorders>
        <w:shd w:val="clear" w:color="auto" w:fill="FFFFFF"/>
        <w:tblCellMar>
          <w:top w:w="30" w:type="dxa"/>
          <w:left w:w="30" w:type="dxa"/>
          <w:bottom w:w="30" w:type="dxa"/>
          <w:right w:w="30" w:type="dxa"/>
        </w:tblCellMar>
        <w:tblLook w:val="04A0" w:firstRow="1" w:lastRow="0" w:firstColumn="1" w:lastColumn="0" w:noHBand="0" w:noVBand="1"/>
      </w:tblPr>
      <w:tblGrid>
        <w:gridCol w:w="1435"/>
        <w:gridCol w:w="971"/>
        <w:gridCol w:w="828"/>
        <w:gridCol w:w="752"/>
        <w:gridCol w:w="752"/>
        <w:gridCol w:w="822"/>
        <w:gridCol w:w="822"/>
        <w:gridCol w:w="746"/>
        <w:gridCol w:w="1058"/>
        <w:gridCol w:w="869"/>
      </w:tblGrid>
      <w:tr w:rsidR="00200DF5" w:rsidRPr="00FD39DC" w14:paraId="1A14C589" w14:textId="77777777" w:rsidTr="00015CC4">
        <w:trPr>
          <w:tblCellSpacing w:w="0" w:type="dxa"/>
          <w:jc w:val="center"/>
        </w:trPr>
        <w:tc>
          <w:tcPr>
            <w:tcW w:w="0" w:type="auto"/>
            <w:gridSpan w:val="10"/>
            <w:tcBorders>
              <w:top w:val="outset" w:sz="6" w:space="0" w:color="CCCCCC"/>
              <w:left w:val="outset" w:sz="6" w:space="0" w:color="CCCCCC"/>
              <w:bottom w:val="outset" w:sz="6" w:space="0" w:color="CCCCCC"/>
              <w:right w:val="outset" w:sz="6" w:space="0" w:color="666666"/>
            </w:tcBorders>
            <w:shd w:val="clear" w:color="auto" w:fill="FFFFFF"/>
            <w:vAlign w:val="center"/>
            <w:hideMark/>
          </w:tcPr>
          <w:p w14:paraId="112A2D33"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b/>
                <w:bCs/>
                <w:color w:val="000000"/>
                <w:sz w:val="20"/>
                <w:szCs w:val="20"/>
                <w:lang w:eastAsia="es-PE"/>
              </w:rPr>
              <w:t>Dpto. Junin Prov. Huancayo Dist. Huacrapuquio</w:t>
            </w:r>
          </w:p>
        </w:tc>
      </w:tr>
      <w:tr w:rsidR="00200DF5" w:rsidRPr="00FD39DC" w14:paraId="0F36BA9F" w14:textId="77777777" w:rsidTr="00015CC4">
        <w:trPr>
          <w:tblCellSpacing w:w="0" w:type="dxa"/>
          <w:jc w:val="center"/>
        </w:trPr>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9EAE19A"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b/>
                <w:bCs/>
                <w:color w:val="000000"/>
                <w:sz w:val="20"/>
                <w:szCs w:val="20"/>
                <w:lang w:eastAsia="es-PE"/>
              </w:rPr>
              <w:t>Condición jurídica</w:t>
            </w:r>
          </w:p>
        </w:tc>
        <w:tc>
          <w:tcPr>
            <w:tcW w:w="0" w:type="auto"/>
            <w:gridSpan w:val="8"/>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2DD99B4"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b/>
                <w:bCs/>
                <w:color w:val="000000"/>
                <w:sz w:val="20"/>
                <w:szCs w:val="20"/>
                <w:lang w:eastAsia="es-PE"/>
              </w:rPr>
              <w:t>Tamaño de la unidad agropecuaria (8 grupos)</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A5E502D" w14:textId="77777777" w:rsidR="00200DF5" w:rsidRPr="00FD39DC" w:rsidRDefault="00200DF5" w:rsidP="00015CC4">
            <w:pPr>
              <w:spacing w:after="0" w:line="240" w:lineRule="auto"/>
              <w:jc w:val="both"/>
              <w:rPr>
                <w:rFonts w:ascii="Arial" w:eastAsia="Times New Roman" w:hAnsi="Arial" w:cs="Arial"/>
                <w:sz w:val="20"/>
                <w:szCs w:val="20"/>
                <w:lang w:eastAsia="es-PE"/>
              </w:rPr>
            </w:pPr>
          </w:p>
        </w:tc>
      </w:tr>
      <w:tr w:rsidR="00200DF5" w:rsidRPr="00FD39DC" w14:paraId="4BD6AF58" w14:textId="77777777" w:rsidTr="00015CC4">
        <w:trPr>
          <w:tblCellSpacing w:w="0" w:type="dxa"/>
          <w:jc w:val="center"/>
        </w:trPr>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1A22B5F" w14:textId="77777777" w:rsidR="00200DF5" w:rsidRPr="00FD39DC" w:rsidRDefault="00200DF5" w:rsidP="00015CC4">
            <w:pPr>
              <w:spacing w:after="0" w:line="240" w:lineRule="auto"/>
              <w:jc w:val="both"/>
              <w:rPr>
                <w:rFonts w:ascii="Arial" w:eastAsia="Times New Roman" w:hAnsi="Arial" w:cs="Arial"/>
                <w:sz w:val="20"/>
                <w:szCs w:val="20"/>
                <w:lang w:eastAsia="es-PE"/>
              </w:rPr>
            </w:pP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566AB8A"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Menos de 0,5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ECF804F"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0,5 - 2,9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97A32DD"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3,0 - 4,9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FFE0BCC"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5,0 - 9,9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0175DD6"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10,0 - 19,9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B77B494"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20,0 - 49,9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A5789CE"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50,0 - 99,9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B4E56DD"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100,0 a más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7672A82"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b/>
                <w:bCs/>
                <w:color w:val="000000"/>
                <w:sz w:val="20"/>
                <w:szCs w:val="20"/>
                <w:lang w:eastAsia="es-PE"/>
              </w:rPr>
              <w:t>Total</w:t>
            </w:r>
          </w:p>
        </w:tc>
      </w:tr>
      <w:tr w:rsidR="00200DF5" w:rsidRPr="00FD39DC" w14:paraId="78B51F9B" w14:textId="77777777" w:rsidTr="00015CC4">
        <w:trPr>
          <w:tblCellSpacing w:w="0" w:type="dxa"/>
          <w:jc w:val="center"/>
        </w:trPr>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6118F06"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Persona natural</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AA89AAA"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51.88</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1426284"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162.19</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ACA5E55"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38.96</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091D0CC"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42.85</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5040DDC"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10.00</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7946C0B"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34.67</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401A189"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D9EDFCF"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1,000.00</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2FCD646"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1,340.56</w:t>
            </w:r>
          </w:p>
        </w:tc>
      </w:tr>
      <w:tr w:rsidR="00200DF5" w:rsidRPr="00FD39DC" w14:paraId="7E7064F3" w14:textId="77777777" w:rsidTr="00015CC4">
        <w:trPr>
          <w:tblCellSpacing w:w="0" w:type="dxa"/>
          <w:jc w:val="center"/>
        </w:trPr>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78A77E4"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Comunidad campesina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62645F5"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556C9EE"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D8D881A"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9AB22B7"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55F9514"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EE70EDC"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131EBA9"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0.00</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32A6EC9"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0.00</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DE8FE4B" w14:textId="77777777" w:rsidR="00200DF5" w:rsidRPr="00FD39DC" w:rsidRDefault="00200DF5" w:rsidP="00015CC4">
            <w:pPr>
              <w:spacing w:after="0" w:line="240" w:lineRule="auto"/>
              <w:jc w:val="both"/>
              <w:rPr>
                <w:rFonts w:ascii="Arial" w:eastAsia="Times New Roman" w:hAnsi="Arial" w:cs="Arial"/>
                <w:sz w:val="20"/>
                <w:szCs w:val="20"/>
                <w:lang w:eastAsia="es-PE"/>
              </w:rPr>
            </w:pPr>
            <w:r w:rsidRPr="00FD39DC">
              <w:rPr>
                <w:rFonts w:ascii="Arial" w:eastAsia="Times New Roman" w:hAnsi="Arial" w:cs="Arial"/>
                <w:color w:val="000000"/>
                <w:sz w:val="20"/>
                <w:szCs w:val="20"/>
                <w:lang w:eastAsia="es-PE"/>
              </w:rPr>
              <w:t>0.00</w:t>
            </w:r>
          </w:p>
        </w:tc>
      </w:tr>
      <w:tr w:rsidR="00200DF5" w:rsidRPr="00FD39DC" w14:paraId="5578C7B0" w14:textId="77777777" w:rsidTr="00015CC4">
        <w:trPr>
          <w:tblCellSpacing w:w="0" w:type="dxa"/>
          <w:jc w:val="center"/>
        </w:trPr>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38DDB916" w14:textId="77777777" w:rsidR="00200DF5" w:rsidRPr="00FD39DC" w:rsidRDefault="00200DF5" w:rsidP="00015CC4">
            <w:pPr>
              <w:spacing w:after="0" w:line="240" w:lineRule="auto"/>
              <w:jc w:val="both"/>
              <w:rPr>
                <w:rFonts w:ascii="Arial" w:eastAsia="Times New Roman" w:hAnsi="Arial" w:cs="Arial"/>
                <w:color w:val="000000"/>
                <w:sz w:val="20"/>
                <w:szCs w:val="20"/>
                <w:lang w:eastAsia="es-PE"/>
              </w:rPr>
            </w:pPr>
            <w:r w:rsidRPr="00FD39DC">
              <w:rPr>
                <w:rFonts w:ascii="Arial" w:eastAsia="Times New Roman" w:hAnsi="Arial" w:cs="Arial"/>
                <w:color w:val="000000"/>
                <w:sz w:val="20"/>
                <w:szCs w:val="20"/>
                <w:lang w:eastAsia="es-PE"/>
              </w:rPr>
              <w:t>TOTAL</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2D124FBE" w14:textId="77777777" w:rsidR="00200DF5" w:rsidRPr="00FD39DC" w:rsidRDefault="00200DF5" w:rsidP="00015CC4">
            <w:pPr>
              <w:spacing w:after="0" w:line="240" w:lineRule="auto"/>
              <w:jc w:val="both"/>
              <w:rPr>
                <w:rFonts w:ascii="Arial" w:eastAsia="Times New Roman" w:hAnsi="Arial" w:cs="Arial"/>
                <w:color w:val="000000"/>
                <w:sz w:val="20"/>
                <w:szCs w:val="20"/>
                <w:lang w:eastAsia="es-PE"/>
              </w:rPr>
            </w:pPr>
            <w:r w:rsidRPr="00FD39DC">
              <w:rPr>
                <w:rFonts w:ascii="Arial" w:eastAsia="Times New Roman" w:hAnsi="Arial" w:cs="Arial"/>
                <w:color w:val="000000"/>
                <w:sz w:val="20"/>
                <w:szCs w:val="20"/>
                <w:lang w:eastAsia="es-PE"/>
              </w:rPr>
              <w:t>51.88</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328A0231" w14:textId="77777777" w:rsidR="00200DF5" w:rsidRPr="00FD39DC" w:rsidRDefault="00200DF5" w:rsidP="00015CC4">
            <w:pPr>
              <w:spacing w:after="0" w:line="240" w:lineRule="auto"/>
              <w:jc w:val="both"/>
              <w:rPr>
                <w:rFonts w:ascii="Arial" w:eastAsia="Times New Roman" w:hAnsi="Arial" w:cs="Arial"/>
                <w:color w:val="000000"/>
                <w:sz w:val="20"/>
                <w:szCs w:val="20"/>
                <w:lang w:eastAsia="es-PE"/>
              </w:rPr>
            </w:pPr>
            <w:r w:rsidRPr="00FD39DC">
              <w:rPr>
                <w:rFonts w:ascii="Arial" w:eastAsia="Times New Roman" w:hAnsi="Arial" w:cs="Arial"/>
                <w:color w:val="000000"/>
                <w:sz w:val="20"/>
                <w:szCs w:val="20"/>
                <w:lang w:eastAsia="es-PE"/>
              </w:rPr>
              <w:t>162.19</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7382E74B" w14:textId="77777777" w:rsidR="00200DF5" w:rsidRPr="00FD39DC" w:rsidRDefault="00200DF5" w:rsidP="00015CC4">
            <w:pPr>
              <w:spacing w:after="0" w:line="240" w:lineRule="auto"/>
              <w:jc w:val="both"/>
              <w:rPr>
                <w:rFonts w:ascii="Arial" w:eastAsia="Times New Roman" w:hAnsi="Arial" w:cs="Arial"/>
                <w:color w:val="000000"/>
                <w:sz w:val="20"/>
                <w:szCs w:val="20"/>
                <w:lang w:eastAsia="es-PE"/>
              </w:rPr>
            </w:pPr>
            <w:r w:rsidRPr="00FD39DC">
              <w:rPr>
                <w:rFonts w:ascii="Arial" w:eastAsia="Times New Roman" w:hAnsi="Arial" w:cs="Arial"/>
                <w:color w:val="000000"/>
                <w:sz w:val="20"/>
                <w:szCs w:val="20"/>
                <w:lang w:eastAsia="es-PE"/>
              </w:rPr>
              <w:t>38.96</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7FF00BBF" w14:textId="77777777" w:rsidR="00200DF5" w:rsidRPr="00FD39DC" w:rsidRDefault="00200DF5" w:rsidP="00015CC4">
            <w:pPr>
              <w:spacing w:after="0" w:line="240" w:lineRule="auto"/>
              <w:jc w:val="both"/>
              <w:rPr>
                <w:rFonts w:ascii="Arial" w:eastAsia="Times New Roman" w:hAnsi="Arial" w:cs="Arial"/>
                <w:color w:val="000000"/>
                <w:sz w:val="20"/>
                <w:szCs w:val="20"/>
                <w:lang w:eastAsia="es-PE"/>
              </w:rPr>
            </w:pPr>
            <w:r w:rsidRPr="00FD39DC">
              <w:rPr>
                <w:rFonts w:ascii="Arial" w:eastAsia="Times New Roman" w:hAnsi="Arial" w:cs="Arial"/>
                <w:color w:val="000000"/>
                <w:sz w:val="20"/>
                <w:szCs w:val="20"/>
                <w:lang w:eastAsia="es-PE"/>
              </w:rPr>
              <w:t>42.85</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36FFA6FB" w14:textId="77777777" w:rsidR="00200DF5" w:rsidRPr="00FD39DC" w:rsidRDefault="00200DF5" w:rsidP="00015CC4">
            <w:pPr>
              <w:spacing w:after="0" w:line="240" w:lineRule="auto"/>
              <w:jc w:val="both"/>
              <w:rPr>
                <w:rFonts w:ascii="Arial" w:eastAsia="Times New Roman" w:hAnsi="Arial" w:cs="Arial"/>
                <w:color w:val="000000"/>
                <w:sz w:val="20"/>
                <w:szCs w:val="20"/>
                <w:lang w:eastAsia="es-PE"/>
              </w:rPr>
            </w:pPr>
            <w:r w:rsidRPr="00FD39DC">
              <w:rPr>
                <w:rFonts w:ascii="Arial" w:eastAsia="Times New Roman" w:hAnsi="Arial" w:cs="Arial"/>
                <w:color w:val="000000"/>
                <w:sz w:val="20"/>
                <w:szCs w:val="20"/>
                <w:lang w:eastAsia="es-PE"/>
              </w:rPr>
              <w:t>10.00</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08B5CA1F" w14:textId="77777777" w:rsidR="00200DF5" w:rsidRPr="00FD39DC" w:rsidRDefault="00200DF5" w:rsidP="00015CC4">
            <w:pPr>
              <w:spacing w:after="0" w:line="240" w:lineRule="auto"/>
              <w:jc w:val="both"/>
              <w:rPr>
                <w:rFonts w:ascii="Arial" w:eastAsia="Times New Roman" w:hAnsi="Arial" w:cs="Arial"/>
                <w:color w:val="000000"/>
                <w:sz w:val="20"/>
                <w:szCs w:val="20"/>
                <w:lang w:eastAsia="es-PE"/>
              </w:rPr>
            </w:pPr>
            <w:r w:rsidRPr="00FD39DC">
              <w:rPr>
                <w:rFonts w:ascii="Arial" w:eastAsia="Times New Roman" w:hAnsi="Arial" w:cs="Arial"/>
                <w:color w:val="000000"/>
                <w:sz w:val="20"/>
                <w:szCs w:val="20"/>
                <w:lang w:eastAsia="es-PE"/>
              </w:rPr>
              <w:t>34.67</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4117C00F" w14:textId="77777777" w:rsidR="00200DF5" w:rsidRPr="00FD39DC" w:rsidRDefault="00200DF5" w:rsidP="00015CC4">
            <w:pPr>
              <w:spacing w:after="0" w:line="240" w:lineRule="auto"/>
              <w:jc w:val="both"/>
              <w:rPr>
                <w:rFonts w:ascii="Arial" w:eastAsia="Times New Roman" w:hAnsi="Arial" w:cs="Arial"/>
                <w:color w:val="000000"/>
                <w:sz w:val="20"/>
                <w:szCs w:val="20"/>
                <w:lang w:eastAsia="es-PE"/>
              </w:rPr>
            </w:pPr>
            <w:r w:rsidRPr="00FD39DC">
              <w:rPr>
                <w:rFonts w:ascii="Arial" w:eastAsia="Times New Roman" w:hAnsi="Arial" w:cs="Arial"/>
                <w:color w:val="000000"/>
                <w:sz w:val="20"/>
                <w:szCs w:val="20"/>
                <w:lang w:eastAsia="es-PE"/>
              </w:rPr>
              <w:t>00</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472FCD26" w14:textId="77777777" w:rsidR="00200DF5" w:rsidRPr="00FD39DC" w:rsidRDefault="00200DF5" w:rsidP="00015CC4">
            <w:pPr>
              <w:spacing w:after="0" w:line="240" w:lineRule="auto"/>
              <w:jc w:val="both"/>
              <w:rPr>
                <w:rFonts w:ascii="Arial" w:eastAsia="Times New Roman" w:hAnsi="Arial" w:cs="Arial"/>
                <w:color w:val="000000"/>
                <w:sz w:val="20"/>
                <w:szCs w:val="20"/>
                <w:lang w:eastAsia="es-PE"/>
              </w:rPr>
            </w:pPr>
            <w:r w:rsidRPr="00FD39DC">
              <w:rPr>
                <w:rFonts w:ascii="Arial" w:eastAsia="Times New Roman" w:hAnsi="Arial" w:cs="Arial"/>
                <w:color w:val="000000"/>
                <w:sz w:val="20"/>
                <w:szCs w:val="20"/>
                <w:lang w:eastAsia="es-PE"/>
              </w:rPr>
              <w:t>1,000.00</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0FDE1282" w14:textId="77777777" w:rsidR="00200DF5" w:rsidRPr="00FD39DC" w:rsidRDefault="00200DF5" w:rsidP="00015CC4">
            <w:pPr>
              <w:spacing w:after="0" w:line="240" w:lineRule="auto"/>
              <w:jc w:val="both"/>
              <w:rPr>
                <w:rFonts w:ascii="Arial" w:eastAsia="Times New Roman" w:hAnsi="Arial" w:cs="Arial"/>
                <w:color w:val="000000"/>
                <w:sz w:val="20"/>
                <w:szCs w:val="20"/>
                <w:lang w:eastAsia="es-PE"/>
              </w:rPr>
            </w:pPr>
            <w:r w:rsidRPr="00FD39DC">
              <w:rPr>
                <w:rFonts w:ascii="Arial" w:eastAsia="Times New Roman" w:hAnsi="Arial" w:cs="Arial"/>
                <w:color w:val="000000"/>
                <w:sz w:val="20"/>
                <w:szCs w:val="20"/>
                <w:lang w:eastAsia="es-PE"/>
              </w:rPr>
              <w:t>1,340.56</w:t>
            </w:r>
          </w:p>
        </w:tc>
      </w:tr>
    </w:tbl>
    <w:p w14:paraId="15918933" w14:textId="77777777" w:rsidR="00200DF5" w:rsidRPr="00FD39DC" w:rsidRDefault="00200DF5" w:rsidP="00200DF5">
      <w:pPr>
        <w:autoSpaceDE w:val="0"/>
        <w:autoSpaceDN w:val="0"/>
        <w:adjustRightInd w:val="0"/>
        <w:spacing w:after="0" w:line="240" w:lineRule="auto"/>
        <w:jc w:val="both"/>
        <w:rPr>
          <w:rFonts w:ascii="Arial" w:hAnsi="Arial" w:cs="Arial"/>
          <w:b/>
          <w:bCs/>
          <w:color w:val="000000"/>
          <w:sz w:val="20"/>
          <w:szCs w:val="20"/>
        </w:rPr>
      </w:pPr>
      <w:r w:rsidRPr="00FD39DC">
        <w:rPr>
          <w:rFonts w:ascii="Arial" w:hAnsi="Arial" w:cs="Arial"/>
          <w:b/>
          <w:bCs/>
          <w:color w:val="000000"/>
          <w:sz w:val="20"/>
          <w:szCs w:val="20"/>
        </w:rPr>
        <w:t xml:space="preserve"> Fuente: INEI – Censo Agropecuario 2012</w:t>
      </w:r>
    </w:p>
    <w:p w14:paraId="785BC772" w14:textId="77777777" w:rsidR="00200DF5" w:rsidRDefault="00200DF5" w:rsidP="00200DF5">
      <w:pPr>
        <w:autoSpaceDE w:val="0"/>
        <w:autoSpaceDN w:val="0"/>
        <w:adjustRightInd w:val="0"/>
        <w:spacing w:after="0" w:line="360" w:lineRule="auto"/>
        <w:jc w:val="both"/>
        <w:rPr>
          <w:rFonts w:ascii="Arial" w:hAnsi="Arial" w:cs="Arial"/>
          <w:bCs/>
          <w:color w:val="000000"/>
        </w:rPr>
      </w:pPr>
      <w:r w:rsidRPr="00E94209">
        <w:rPr>
          <w:rFonts w:ascii="Arial" w:hAnsi="Arial" w:cs="Arial"/>
          <w:bCs/>
          <w:color w:val="000000"/>
        </w:rPr>
        <w:t xml:space="preserve">De 1,344 personas naturales que conducen parcelas agrícolas en Huacrapuquio, solamente 4 agricultores vienen regando sus terrenos, cuya extensión en total no llega a la media hectárea 0.41. Esta condición permite concluir que la instalación de sistemas de riego debe ser una de las </w:t>
      </w:r>
      <w:r w:rsidRPr="002D6811">
        <w:rPr>
          <w:rFonts w:ascii="Arial" w:hAnsi="Arial" w:cs="Arial"/>
          <w:b/>
          <w:bCs/>
          <w:color w:val="000000"/>
        </w:rPr>
        <w:t xml:space="preserve">prioridades de atención </w:t>
      </w:r>
      <w:r w:rsidRPr="00E94209">
        <w:rPr>
          <w:rFonts w:ascii="Arial" w:hAnsi="Arial" w:cs="Arial"/>
          <w:bCs/>
          <w:color w:val="000000"/>
        </w:rPr>
        <w:t>por parte de las comunidades campesina y el gobierno local para su desarrollo, toda vez que su princi</w:t>
      </w:r>
      <w:r w:rsidR="00E23ADE">
        <w:rPr>
          <w:rFonts w:ascii="Arial" w:hAnsi="Arial" w:cs="Arial"/>
          <w:bCs/>
          <w:color w:val="000000"/>
        </w:rPr>
        <w:t>pal economía es la agricultura.</w:t>
      </w:r>
    </w:p>
    <w:p w14:paraId="73FF68EE" w14:textId="4411F03D" w:rsidR="00200DF5" w:rsidRPr="0023464A" w:rsidRDefault="00134E90" w:rsidP="00200DF5">
      <w:pPr>
        <w:autoSpaceDE w:val="0"/>
        <w:autoSpaceDN w:val="0"/>
        <w:adjustRightInd w:val="0"/>
        <w:spacing w:after="0" w:line="240" w:lineRule="auto"/>
        <w:jc w:val="center"/>
        <w:rPr>
          <w:rFonts w:ascii="Arial" w:hAnsi="Arial" w:cs="Arial"/>
          <w:b/>
          <w:bCs/>
          <w:color w:val="000000"/>
        </w:rPr>
      </w:pPr>
      <w:r>
        <w:rPr>
          <w:rFonts w:ascii="Arial" w:hAnsi="Arial" w:cs="Arial"/>
          <w:b/>
          <w:bCs/>
          <w:color w:val="000000"/>
        </w:rPr>
        <w:t>Cuadro N° 13</w:t>
      </w:r>
    </w:p>
    <w:p w14:paraId="286970DE" w14:textId="77777777" w:rsidR="00200DF5" w:rsidRPr="0023464A" w:rsidRDefault="00200DF5" w:rsidP="00200DF5">
      <w:pPr>
        <w:autoSpaceDE w:val="0"/>
        <w:autoSpaceDN w:val="0"/>
        <w:adjustRightInd w:val="0"/>
        <w:spacing w:after="0" w:line="240" w:lineRule="auto"/>
        <w:jc w:val="center"/>
        <w:rPr>
          <w:rFonts w:ascii="Arial" w:hAnsi="Arial" w:cs="Arial"/>
          <w:b/>
          <w:bCs/>
          <w:color w:val="000000"/>
        </w:rPr>
      </w:pPr>
      <w:r w:rsidRPr="0023464A">
        <w:rPr>
          <w:rFonts w:ascii="Arial" w:hAnsi="Arial" w:cs="Arial"/>
          <w:b/>
          <w:bCs/>
          <w:color w:val="000000"/>
        </w:rPr>
        <w:t>SUPERFICIE TOTAL AGRICOLA</w:t>
      </w:r>
    </w:p>
    <w:tbl>
      <w:tblPr>
        <w:tblW w:w="0" w:type="auto"/>
        <w:jc w:val="center"/>
        <w:tblCellSpacing w:w="0" w:type="dxa"/>
        <w:tblBorders>
          <w:top w:val="outset" w:sz="6" w:space="0" w:color="CCCCCC"/>
          <w:left w:val="outset" w:sz="6" w:space="0" w:color="CCCCCC"/>
          <w:bottom w:val="outset" w:sz="6" w:space="0" w:color="CCCCCC"/>
          <w:right w:val="outset" w:sz="6" w:space="0" w:color="CCCCCC"/>
        </w:tblBorders>
        <w:shd w:val="clear" w:color="auto" w:fill="FFFFFF"/>
        <w:tblCellMar>
          <w:top w:w="30" w:type="dxa"/>
          <w:left w:w="30" w:type="dxa"/>
          <w:bottom w:w="30" w:type="dxa"/>
          <w:right w:w="30" w:type="dxa"/>
        </w:tblCellMar>
        <w:tblLook w:val="04A0" w:firstRow="1" w:lastRow="0" w:firstColumn="1" w:lastColumn="0" w:noHBand="0" w:noVBand="1"/>
      </w:tblPr>
      <w:tblGrid>
        <w:gridCol w:w="1515"/>
        <w:gridCol w:w="957"/>
        <w:gridCol w:w="822"/>
        <w:gridCol w:w="744"/>
        <w:gridCol w:w="744"/>
        <w:gridCol w:w="811"/>
        <w:gridCol w:w="811"/>
        <w:gridCol w:w="733"/>
        <w:gridCol w:w="1049"/>
        <w:gridCol w:w="869"/>
      </w:tblGrid>
      <w:tr w:rsidR="00200DF5" w:rsidRPr="003C66FF" w14:paraId="0A0B30A7" w14:textId="77777777" w:rsidTr="00015CC4">
        <w:trPr>
          <w:tblCellSpacing w:w="0" w:type="dxa"/>
          <w:jc w:val="center"/>
        </w:trPr>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01BB89B"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b/>
                <w:bCs/>
                <w:color w:val="000000"/>
                <w:sz w:val="20"/>
                <w:szCs w:val="20"/>
                <w:lang w:eastAsia="es-PE"/>
              </w:rPr>
              <w:t>AREA # 120116</w:t>
            </w:r>
          </w:p>
        </w:tc>
        <w:tc>
          <w:tcPr>
            <w:tcW w:w="0" w:type="auto"/>
            <w:gridSpan w:val="8"/>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28608D8"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b/>
                <w:bCs/>
                <w:color w:val="000000"/>
                <w:sz w:val="20"/>
                <w:szCs w:val="20"/>
                <w:lang w:eastAsia="es-PE"/>
              </w:rPr>
              <w:t>Dpto. Junin Prov. Huancayo Dist. Huacrapuquio</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B0E2E19" w14:textId="77777777" w:rsidR="00200DF5" w:rsidRPr="003C66FF" w:rsidRDefault="00200DF5" w:rsidP="00015CC4">
            <w:pPr>
              <w:spacing w:after="0" w:line="240" w:lineRule="auto"/>
              <w:jc w:val="both"/>
              <w:rPr>
                <w:rFonts w:ascii="Arial" w:eastAsia="Times New Roman" w:hAnsi="Arial" w:cs="Arial"/>
                <w:sz w:val="20"/>
                <w:szCs w:val="20"/>
                <w:lang w:eastAsia="es-PE"/>
              </w:rPr>
            </w:pPr>
          </w:p>
        </w:tc>
      </w:tr>
      <w:tr w:rsidR="00200DF5" w:rsidRPr="003C66FF" w14:paraId="5DFCD04B" w14:textId="77777777" w:rsidTr="00015CC4">
        <w:trPr>
          <w:tblCellSpacing w:w="0" w:type="dxa"/>
          <w:jc w:val="center"/>
        </w:trPr>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A5639A7" w14:textId="77777777" w:rsidR="00200DF5" w:rsidRPr="003C66FF" w:rsidRDefault="00200DF5" w:rsidP="00015CC4">
            <w:pPr>
              <w:spacing w:after="0" w:line="240" w:lineRule="auto"/>
              <w:jc w:val="both"/>
              <w:rPr>
                <w:rFonts w:ascii="Arial" w:eastAsia="Times New Roman" w:hAnsi="Arial" w:cs="Arial"/>
                <w:b/>
                <w:sz w:val="20"/>
                <w:szCs w:val="20"/>
                <w:lang w:eastAsia="es-PE"/>
              </w:rPr>
            </w:pPr>
            <w:r w:rsidRPr="003C66FF">
              <w:rPr>
                <w:rFonts w:ascii="Arial" w:eastAsia="Times New Roman" w:hAnsi="Arial" w:cs="Arial"/>
                <w:b/>
                <w:bCs/>
                <w:color w:val="000000"/>
                <w:sz w:val="20"/>
                <w:szCs w:val="20"/>
                <w:lang w:eastAsia="es-PE"/>
              </w:rPr>
              <w:t>Condición jurídica</w:t>
            </w:r>
          </w:p>
        </w:tc>
        <w:tc>
          <w:tcPr>
            <w:tcW w:w="0" w:type="auto"/>
            <w:gridSpan w:val="8"/>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8EEA459"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b/>
                <w:bCs/>
                <w:color w:val="000000"/>
                <w:sz w:val="20"/>
                <w:szCs w:val="20"/>
                <w:lang w:eastAsia="es-PE"/>
              </w:rPr>
              <w:t>Tamaño de la unidad agropecuaria (8 grupos)</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623944B" w14:textId="77777777" w:rsidR="00200DF5" w:rsidRPr="003C66FF" w:rsidRDefault="00200DF5" w:rsidP="00015CC4">
            <w:pPr>
              <w:spacing w:after="0" w:line="240" w:lineRule="auto"/>
              <w:jc w:val="both"/>
              <w:rPr>
                <w:rFonts w:ascii="Arial" w:eastAsia="Times New Roman" w:hAnsi="Arial" w:cs="Arial"/>
                <w:sz w:val="20"/>
                <w:szCs w:val="20"/>
                <w:lang w:eastAsia="es-PE"/>
              </w:rPr>
            </w:pPr>
          </w:p>
        </w:tc>
      </w:tr>
      <w:tr w:rsidR="00200DF5" w:rsidRPr="003C66FF" w14:paraId="6356C1FF" w14:textId="77777777" w:rsidTr="00015CC4">
        <w:trPr>
          <w:tblCellSpacing w:w="0" w:type="dxa"/>
          <w:jc w:val="center"/>
        </w:trPr>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6CFBF49" w14:textId="77777777" w:rsidR="00200DF5" w:rsidRPr="003C66FF" w:rsidRDefault="00200DF5" w:rsidP="00015CC4">
            <w:pPr>
              <w:spacing w:after="0" w:line="240" w:lineRule="auto"/>
              <w:jc w:val="both"/>
              <w:rPr>
                <w:rFonts w:ascii="Arial" w:eastAsia="Times New Roman" w:hAnsi="Arial" w:cs="Arial"/>
                <w:b/>
                <w:sz w:val="20"/>
                <w:szCs w:val="20"/>
                <w:lang w:eastAsia="es-PE"/>
              </w:rPr>
            </w:pP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AEA3EE5"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Menos de 0,5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77B95D4"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0,5 - 2,9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B2FE086"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3,0 - 4,9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6C54DEB"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5,0 - 9,9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A4B1705"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10,0 - 19,9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DBF152C"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20,0 - 49,9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69C2A94"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50,0 - 99,9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01A3154"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100,0 a más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7E33AE1"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b/>
                <w:bCs/>
                <w:color w:val="000000"/>
                <w:sz w:val="20"/>
                <w:szCs w:val="20"/>
                <w:lang w:eastAsia="es-PE"/>
              </w:rPr>
              <w:t>Total</w:t>
            </w:r>
          </w:p>
        </w:tc>
      </w:tr>
      <w:tr w:rsidR="00200DF5" w:rsidRPr="003C66FF" w14:paraId="026B0390" w14:textId="77777777" w:rsidTr="00015CC4">
        <w:trPr>
          <w:tblCellSpacing w:w="0" w:type="dxa"/>
          <w:jc w:val="center"/>
        </w:trPr>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25D4202" w14:textId="77777777" w:rsidR="00200DF5" w:rsidRPr="003C66FF" w:rsidRDefault="00200DF5" w:rsidP="00015CC4">
            <w:pPr>
              <w:spacing w:after="0" w:line="240" w:lineRule="auto"/>
              <w:jc w:val="both"/>
              <w:rPr>
                <w:rFonts w:ascii="Arial" w:eastAsia="Times New Roman" w:hAnsi="Arial" w:cs="Arial"/>
                <w:b/>
                <w:sz w:val="20"/>
                <w:szCs w:val="20"/>
                <w:lang w:eastAsia="es-PE"/>
              </w:rPr>
            </w:pPr>
            <w:r w:rsidRPr="003C66FF">
              <w:rPr>
                <w:rFonts w:ascii="Arial" w:eastAsia="Times New Roman" w:hAnsi="Arial" w:cs="Arial"/>
                <w:b/>
                <w:color w:val="000000"/>
                <w:sz w:val="20"/>
                <w:szCs w:val="20"/>
                <w:lang w:eastAsia="es-PE"/>
              </w:rPr>
              <w:t>Persona natural</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EBA0F8F"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52.10</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2F3A9B4"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162.28</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8C2468B"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38.96</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0190868"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42.96</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B644351"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10.00</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077437B"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34.67</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A64A358"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1DB42C2"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1,000.00</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39CD383"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1,340.97</w:t>
            </w:r>
          </w:p>
        </w:tc>
      </w:tr>
      <w:tr w:rsidR="00200DF5" w:rsidRPr="003C66FF" w14:paraId="21ABCC78" w14:textId="77777777" w:rsidTr="00015CC4">
        <w:trPr>
          <w:tblCellSpacing w:w="0" w:type="dxa"/>
          <w:jc w:val="center"/>
        </w:trPr>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E745CEA" w14:textId="77777777" w:rsidR="00200DF5" w:rsidRPr="003C66FF" w:rsidRDefault="00200DF5" w:rsidP="00015CC4">
            <w:pPr>
              <w:spacing w:after="0" w:line="240" w:lineRule="auto"/>
              <w:jc w:val="both"/>
              <w:rPr>
                <w:rFonts w:ascii="Arial" w:eastAsia="Times New Roman" w:hAnsi="Arial" w:cs="Arial"/>
                <w:b/>
                <w:sz w:val="20"/>
                <w:szCs w:val="20"/>
                <w:lang w:eastAsia="es-PE"/>
              </w:rPr>
            </w:pPr>
            <w:r w:rsidRPr="003C66FF">
              <w:rPr>
                <w:rFonts w:ascii="Arial" w:eastAsia="Times New Roman" w:hAnsi="Arial" w:cs="Arial"/>
                <w:b/>
                <w:color w:val="000000"/>
                <w:sz w:val="20"/>
                <w:szCs w:val="20"/>
                <w:lang w:eastAsia="es-PE"/>
              </w:rPr>
              <w:t>Comunidad campesina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11D604B"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F03DB36"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1FD88C6"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674EBD2"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E87B399"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701EC65"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FD6A32D"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0.00</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83ECFF0"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0.00</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CBBF4D2"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0.00</w:t>
            </w:r>
          </w:p>
        </w:tc>
      </w:tr>
      <w:tr w:rsidR="00200DF5" w:rsidRPr="003C66FF" w14:paraId="21B042FA" w14:textId="77777777" w:rsidTr="00015CC4">
        <w:trPr>
          <w:tblCellSpacing w:w="0" w:type="dxa"/>
          <w:jc w:val="center"/>
        </w:trPr>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56CFE990" w14:textId="77777777" w:rsidR="00200DF5" w:rsidRPr="003C66FF" w:rsidRDefault="00200DF5" w:rsidP="00015CC4">
            <w:pPr>
              <w:spacing w:after="0" w:line="240" w:lineRule="auto"/>
              <w:jc w:val="both"/>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TOTAL</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01402E94" w14:textId="77777777" w:rsidR="00200DF5" w:rsidRPr="003C66FF" w:rsidRDefault="00200DF5" w:rsidP="00015CC4">
            <w:pPr>
              <w:spacing w:after="0" w:line="240" w:lineRule="auto"/>
              <w:jc w:val="both"/>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52.10</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1647A182" w14:textId="77777777" w:rsidR="00200DF5" w:rsidRPr="003C66FF" w:rsidRDefault="00200DF5" w:rsidP="00015CC4">
            <w:pPr>
              <w:spacing w:after="0" w:line="240" w:lineRule="auto"/>
              <w:jc w:val="both"/>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162.28</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550BC57A" w14:textId="77777777" w:rsidR="00200DF5" w:rsidRPr="003C66FF" w:rsidRDefault="00200DF5" w:rsidP="00015CC4">
            <w:pPr>
              <w:spacing w:after="0" w:line="240" w:lineRule="auto"/>
              <w:jc w:val="both"/>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38.96</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3FA3C914" w14:textId="77777777" w:rsidR="00200DF5" w:rsidRPr="003C66FF" w:rsidRDefault="00200DF5" w:rsidP="00015CC4">
            <w:pPr>
              <w:spacing w:after="0" w:line="240" w:lineRule="auto"/>
              <w:jc w:val="both"/>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 xml:space="preserve">42.96      </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0965C7B4" w14:textId="77777777" w:rsidR="00200DF5" w:rsidRPr="003C66FF" w:rsidRDefault="00200DF5" w:rsidP="00015CC4">
            <w:pPr>
              <w:spacing w:after="0" w:line="240" w:lineRule="auto"/>
              <w:jc w:val="both"/>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10.00</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20AB0A27" w14:textId="77777777" w:rsidR="00200DF5" w:rsidRPr="003C66FF" w:rsidRDefault="00200DF5" w:rsidP="00015CC4">
            <w:pPr>
              <w:spacing w:after="0" w:line="240" w:lineRule="auto"/>
              <w:jc w:val="both"/>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34.67</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5CB131C3" w14:textId="77777777" w:rsidR="00200DF5" w:rsidRPr="003C66FF" w:rsidRDefault="00200DF5" w:rsidP="00015CC4">
            <w:pPr>
              <w:spacing w:after="0" w:line="240" w:lineRule="auto"/>
              <w:jc w:val="both"/>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00</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14CEFD81" w14:textId="77777777" w:rsidR="00200DF5" w:rsidRPr="003C66FF" w:rsidRDefault="00200DF5" w:rsidP="00015CC4">
            <w:pPr>
              <w:spacing w:after="0" w:line="240" w:lineRule="auto"/>
              <w:jc w:val="both"/>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1,000.00</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63DFF469" w14:textId="77777777" w:rsidR="00200DF5" w:rsidRPr="003C66FF" w:rsidRDefault="00200DF5" w:rsidP="00015CC4">
            <w:pPr>
              <w:spacing w:after="0" w:line="240" w:lineRule="auto"/>
              <w:jc w:val="both"/>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1,340.97</w:t>
            </w:r>
          </w:p>
        </w:tc>
      </w:tr>
    </w:tbl>
    <w:p w14:paraId="02063AB4" w14:textId="056C8A2F" w:rsidR="00200DF5" w:rsidRDefault="00200DF5" w:rsidP="00200DF5">
      <w:pPr>
        <w:autoSpaceDE w:val="0"/>
        <w:autoSpaceDN w:val="0"/>
        <w:adjustRightInd w:val="0"/>
        <w:spacing w:after="0" w:line="240" w:lineRule="auto"/>
        <w:jc w:val="both"/>
        <w:rPr>
          <w:rFonts w:ascii="Arial" w:hAnsi="Arial" w:cs="Arial"/>
          <w:b/>
          <w:bCs/>
          <w:color w:val="000000"/>
          <w:sz w:val="20"/>
          <w:szCs w:val="20"/>
        </w:rPr>
      </w:pPr>
      <w:r w:rsidRPr="003C66FF">
        <w:rPr>
          <w:rFonts w:ascii="Arial" w:hAnsi="Arial" w:cs="Arial"/>
          <w:b/>
          <w:bCs/>
          <w:color w:val="000000"/>
          <w:sz w:val="20"/>
          <w:szCs w:val="20"/>
        </w:rPr>
        <w:t xml:space="preserve">    Fuente: INEI – Censo Agropecuario 2012</w:t>
      </w:r>
    </w:p>
    <w:p w14:paraId="2FFDEFFD" w14:textId="130B3313" w:rsidR="00EB64BF" w:rsidRDefault="00EB64BF" w:rsidP="00200DF5">
      <w:pPr>
        <w:autoSpaceDE w:val="0"/>
        <w:autoSpaceDN w:val="0"/>
        <w:adjustRightInd w:val="0"/>
        <w:spacing w:after="0" w:line="240" w:lineRule="auto"/>
        <w:jc w:val="both"/>
        <w:rPr>
          <w:rFonts w:ascii="Arial" w:hAnsi="Arial" w:cs="Arial"/>
          <w:b/>
          <w:bCs/>
          <w:color w:val="000000"/>
          <w:sz w:val="20"/>
          <w:szCs w:val="20"/>
        </w:rPr>
      </w:pPr>
    </w:p>
    <w:p w14:paraId="24A1EADB" w14:textId="77777777" w:rsidR="00EB64BF" w:rsidRDefault="00EB64BF" w:rsidP="00EB64BF">
      <w:pPr>
        <w:pStyle w:val="NoSpacing"/>
        <w:rPr>
          <w:rFonts w:ascii="Arial" w:hAnsi="Arial" w:cs="Arial"/>
          <w:b/>
          <w:sz w:val="20"/>
          <w:szCs w:val="20"/>
        </w:rPr>
      </w:pPr>
      <w:r w:rsidRPr="00C37A96">
        <w:rPr>
          <w:rFonts w:ascii="Arial" w:hAnsi="Arial" w:cs="Arial"/>
          <w:b/>
          <w:noProof/>
          <w:lang w:val="en-US"/>
        </w:rPr>
        <w:drawing>
          <wp:inline distT="0" distB="0" distL="0" distR="0" wp14:anchorId="1F2CB676" wp14:editId="11609088">
            <wp:extent cx="781050" cy="581025"/>
            <wp:effectExtent l="0" t="0" r="0" b="9525"/>
            <wp:docPr id="154" name="Imagen 154"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72BB86BB" w14:textId="77777777" w:rsidR="00EB64BF" w:rsidRPr="00561F7F" w:rsidRDefault="00EB64BF" w:rsidP="00EB64BF">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4406C29D" w14:textId="135F60E3" w:rsidR="00200DF5" w:rsidRPr="0023464A" w:rsidRDefault="00200DF5" w:rsidP="00200DF5">
      <w:pPr>
        <w:autoSpaceDE w:val="0"/>
        <w:autoSpaceDN w:val="0"/>
        <w:adjustRightInd w:val="0"/>
        <w:spacing w:after="0" w:line="240" w:lineRule="auto"/>
        <w:jc w:val="center"/>
        <w:rPr>
          <w:rFonts w:ascii="Arial" w:hAnsi="Arial" w:cs="Arial"/>
          <w:b/>
          <w:bCs/>
          <w:color w:val="000000"/>
        </w:rPr>
      </w:pPr>
      <w:r w:rsidRPr="0023464A">
        <w:rPr>
          <w:rFonts w:ascii="Arial" w:hAnsi="Arial" w:cs="Arial"/>
          <w:b/>
          <w:bCs/>
          <w:color w:val="000000"/>
        </w:rPr>
        <w:t>Cuadro</w:t>
      </w:r>
      <w:r w:rsidR="00134E90">
        <w:rPr>
          <w:rFonts w:ascii="Arial" w:hAnsi="Arial" w:cs="Arial"/>
          <w:b/>
          <w:bCs/>
          <w:color w:val="000000"/>
        </w:rPr>
        <w:t xml:space="preserve"> N° 14</w:t>
      </w:r>
    </w:p>
    <w:p w14:paraId="5264D5DB" w14:textId="77777777" w:rsidR="00200DF5" w:rsidRPr="0023464A" w:rsidRDefault="00200DF5" w:rsidP="00200DF5">
      <w:pPr>
        <w:autoSpaceDE w:val="0"/>
        <w:autoSpaceDN w:val="0"/>
        <w:adjustRightInd w:val="0"/>
        <w:spacing w:after="0" w:line="240" w:lineRule="auto"/>
        <w:jc w:val="center"/>
        <w:rPr>
          <w:rFonts w:ascii="Arial" w:hAnsi="Arial" w:cs="Arial"/>
          <w:b/>
          <w:bCs/>
          <w:color w:val="000000"/>
        </w:rPr>
      </w:pPr>
    </w:p>
    <w:p w14:paraId="016D14B8" w14:textId="77777777" w:rsidR="00200DF5" w:rsidRPr="003C66FF" w:rsidRDefault="00200DF5" w:rsidP="00200DF5">
      <w:pPr>
        <w:spacing w:line="240" w:lineRule="auto"/>
        <w:jc w:val="center"/>
        <w:rPr>
          <w:rFonts w:ascii="Arial" w:hAnsi="Arial" w:cs="Arial"/>
          <w:b/>
          <w:sz w:val="20"/>
          <w:szCs w:val="20"/>
          <w:lang w:val="es-ES"/>
        </w:rPr>
      </w:pPr>
      <w:r>
        <w:rPr>
          <w:rFonts w:ascii="Arial" w:hAnsi="Arial" w:cs="Arial"/>
          <w:b/>
          <w:sz w:val="20"/>
          <w:szCs w:val="20"/>
          <w:lang w:val="es-ES"/>
        </w:rPr>
        <w:t xml:space="preserve">TOTAL: </w:t>
      </w:r>
      <w:r w:rsidRPr="003C66FF">
        <w:rPr>
          <w:rFonts w:ascii="Arial" w:hAnsi="Arial" w:cs="Arial"/>
          <w:b/>
          <w:sz w:val="20"/>
          <w:szCs w:val="20"/>
          <w:lang w:val="es-ES"/>
        </w:rPr>
        <w:t>UNIDADES AGROPECUARIAS</w:t>
      </w:r>
    </w:p>
    <w:tbl>
      <w:tblPr>
        <w:tblW w:w="0" w:type="auto"/>
        <w:jc w:val="center"/>
        <w:tblCellSpacing w:w="0" w:type="dxa"/>
        <w:tblBorders>
          <w:top w:val="outset" w:sz="6" w:space="0" w:color="CCCCCC"/>
          <w:left w:val="outset" w:sz="6" w:space="0" w:color="CCCCCC"/>
          <w:bottom w:val="outset" w:sz="6" w:space="0" w:color="CCCCCC"/>
          <w:right w:val="outset" w:sz="6" w:space="0" w:color="CCCCCC"/>
        </w:tblBorders>
        <w:shd w:val="clear" w:color="auto" w:fill="FFFFFF"/>
        <w:tblCellMar>
          <w:top w:w="30" w:type="dxa"/>
          <w:left w:w="30" w:type="dxa"/>
          <w:bottom w:w="30" w:type="dxa"/>
          <w:right w:w="30" w:type="dxa"/>
        </w:tblCellMar>
        <w:tblLook w:val="04A0" w:firstRow="1" w:lastRow="0" w:firstColumn="1" w:lastColumn="0" w:noHBand="0" w:noVBand="1"/>
      </w:tblPr>
      <w:tblGrid>
        <w:gridCol w:w="1267"/>
        <w:gridCol w:w="787"/>
        <w:gridCol w:w="914"/>
        <w:gridCol w:w="992"/>
        <w:gridCol w:w="1004"/>
        <w:gridCol w:w="847"/>
        <w:gridCol w:w="847"/>
        <w:gridCol w:w="847"/>
        <w:gridCol w:w="982"/>
        <w:gridCol w:w="568"/>
      </w:tblGrid>
      <w:tr w:rsidR="00200DF5" w:rsidRPr="003C66FF" w14:paraId="104739BD" w14:textId="77777777" w:rsidTr="00015CC4">
        <w:trPr>
          <w:tblCellSpacing w:w="0" w:type="dxa"/>
          <w:jc w:val="center"/>
        </w:trPr>
        <w:tc>
          <w:tcPr>
            <w:tcW w:w="1268"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0C0885F" w14:textId="77777777" w:rsidR="00200DF5" w:rsidRPr="003C66FF" w:rsidRDefault="00200DF5" w:rsidP="00015CC4">
            <w:pPr>
              <w:spacing w:after="0" w:line="240" w:lineRule="auto"/>
              <w:jc w:val="both"/>
              <w:rPr>
                <w:rFonts w:ascii="Arial" w:eastAsia="Times New Roman" w:hAnsi="Arial" w:cs="Arial"/>
                <w:b/>
                <w:sz w:val="20"/>
                <w:szCs w:val="20"/>
                <w:lang w:eastAsia="es-PE"/>
              </w:rPr>
            </w:pPr>
          </w:p>
        </w:tc>
        <w:tc>
          <w:tcPr>
            <w:tcW w:w="787"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53C80D4" w14:textId="77777777" w:rsidR="00200DF5" w:rsidRPr="003C66FF" w:rsidRDefault="00200DF5" w:rsidP="00015CC4">
            <w:pPr>
              <w:spacing w:after="0" w:line="240" w:lineRule="auto"/>
              <w:jc w:val="both"/>
              <w:rPr>
                <w:rFonts w:ascii="Arial" w:eastAsia="Times New Roman" w:hAnsi="Arial" w:cs="Arial"/>
                <w:b/>
                <w:sz w:val="20"/>
                <w:szCs w:val="20"/>
                <w:lang w:eastAsia="es-PE"/>
              </w:rPr>
            </w:pPr>
            <w:r w:rsidRPr="003C66FF">
              <w:rPr>
                <w:rFonts w:ascii="Arial" w:eastAsia="Times New Roman" w:hAnsi="Arial" w:cs="Arial"/>
                <w:b/>
                <w:color w:val="000000"/>
                <w:sz w:val="20"/>
                <w:szCs w:val="20"/>
                <w:lang w:eastAsia="es-PE"/>
              </w:rPr>
              <w:t>Menos de 0,5 ha</w:t>
            </w:r>
          </w:p>
        </w:tc>
        <w:tc>
          <w:tcPr>
            <w:tcW w:w="91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D26FB8F" w14:textId="77777777" w:rsidR="00200DF5" w:rsidRPr="003C66FF" w:rsidRDefault="00200DF5" w:rsidP="00015CC4">
            <w:pPr>
              <w:spacing w:after="0" w:line="240" w:lineRule="auto"/>
              <w:jc w:val="both"/>
              <w:rPr>
                <w:rFonts w:ascii="Arial" w:eastAsia="Times New Roman" w:hAnsi="Arial" w:cs="Arial"/>
                <w:b/>
                <w:sz w:val="20"/>
                <w:szCs w:val="20"/>
                <w:lang w:eastAsia="es-PE"/>
              </w:rPr>
            </w:pPr>
            <w:r w:rsidRPr="003C66FF">
              <w:rPr>
                <w:rFonts w:ascii="Arial" w:eastAsia="Times New Roman" w:hAnsi="Arial" w:cs="Arial"/>
                <w:b/>
                <w:color w:val="000000"/>
                <w:sz w:val="20"/>
                <w:szCs w:val="20"/>
                <w:lang w:eastAsia="es-PE"/>
              </w:rPr>
              <w:t>0,5 - 2,9 ha</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B8DA624" w14:textId="77777777" w:rsidR="00200DF5" w:rsidRPr="003C66FF" w:rsidRDefault="00200DF5" w:rsidP="00015CC4">
            <w:pPr>
              <w:spacing w:after="0" w:line="240" w:lineRule="auto"/>
              <w:jc w:val="both"/>
              <w:rPr>
                <w:rFonts w:ascii="Arial" w:eastAsia="Times New Roman" w:hAnsi="Arial" w:cs="Arial"/>
                <w:b/>
                <w:sz w:val="20"/>
                <w:szCs w:val="20"/>
                <w:lang w:eastAsia="es-PE"/>
              </w:rPr>
            </w:pPr>
            <w:r w:rsidRPr="003C66FF">
              <w:rPr>
                <w:rFonts w:ascii="Arial" w:eastAsia="Times New Roman" w:hAnsi="Arial" w:cs="Arial"/>
                <w:b/>
                <w:color w:val="000000"/>
                <w:sz w:val="20"/>
                <w:szCs w:val="20"/>
                <w:lang w:eastAsia="es-PE"/>
              </w:rPr>
              <w:t>3,0 - 4,9 ha</w:t>
            </w:r>
          </w:p>
        </w:tc>
        <w:tc>
          <w:tcPr>
            <w:tcW w:w="100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42BA365" w14:textId="77777777" w:rsidR="00200DF5" w:rsidRPr="003C66FF" w:rsidRDefault="00200DF5" w:rsidP="00015CC4">
            <w:pPr>
              <w:spacing w:after="0" w:line="240" w:lineRule="auto"/>
              <w:jc w:val="both"/>
              <w:rPr>
                <w:rFonts w:ascii="Arial" w:eastAsia="Times New Roman" w:hAnsi="Arial" w:cs="Arial"/>
                <w:b/>
                <w:sz w:val="20"/>
                <w:szCs w:val="20"/>
                <w:lang w:eastAsia="es-PE"/>
              </w:rPr>
            </w:pPr>
            <w:r w:rsidRPr="003C66FF">
              <w:rPr>
                <w:rFonts w:ascii="Arial" w:eastAsia="Times New Roman" w:hAnsi="Arial" w:cs="Arial"/>
                <w:b/>
                <w:color w:val="000000"/>
                <w:sz w:val="20"/>
                <w:szCs w:val="20"/>
                <w:lang w:eastAsia="es-PE"/>
              </w:rPr>
              <w:t>5,0 - 9,9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9283E3E" w14:textId="77777777" w:rsidR="00200DF5" w:rsidRPr="003C66FF" w:rsidRDefault="00200DF5" w:rsidP="00015CC4">
            <w:pPr>
              <w:spacing w:after="0" w:line="240" w:lineRule="auto"/>
              <w:jc w:val="both"/>
              <w:rPr>
                <w:rFonts w:ascii="Arial" w:eastAsia="Times New Roman" w:hAnsi="Arial" w:cs="Arial"/>
                <w:b/>
                <w:sz w:val="20"/>
                <w:szCs w:val="20"/>
                <w:lang w:eastAsia="es-PE"/>
              </w:rPr>
            </w:pPr>
            <w:r w:rsidRPr="003C66FF">
              <w:rPr>
                <w:rFonts w:ascii="Arial" w:eastAsia="Times New Roman" w:hAnsi="Arial" w:cs="Arial"/>
                <w:b/>
                <w:color w:val="000000"/>
                <w:sz w:val="20"/>
                <w:szCs w:val="20"/>
                <w:lang w:eastAsia="es-PE"/>
              </w:rPr>
              <w:t>10,0 - 19,9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7E8C796" w14:textId="77777777" w:rsidR="00200DF5" w:rsidRPr="003C66FF" w:rsidRDefault="00200DF5" w:rsidP="00015CC4">
            <w:pPr>
              <w:spacing w:after="0" w:line="240" w:lineRule="auto"/>
              <w:jc w:val="both"/>
              <w:rPr>
                <w:rFonts w:ascii="Arial" w:eastAsia="Times New Roman" w:hAnsi="Arial" w:cs="Arial"/>
                <w:b/>
                <w:sz w:val="20"/>
                <w:szCs w:val="20"/>
                <w:lang w:eastAsia="es-PE"/>
              </w:rPr>
            </w:pPr>
            <w:r w:rsidRPr="003C66FF">
              <w:rPr>
                <w:rFonts w:ascii="Arial" w:eastAsia="Times New Roman" w:hAnsi="Arial" w:cs="Arial"/>
                <w:b/>
                <w:color w:val="000000"/>
                <w:sz w:val="20"/>
                <w:szCs w:val="20"/>
                <w:lang w:eastAsia="es-PE"/>
              </w:rPr>
              <w:t>20,0 - 49,9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83D9118" w14:textId="77777777" w:rsidR="00200DF5" w:rsidRPr="003C66FF" w:rsidRDefault="00200DF5" w:rsidP="00015CC4">
            <w:pPr>
              <w:spacing w:after="0" w:line="240" w:lineRule="auto"/>
              <w:jc w:val="both"/>
              <w:rPr>
                <w:rFonts w:ascii="Arial" w:eastAsia="Times New Roman" w:hAnsi="Arial" w:cs="Arial"/>
                <w:b/>
                <w:sz w:val="20"/>
                <w:szCs w:val="20"/>
                <w:lang w:eastAsia="es-PE"/>
              </w:rPr>
            </w:pPr>
            <w:r w:rsidRPr="003C66FF">
              <w:rPr>
                <w:rFonts w:ascii="Arial" w:eastAsia="Times New Roman" w:hAnsi="Arial" w:cs="Arial"/>
                <w:b/>
                <w:color w:val="000000"/>
                <w:sz w:val="20"/>
                <w:szCs w:val="20"/>
                <w:lang w:eastAsia="es-PE"/>
              </w:rPr>
              <w:t>50,0 - 99,9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CF42A1F" w14:textId="77777777" w:rsidR="00200DF5" w:rsidRPr="003C66FF" w:rsidRDefault="00200DF5" w:rsidP="00015CC4">
            <w:pPr>
              <w:spacing w:after="0" w:line="240" w:lineRule="auto"/>
              <w:jc w:val="both"/>
              <w:rPr>
                <w:rFonts w:ascii="Arial" w:eastAsia="Times New Roman" w:hAnsi="Arial" w:cs="Arial"/>
                <w:b/>
                <w:sz w:val="20"/>
                <w:szCs w:val="20"/>
                <w:lang w:eastAsia="es-PE"/>
              </w:rPr>
            </w:pPr>
            <w:r w:rsidRPr="003C66FF">
              <w:rPr>
                <w:rFonts w:ascii="Arial" w:eastAsia="Times New Roman" w:hAnsi="Arial" w:cs="Arial"/>
                <w:b/>
                <w:color w:val="000000"/>
                <w:sz w:val="20"/>
                <w:szCs w:val="20"/>
                <w:lang w:eastAsia="es-PE"/>
              </w:rPr>
              <w:t>100,0 a más ha</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E00D063" w14:textId="77777777" w:rsidR="00200DF5" w:rsidRPr="003C66FF" w:rsidRDefault="00200DF5" w:rsidP="00015CC4">
            <w:pPr>
              <w:spacing w:after="0" w:line="240" w:lineRule="auto"/>
              <w:jc w:val="both"/>
              <w:rPr>
                <w:rFonts w:ascii="Arial" w:eastAsia="Times New Roman" w:hAnsi="Arial" w:cs="Arial"/>
                <w:b/>
                <w:sz w:val="20"/>
                <w:szCs w:val="20"/>
                <w:lang w:eastAsia="es-PE"/>
              </w:rPr>
            </w:pPr>
            <w:r w:rsidRPr="003C66FF">
              <w:rPr>
                <w:rFonts w:ascii="Arial" w:eastAsia="Times New Roman" w:hAnsi="Arial" w:cs="Arial"/>
                <w:b/>
                <w:bCs/>
                <w:color w:val="000000"/>
                <w:sz w:val="20"/>
                <w:szCs w:val="20"/>
                <w:lang w:eastAsia="es-PE"/>
              </w:rPr>
              <w:t>Total</w:t>
            </w:r>
          </w:p>
        </w:tc>
      </w:tr>
      <w:tr w:rsidR="00200DF5" w:rsidRPr="003C66FF" w14:paraId="09B7285A" w14:textId="77777777" w:rsidTr="00015CC4">
        <w:trPr>
          <w:tblCellSpacing w:w="0" w:type="dxa"/>
          <w:jc w:val="center"/>
        </w:trPr>
        <w:tc>
          <w:tcPr>
            <w:tcW w:w="1268"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77EBDFC"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Persona natural</w:t>
            </w:r>
          </w:p>
        </w:tc>
        <w:tc>
          <w:tcPr>
            <w:tcW w:w="787"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44B3A78" w14:textId="77777777" w:rsidR="00200DF5" w:rsidRPr="003C66FF" w:rsidRDefault="00200DF5" w:rsidP="00015CC4">
            <w:pPr>
              <w:spacing w:after="0" w:line="240" w:lineRule="auto"/>
              <w:jc w:val="center"/>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316</w:t>
            </w:r>
          </w:p>
        </w:tc>
        <w:tc>
          <w:tcPr>
            <w:tcW w:w="91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50F0A34" w14:textId="77777777" w:rsidR="00200DF5" w:rsidRPr="003C66FF" w:rsidRDefault="00200DF5" w:rsidP="00015CC4">
            <w:pPr>
              <w:spacing w:after="0" w:line="240" w:lineRule="auto"/>
              <w:jc w:val="center"/>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153</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D072311" w14:textId="77777777" w:rsidR="00200DF5" w:rsidRPr="003C66FF" w:rsidRDefault="00200DF5" w:rsidP="00015CC4">
            <w:pPr>
              <w:spacing w:after="0" w:line="240" w:lineRule="auto"/>
              <w:jc w:val="center"/>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11</w:t>
            </w:r>
          </w:p>
        </w:tc>
        <w:tc>
          <w:tcPr>
            <w:tcW w:w="100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5D9032B" w14:textId="77777777" w:rsidR="00200DF5" w:rsidRPr="003C66FF" w:rsidRDefault="00200DF5" w:rsidP="00015CC4">
            <w:pPr>
              <w:spacing w:after="0" w:line="240" w:lineRule="auto"/>
              <w:jc w:val="center"/>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7</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15B40BD" w14:textId="77777777" w:rsidR="00200DF5" w:rsidRPr="003C66FF" w:rsidRDefault="00200DF5" w:rsidP="00015CC4">
            <w:pPr>
              <w:spacing w:after="0" w:line="240" w:lineRule="auto"/>
              <w:jc w:val="center"/>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1</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4CF94BC" w14:textId="77777777" w:rsidR="00200DF5" w:rsidRPr="003C66FF" w:rsidRDefault="00200DF5" w:rsidP="00015CC4">
            <w:pPr>
              <w:spacing w:after="0" w:line="240" w:lineRule="auto"/>
              <w:jc w:val="center"/>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1</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A89D6B9" w14:textId="77777777" w:rsidR="00200DF5" w:rsidRPr="003C66FF" w:rsidRDefault="00200DF5" w:rsidP="00015CC4">
            <w:pPr>
              <w:spacing w:after="0" w:line="240" w:lineRule="auto"/>
              <w:jc w:val="center"/>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4FF5CA9" w14:textId="77777777" w:rsidR="00200DF5" w:rsidRPr="003C66FF" w:rsidRDefault="00200DF5" w:rsidP="00015CC4">
            <w:pPr>
              <w:spacing w:after="0" w:line="240" w:lineRule="auto"/>
              <w:jc w:val="center"/>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1</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39296FC" w14:textId="77777777" w:rsidR="00200DF5" w:rsidRPr="003C66FF" w:rsidRDefault="00200DF5" w:rsidP="00015CC4">
            <w:pPr>
              <w:spacing w:after="0" w:line="240" w:lineRule="auto"/>
              <w:jc w:val="center"/>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490</w:t>
            </w:r>
          </w:p>
        </w:tc>
      </w:tr>
      <w:tr w:rsidR="00200DF5" w:rsidRPr="003C66FF" w14:paraId="3C3A889F" w14:textId="77777777" w:rsidTr="00015CC4">
        <w:trPr>
          <w:tblCellSpacing w:w="0" w:type="dxa"/>
          <w:jc w:val="center"/>
        </w:trPr>
        <w:tc>
          <w:tcPr>
            <w:tcW w:w="1268"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293C043"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Comunidad campesina</w:t>
            </w:r>
          </w:p>
        </w:tc>
        <w:tc>
          <w:tcPr>
            <w:tcW w:w="787"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943B3B1"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w:t>
            </w:r>
          </w:p>
        </w:tc>
        <w:tc>
          <w:tcPr>
            <w:tcW w:w="91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5514F9E" w14:textId="77777777" w:rsidR="00200DF5" w:rsidRPr="003C66FF" w:rsidRDefault="00200DF5" w:rsidP="00015CC4">
            <w:pPr>
              <w:spacing w:after="0" w:line="240" w:lineRule="auto"/>
              <w:jc w:val="both"/>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B680A5C" w14:textId="77777777" w:rsidR="00200DF5" w:rsidRPr="003C66FF" w:rsidRDefault="00200DF5" w:rsidP="00015CC4">
            <w:pPr>
              <w:spacing w:after="0" w:line="240" w:lineRule="auto"/>
              <w:jc w:val="center"/>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w:t>
            </w:r>
          </w:p>
        </w:tc>
        <w:tc>
          <w:tcPr>
            <w:tcW w:w="100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1623A7A" w14:textId="77777777" w:rsidR="00200DF5" w:rsidRPr="003C66FF" w:rsidRDefault="00200DF5" w:rsidP="00015CC4">
            <w:pPr>
              <w:spacing w:after="0" w:line="240" w:lineRule="auto"/>
              <w:jc w:val="center"/>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069FFA3" w14:textId="77777777" w:rsidR="00200DF5" w:rsidRPr="003C66FF" w:rsidRDefault="00200DF5" w:rsidP="00015CC4">
            <w:pPr>
              <w:spacing w:after="0" w:line="240" w:lineRule="auto"/>
              <w:jc w:val="center"/>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D80D539" w14:textId="77777777" w:rsidR="00200DF5" w:rsidRPr="003C66FF" w:rsidRDefault="00200DF5" w:rsidP="00015CC4">
            <w:pPr>
              <w:spacing w:after="0" w:line="240" w:lineRule="auto"/>
              <w:jc w:val="center"/>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280DC37" w14:textId="77777777" w:rsidR="00200DF5" w:rsidRPr="003C66FF" w:rsidRDefault="00200DF5" w:rsidP="00015CC4">
            <w:pPr>
              <w:spacing w:after="0" w:line="240" w:lineRule="auto"/>
              <w:jc w:val="center"/>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1</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48CE673" w14:textId="77777777" w:rsidR="00200DF5" w:rsidRPr="003C66FF" w:rsidRDefault="00200DF5" w:rsidP="00015CC4">
            <w:pPr>
              <w:spacing w:after="0" w:line="240" w:lineRule="auto"/>
              <w:jc w:val="center"/>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1</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C7193A9" w14:textId="77777777" w:rsidR="00200DF5" w:rsidRPr="003C66FF" w:rsidRDefault="00200DF5" w:rsidP="00015CC4">
            <w:pPr>
              <w:spacing w:after="0" w:line="240" w:lineRule="auto"/>
              <w:jc w:val="center"/>
              <w:rPr>
                <w:rFonts w:ascii="Arial" w:eastAsia="Times New Roman" w:hAnsi="Arial" w:cs="Arial"/>
                <w:sz w:val="20"/>
                <w:szCs w:val="20"/>
                <w:lang w:eastAsia="es-PE"/>
              </w:rPr>
            </w:pPr>
            <w:r w:rsidRPr="003C66FF">
              <w:rPr>
                <w:rFonts w:ascii="Arial" w:eastAsia="Times New Roman" w:hAnsi="Arial" w:cs="Arial"/>
                <w:color w:val="000000"/>
                <w:sz w:val="20"/>
                <w:szCs w:val="20"/>
                <w:lang w:eastAsia="es-PE"/>
              </w:rPr>
              <w:t>2</w:t>
            </w:r>
          </w:p>
        </w:tc>
      </w:tr>
      <w:tr w:rsidR="00200DF5" w:rsidRPr="003C66FF" w14:paraId="268C480D" w14:textId="77777777" w:rsidTr="00015CC4">
        <w:trPr>
          <w:tblCellSpacing w:w="0" w:type="dxa"/>
          <w:jc w:val="center"/>
        </w:trPr>
        <w:tc>
          <w:tcPr>
            <w:tcW w:w="1268"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2C980784" w14:textId="77777777" w:rsidR="00200DF5" w:rsidRPr="003C66FF" w:rsidRDefault="00200DF5" w:rsidP="00015CC4">
            <w:pPr>
              <w:spacing w:after="0" w:line="240" w:lineRule="auto"/>
              <w:jc w:val="both"/>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TOTAL</w:t>
            </w:r>
          </w:p>
        </w:tc>
        <w:tc>
          <w:tcPr>
            <w:tcW w:w="787"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5F651EEE" w14:textId="77777777" w:rsidR="00200DF5" w:rsidRPr="003C66FF" w:rsidRDefault="00200DF5" w:rsidP="00015CC4">
            <w:pPr>
              <w:spacing w:after="0" w:line="240" w:lineRule="auto"/>
              <w:jc w:val="center"/>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316</w:t>
            </w:r>
          </w:p>
        </w:tc>
        <w:tc>
          <w:tcPr>
            <w:tcW w:w="914"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45607158" w14:textId="77777777" w:rsidR="00200DF5" w:rsidRPr="003C66FF" w:rsidRDefault="00200DF5" w:rsidP="00015CC4">
            <w:pPr>
              <w:spacing w:after="0" w:line="240" w:lineRule="auto"/>
              <w:jc w:val="center"/>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153</w:t>
            </w:r>
          </w:p>
        </w:tc>
        <w:tc>
          <w:tcPr>
            <w:tcW w:w="992"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1FE9117D" w14:textId="77777777" w:rsidR="00200DF5" w:rsidRPr="003C66FF" w:rsidRDefault="00200DF5" w:rsidP="00015CC4">
            <w:pPr>
              <w:spacing w:after="0" w:line="240" w:lineRule="auto"/>
              <w:jc w:val="center"/>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11</w:t>
            </w:r>
          </w:p>
        </w:tc>
        <w:tc>
          <w:tcPr>
            <w:tcW w:w="1004"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4B50BE0E" w14:textId="77777777" w:rsidR="00200DF5" w:rsidRPr="003C66FF" w:rsidRDefault="00200DF5" w:rsidP="00015CC4">
            <w:pPr>
              <w:spacing w:after="0" w:line="240" w:lineRule="auto"/>
              <w:jc w:val="center"/>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7</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7397EA29" w14:textId="77777777" w:rsidR="00200DF5" w:rsidRPr="003C66FF" w:rsidRDefault="00200DF5" w:rsidP="00015CC4">
            <w:pPr>
              <w:spacing w:after="0" w:line="240" w:lineRule="auto"/>
              <w:jc w:val="center"/>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1</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25FF2740" w14:textId="77777777" w:rsidR="00200DF5" w:rsidRPr="003C66FF" w:rsidRDefault="00200DF5" w:rsidP="00015CC4">
            <w:pPr>
              <w:spacing w:after="0" w:line="240" w:lineRule="auto"/>
              <w:jc w:val="center"/>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1</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48917B92" w14:textId="77777777" w:rsidR="00200DF5" w:rsidRPr="003C66FF" w:rsidRDefault="00200DF5" w:rsidP="00015CC4">
            <w:pPr>
              <w:spacing w:after="0" w:line="240" w:lineRule="auto"/>
              <w:jc w:val="center"/>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1</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103E6828" w14:textId="77777777" w:rsidR="00200DF5" w:rsidRPr="003C66FF" w:rsidRDefault="00200DF5" w:rsidP="00015CC4">
            <w:pPr>
              <w:spacing w:after="0" w:line="240" w:lineRule="auto"/>
              <w:jc w:val="center"/>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2</w:t>
            </w:r>
          </w:p>
        </w:tc>
        <w:tc>
          <w:tcPr>
            <w:tcW w:w="0" w:type="auto"/>
            <w:tcBorders>
              <w:top w:val="outset" w:sz="6" w:space="0" w:color="CCCCCC"/>
              <w:left w:val="outset" w:sz="6" w:space="0" w:color="CCCCCC"/>
              <w:bottom w:val="outset" w:sz="6" w:space="0" w:color="CCCCCC"/>
              <w:right w:val="outset" w:sz="6" w:space="0" w:color="CCCCCC"/>
            </w:tcBorders>
            <w:shd w:val="clear" w:color="auto" w:fill="FFFFFF"/>
            <w:vAlign w:val="center"/>
          </w:tcPr>
          <w:p w14:paraId="452E9162" w14:textId="77777777" w:rsidR="00200DF5" w:rsidRPr="003C66FF" w:rsidRDefault="00200DF5" w:rsidP="00015CC4">
            <w:pPr>
              <w:spacing w:after="0" w:line="240" w:lineRule="auto"/>
              <w:jc w:val="center"/>
              <w:rPr>
                <w:rFonts w:ascii="Arial" w:eastAsia="Times New Roman" w:hAnsi="Arial" w:cs="Arial"/>
                <w:b/>
                <w:color w:val="000000"/>
                <w:sz w:val="20"/>
                <w:szCs w:val="20"/>
                <w:lang w:eastAsia="es-PE"/>
              </w:rPr>
            </w:pPr>
            <w:r w:rsidRPr="003C66FF">
              <w:rPr>
                <w:rFonts w:ascii="Arial" w:eastAsia="Times New Roman" w:hAnsi="Arial" w:cs="Arial"/>
                <w:b/>
                <w:color w:val="000000"/>
                <w:sz w:val="20"/>
                <w:szCs w:val="20"/>
                <w:lang w:eastAsia="es-PE"/>
              </w:rPr>
              <w:t>492</w:t>
            </w:r>
          </w:p>
        </w:tc>
      </w:tr>
    </w:tbl>
    <w:p w14:paraId="6EB4E054" w14:textId="77777777" w:rsidR="00200DF5" w:rsidRPr="003C66FF" w:rsidRDefault="00200DF5" w:rsidP="00200DF5">
      <w:pPr>
        <w:autoSpaceDE w:val="0"/>
        <w:autoSpaceDN w:val="0"/>
        <w:adjustRightInd w:val="0"/>
        <w:spacing w:after="0" w:line="240" w:lineRule="auto"/>
        <w:jc w:val="both"/>
        <w:rPr>
          <w:rFonts w:ascii="Arial" w:hAnsi="Arial" w:cs="Arial"/>
          <w:b/>
          <w:bCs/>
          <w:color w:val="000000"/>
          <w:sz w:val="20"/>
          <w:szCs w:val="20"/>
        </w:rPr>
      </w:pPr>
      <w:r w:rsidRPr="003C66FF">
        <w:rPr>
          <w:rFonts w:ascii="Arial" w:hAnsi="Arial" w:cs="Arial"/>
          <w:b/>
          <w:bCs/>
          <w:color w:val="000000"/>
          <w:sz w:val="20"/>
          <w:szCs w:val="20"/>
        </w:rPr>
        <w:t xml:space="preserve"> Fuente: INEI – Censo Agropecuario 2012</w:t>
      </w:r>
    </w:p>
    <w:p w14:paraId="2C0EECE7" w14:textId="77777777" w:rsidR="00200DF5" w:rsidRPr="006F7E10" w:rsidRDefault="00200DF5" w:rsidP="00200DF5">
      <w:pPr>
        <w:autoSpaceDE w:val="0"/>
        <w:autoSpaceDN w:val="0"/>
        <w:adjustRightInd w:val="0"/>
        <w:spacing w:after="0" w:line="240" w:lineRule="auto"/>
        <w:jc w:val="both"/>
        <w:rPr>
          <w:rFonts w:ascii="Constantia" w:hAnsi="Constantia" w:cs="Times New Roman"/>
          <w:b/>
          <w:bCs/>
          <w:color w:val="000000"/>
        </w:rPr>
      </w:pPr>
    </w:p>
    <w:p w14:paraId="53A33375" w14:textId="77777777" w:rsidR="00200DF5" w:rsidRPr="00354490" w:rsidRDefault="00200DF5" w:rsidP="00200DF5">
      <w:pPr>
        <w:autoSpaceDE w:val="0"/>
        <w:autoSpaceDN w:val="0"/>
        <w:adjustRightInd w:val="0"/>
        <w:spacing w:after="0" w:line="360" w:lineRule="auto"/>
        <w:jc w:val="both"/>
        <w:rPr>
          <w:rFonts w:ascii="Arial" w:hAnsi="Arial" w:cs="Arial"/>
          <w:bCs/>
          <w:color w:val="000000"/>
        </w:rPr>
      </w:pPr>
      <w:r w:rsidRPr="00354490">
        <w:rPr>
          <w:rFonts w:ascii="Arial" w:hAnsi="Arial" w:cs="Arial"/>
          <w:bCs/>
          <w:color w:val="000000"/>
        </w:rPr>
        <w:t>Considerando la superficie agrícola total de Huacrapuquio de 1,340.97 Has y de 813 Has conducidas por la comunidad (Huacrapuquio y la Breña), harían un total de 2,153.07 Has. Por otro lado, tenemos 492 unidades agropecuarias (familias), considerando a las comunidades de La Breña y Huacrapuquio como unidades agropecuarias.</w:t>
      </w:r>
    </w:p>
    <w:p w14:paraId="36F9EBAB" w14:textId="77777777" w:rsidR="00200DF5" w:rsidRDefault="00200DF5" w:rsidP="00200DF5">
      <w:pPr>
        <w:autoSpaceDE w:val="0"/>
        <w:autoSpaceDN w:val="0"/>
        <w:adjustRightInd w:val="0"/>
        <w:spacing w:after="0" w:line="360" w:lineRule="auto"/>
        <w:jc w:val="both"/>
        <w:rPr>
          <w:rFonts w:ascii="Arial" w:hAnsi="Arial" w:cs="Arial"/>
          <w:bCs/>
          <w:color w:val="000000"/>
        </w:rPr>
      </w:pPr>
      <w:r w:rsidRPr="00354490">
        <w:rPr>
          <w:rFonts w:ascii="Arial" w:hAnsi="Arial" w:cs="Arial"/>
          <w:bCs/>
          <w:color w:val="000000"/>
        </w:rPr>
        <w:t>Un hecho significativo es que 316 uni</w:t>
      </w:r>
      <w:r w:rsidR="00E23ADE">
        <w:rPr>
          <w:rFonts w:ascii="Arial" w:hAnsi="Arial" w:cs="Arial"/>
          <w:bCs/>
          <w:color w:val="000000"/>
        </w:rPr>
        <w:t>dades agropecuarias (familias)</w:t>
      </w:r>
      <w:r w:rsidRPr="00354490">
        <w:rPr>
          <w:rFonts w:ascii="Arial" w:hAnsi="Arial" w:cs="Arial"/>
          <w:bCs/>
          <w:color w:val="000000"/>
        </w:rPr>
        <w:t xml:space="preserve"> conducen parcelas menores de media hectárea, representando el 65.3 % que equivale de 10 unidades agropecuarias, 6 conducen una extensión menor de media hectárea, divididos en varias parcelas. Lo cual viene a ser un indicador del poco desarrollo de su economía por estar altamente minifundizado y a esto agudizado por la falta de riego.</w:t>
      </w:r>
    </w:p>
    <w:p w14:paraId="0047B594" w14:textId="77777777" w:rsidR="00200DF5" w:rsidRDefault="00200DF5" w:rsidP="00200DF5">
      <w:pPr>
        <w:spacing w:line="240" w:lineRule="auto"/>
        <w:jc w:val="center"/>
        <w:rPr>
          <w:rFonts w:ascii="Times New Roman" w:hAnsi="Times New Roman" w:cs="Times New Roman"/>
          <w:b/>
          <w:sz w:val="24"/>
          <w:szCs w:val="24"/>
          <w:lang w:val="es-ES"/>
        </w:rPr>
      </w:pPr>
      <w:r w:rsidRPr="00892069">
        <w:rPr>
          <w:noProof/>
          <w:lang w:val="en-US"/>
        </w:rPr>
        <w:drawing>
          <wp:inline distT="0" distB="0" distL="0" distR="0" wp14:anchorId="2C989E1D" wp14:editId="75F699F2">
            <wp:extent cx="3235886" cy="1737995"/>
            <wp:effectExtent l="0" t="0" r="3175" b="0"/>
            <wp:docPr id="81" name="Imagen 81" descr="H:\DCIM\102_FUJI\DSCF2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CIM\102_FUJI\DSCF263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86327" cy="1765087"/>
                    </a:xfrm>
                    <a:prstGeom prst="rect">
                      <a:avLst/>
                    </a:prstGeom>
                    <a:noFill/>
                    <a:ln>
                      <a:noFill/>
                    </a:ln>
                  </pic:spPr>
                </pic:pic>
              </a:graphicData>
            </a:graphic>
          </wp:inline>
        </w:drawing>
      </w:r>
    </w:p>
    <w:p w14:paraId="5A0DA23D" w14:textId="77777777" w:rsidR="00200DF5" w:rsidRPr="00E23ADE" w:rsidRDefault="00200DF5" w:rsidP="00200DF5">
      <w:pPr>
        <w:spacing w:line="240" w:lineRule="auto"/>
        <w:jc w:val="center"/>
        <w:rPr>
          <w:rFonts w:ascii="Arial" w:hAnsi="Arial" w:cs="Arial"/>
          <w:sz w:val="18"/>
          <w:szCs w:val="18"/>
          <w:lang w:val="es-ES"/>
        </w:rPr>
      </w:pPr>
      <w:r w:rsidRPr="00E23ADE">
        <w:rPr>
          <w:rFonts w:ascii="Arial" w:hAnsi="Arial" w:cs="Arial"/>
          <w:sz w:val="18"/>
          <w:szCs w:val="18"/>
          <w:lang w:val="es-ES"/>
        </w:rPr>
        <w:t>Canal de riego CIMIRM, sin canales laterales.</w:t>
      </w:r>
    </w:p>
    <w:p w14:paraId="5815F632" w14:textId="77777777" w:rsidR="00200DF5" w:rsidRPr="00E23ADE" w:rsidRDefault="00200DF5" w:rsidP="00200DF5">
      <w:pPr>
        <w:spacing w:line="240" w:lineRule="auto"/>
        <w:jc w:val="both"/>
        <w:rPr>
          <w:rFonts w:ascii="Arial" w:hAnsi="Arial" w:cs="Arial"/>
          <w:b/>
          <w:sz w:val="20"/>
          <w:szCs w:val="20"/>
          <w:lang w:val="es-ES"/>
        </w:rPr>
      </w:pPr>
      <w:r w:rsidRPr="00E23ADE">
        <w:rPr>
          <w:rFonts w:ascii="Arial" w:hAnsi="Arial" w:cs="Arial"/>
          <w:b/>
          <w:sz w:val="20"/>
          <w:szCs w:val="20"/>
          <w:lang w:val="es-ES"/>
        </w:rPr>
        <w:t>TIERRAS APTAS PARA CULTIVO EN LIMPIO</w:t>
      </w:r>
    </w:p>
    <w:p w14:paraId="5D92C3F0" w14:textId="6131D8B6" w:rsidR="00200DF5" w:rsidRDefault="00200DF5" w:rsidP="00200DF5">
      <w:pPr>
        <w:spacing w:line="360" w:lineRule="auto"/>
        <w:jc w:val="both"/>
        <w:rPr>
          <w:rFonts w:ascii="Arial" w:hAnsi="Arial" w:cs="Arial"/>
        </w:rPr>
      </w:pPr>
      <w:r w:rsidRPr="000F5E2F">
        <w:rPr>
          <w:rFonts w:ascii="Arial" w:hAnsi="Arial" w:cs="Arial"/>
        </w:rPr>
        <w:t xml:space="preserve">Son tierras aptas para agricultura arable e intensiva y apropiada para cultivos diversificados, como las hortalizas, que tienen una o más cosechas al año. Estas tierras son las de mayor calidad agrológica, es decir con condiciones físicas del suelo, hídricas y climáticas muy apropiadas para la agricultura, y sin mayores limitaciones, son zonas de topografía suave y fondos de valles abrigados. </w:t>
      </w:r>
      <w:r>
        <w:rPr>
          <w:rFonts w:ascii="Arial" w:hAnsi="Arial" w:cs="Arial"/>
        </w:rPr>
        <w:t xml:space="preserve">De acuerdo a la Dirección Regional de Agricultura – Oficina de Información Agraria </w:t>
      </w:r>
      <w:r w:rsidRPr="007A2DA1">
        <w:rPr>
          <w:rFonts w:ascii="Arial" w:hAnsi="Arial" w:cs="Arial"/>
          <w:b/>
        </w:rPr>
        <w:t>(citado</w:t>
      </w:r>
      <w:r>
        <w:rPr>
          <w:rFonts w:ascii="Arial" w:hAnsi="Arial" w:cs="Arial"/>
        </w:rPr>
        <w:t xml:space="preserve"> en Mejoramiento y Actualización del PDLCP al 2015 de la provincia de Huancayo), se tiene lo siguiente: 1,050.21 Has para cultivo en limpio. </w:t>
      </w:r>
    </w:p>
    <w:p w14:paraId="5053993B" w14:textId="4BB5F47B" w:rsidR="00EB64BF" w:rsidRDefault="00EB64BF" w:rsidP="00200DF5">
      <w:pPr>
        <w:spacing w:line="360" w:lineRule="auto"/>
        <w:jc w:val="both"/>
        <w:rPr>
          <w:rFonts w:ascii="Arial" w:hAnsi="Arial" w:cs="Arial"/>
        </w:rPr>
      </w:pPr>
    </w:p>
    <w:p w14:paraId="08D582BD" w14:textId="77777777" w:rsidR="00EB64BF" w:rsidRDefault="00EB64BF" w:rsidP="00EB64BF">
      <w:pPr>
        <w:pStyle w:val="NoSpacing"/>
        <w:rPr>
          <w:rFonts w:ascii="Arial" w:hAnsi="Arial" w:cs="Arial"/>
          <w:b/>
          <w:sz w:val="20"/>
          <w:szCs w:val="20"/>
        </w:rPr>
      </w:pPr>
      <w:r w:rsidRPr="00C37A96">
        <w:rPr>
          <w:rFonts w:ascii="Arial" w:hAnsi="Arial" w:cs="Arial"/>
          <w:b/>
          <w:noProof/>
          <w:lang w:val="en-US"/>
        </w:rPr>
        <w:drawing>
          <wp:inline distT="0" distB="0" distL="0" distR="0" wp14:anchorId="213A90B4" wp14:editId="5ECE1691">
            <wp:extent cx="781050" cy="581025"/>
            <wp:effectExtent l="0" t="0" r="0" b="9525"/>
            <wp:docPr id="155" name="Imagen 155"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0205527F" w14:textId="77777777" w:rsidR="00EB64BF" w:rsidRPr="00561F7F" w:rsidRDefault="00EB64BF" w:rsidP="00EB64BF">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6273BDFB" w14:textId="77777777" w:rsidR="00200DF5" w:rsidRPr="00636B2B" w:rsidRDefault="00200DF5" w:rsidP="00636B2B">
      <w:pPr>
        <w:pStyle w:val="NoSpacing"/>
        <w:rPr>
          <w:rFonts w:ascii="Arial" w:hAnsi="Arial" w:cs="Arial"/>
          <w:b/>
          <w:sz w:val="20"/>
          <w:szCs w:val="20"/>
        </w:rPr>
      </w:pPr>
      <w:r w:rsidRPr="00636B2B">
        <w:rPr>
          <w:rFonts w:ascii="Arial" w:hAnsi="Arial" w:cs="Arial"/>
          <w:b/>
          <w:sz w:val="20"/>
          <w:szCs w:val="20"/>
        </w:rPr>
        <w:t>TIERRAS APTAS PARA CULTIVOS PERMANENTES</w:t>
      </w:r>
    </w:p>
    <w:p w14:paraId="0D4C2053" w14:textId="77777777" w:rsidR="00200DF5" w:rsidRPr="000F5E2F" w:rsidRDefault="00200DF5" w:rsidP="00200DF5">
      <w:pPr>
        <w:spacing w:line="360" w:lineRule="auto"/>
        <w:jc w:val="both"/>
        <w:rPr>
          <w:rFonts w:ascii="Arial" w:hAnsi="Arial" w:cs="Arial"/>
        </w:rPr>
      </w:pPr>
      <w:r w:rsidRPr="000F5E2F">
        <w:rPr>
          <w:rFonts w:ascii="Arial" w:hAnsi="Arial" w:cs="Arial"/>
        </w:rPr>
        <w:t xml:space="preserve">Son las tierras con condiciones ecológicas no adecuadas para la remoción periódica del suelo ó para un desarrollo económico con cultivos en limpio, pero que permiten el manejo de cultivos perennes, como los frutales. Estas plantas son improductivas en los primeros años para luego brindar valiosas cosechas durante varios años, con un </w:t>
      </w:r>
      <w:r>
        <w:rPr>
          <w:rFonts w:ascii="Arial" w:hAnsi="Arial" w:cs="Arial"/>
        </w:rPr>
        <w:t>pequeño costo de mantenimiento. 0.94 Has para cultivos permanentes.</w:t>
      </w:r>
    </w:p>
    <w:p w14:paraId="3C80D756" w14:textId="77777777" w:rsidR="00200DF5" w:rsidRPr="007267D8" w:rsidRDefault="00200DF5" w:rsidP="007267D8">
      <w:pPr>
        <w:pStyle w:val="NoSpacing"/>
        <w:rPr>
          <w:rFonts w:ascii="Arial" w:hAnsi="Arial" w:cs="Arial"/>
          <w:b/>
          <w:sz w:val="20"/>
          <w:szCs w:val="20"/>
        </w:rPr>
      </w:pPr>
      <w:r w:rsidRPr="007267D8">
        <w:rPr>
          <w:rFonts w:ascii="Arial" w:hAnsi="Arial" w:cs="Arial"/>
          <w:b/>
          <w:sz w:val="20"/>
          <w:szCs w:val="20"/>
        </w:rPr>
        <w:t>TIERRAS APTAS PARA PASTOS</w:t>
      </w:r>
    </w:p>
    <w:p w14:paraId="35D1C726" w14:textId="77777777" w:rsidR="00200DF5" w:rsidRPr="000F5E2F" w:rsidRDefault="00200DF5" w:rsidP="00200DF5">
      <w:pPr>
        <w:spacing w:line="360" w:lineRule="auto"/>
        <w:jc w:val="both"/>
        <w:rPr>
          <w:rFonts w:ascii="Arial" w:hAnsi="Arial" w:cs="Arial"/>
        </w:rPr>
      </w:pPr>
      <w:r w:rsidRPr="000F5E2F">
        <w:rPr>
          <w:rFonts w:ascii="Arial" w:hAnsi="Arial" w:cs="Arial"/>
        </w:rPr>
        <w:t>Suelos que no presentan características requeridas para fines agrícolas pero presentan vocación para el uso de pastos naturales y para la propagación de forrajes cultivados y por ende el desarrollo de la actividad pecuario.</w:t>
      </w:r>
      <w:r>
        <w:rPr>
          <w:rFonts w:ascii="Arial" w:hAnsi="Arial" w:cs="Arial"/>
        </w:rPr>
        <w:t xml:space="preserve"> 352 Has para pastos.</w:t>
      </w:r>
    </w:p>
    <w:p w14:paraId="4BD1CC87" w14:textId="77777777" w:rsidR="00200DF5" w:rsidRPr="007267D8" w:rsidRDefault="00200DF5" w:rsidP="007267D8">
      <w:pPr>
        <w:pStyle w:val="NoSpacing"/>
        <w:rPr>
          <w:rFonts w:ascii="Arial" w:hAnsi="Arial" w:cs="Arial"/>
          <w:b/>
          <w:sz w:val="20"/>
          <w:szCs w:val="20"/>
        </w:rPr>
      </w:pPr>
      <w:r w:rsidRPr="007267D8">
        <w:rPr>
          <w:rFonts w:ascii="Arial" w:hAnsi="Arial" w:cs="Arial"/>
          <w:b/>
          <w:sz w:val="20"/>
          <w:szCs w:val="20"/>
        </w:rPr>
        <w:t>TIERRAS APTAS PARA PRODUCCION FORESTAL</w:t>
      </w:r>
    </w:p>
    <w:p w14:paraId="4AA03B12" w14:textId="77777777" w:rsidR="00200DF5" w:rsidRPr="007267D8" w:rsidRDefault="00200DF5" w:rsidP="007267D8">
      <w:pPr>
        <w:pStyle w:val="NoSpacing"/>
        <w:jc w:val="both"/>
        <w:rPr>
          <w:rFonts w:ascii="Arial" w:hAnsi="Arial" w:cs="Arial"/>
        </w:rPr>
      </w:pPr>
      <w:r w:rsidRPr="007267D8">
        <w:rPr>
          <w:rFonts w:ascii="Arial" w:hAnsi="Arial" w:cs="Arial"/>
        </w:rPr>
        <w:t>Las tierras aptas para producción forestal tienen la capacidad de ser usadas para aprovechar los recursos maderables y no maderables del bosque. Son las tierras potencialmente productivas con mayor representatividad en el país, con 38% de su superficie. 3.28 Has para producción forestal.</w:t>
      </w:r>
    </w:p>
    <w:p w14:paraId="00070E30" w14:textId="77777777" w:rsidR="007267D8" w:rsidRPr="000F5E2F" w:rsidRDefault="007267D8" w:rsidP="007267D8">
      <w:pPr>
        <w:pStyle w:val="NoSpacing"/>
      </w:pPr>
    </w:p>
    <w:p w14:paraId="29B80973" w14:textId="77777777" w:rsidR="00200DF5" w:rsidRPr="007267D8" w:rsidRDefault="00200DF5" w:rsidP="007267D8">
      <w:pPr>
        <w:pStyle w:val="NoSpacing"/>
        <w:rPr>
          <w:rFonts w:ascii="Arial" w:hAnsi="Arial" w:cs="Arial"/>
          <w:b/>
          <w:sz w:val="20"/>
          <w:szCs w:val="20"/>
        </w:rPr>
      </w:pPr>
      <w:r w:rsidRPr="007267D8">
        <w:rPr>
          <w:rFonts w:ascii="Arial" w:hAnsi="Arial" w:cs="Arial"/>
          <w:b/>
          <w:sz w:val="20"/>
          <w:szCs w:val="20"/>
        </w:rPr>
        <w:t>TIERRAS APTAS PARA PROTECCION</w:t>
      </w:r>
    </w:p>
    <w:p w14:paraId="144F5B98" w14:textId="77777777" w:rsidR="00200DF5" w:rsidRDefault="00200DF5" w:rsidP="00200DF5">
      <w:pPr>
        <w:spacing w:line="360" w:lineRule="auto"/>
        <w:jc w:val="both"/>
        <w:rPr>
          <w:rFonts w:ascii="Arial" w:hAnsi="Arial" w:cs="Arial"/>
        </w:rPr>
      </w:pPr>
      <w:r w:rsidRPr="000F5E2F">
        <w:rPr>
          <w:rFonts w:ascii="Arial" w:hAnsi="Arial" w:cs="Arial"/>
        </w:rPr>
        <w:t>Son aquellas que no reúnen las condiciones ecológicas mínimas requeridas para los otros usos descritos, y que por sus características y ubicación sirven fundamentalmente para conservar el equilibrio ecológico, los suelos y las aguas, con el objeto de proteger tierras agrícolas, infraestructura vial o de otra índole y centros poblados, teniendo carácter de intangible</w:t>
      </w:r>
      <w:r>
        <w:rPr>
          <w:rFonts w:ascii="Arial" w:hAnsi="Arial" w:cs="Arial"/>
        </w:rPr>
        <w:t>. 22.83 Has tierras de protección.</w:t>
      </w:r>
    </w:p>
    <w:p w14:paraId="63AECB6C" w14:textId="77777777" w:rsidR="00200DF5" w:rsidRPr="0037225A" w:rsidRDefault="00200DF5" w:rsidP="007267D8">
      <w:pPr>
        <w:pStyle w:val="NoSpacing"/>
        <w:jc w:val="center"/>
        <w:rPr>
          <w:b/>
          <w:sz w:val="20"/>
          <w:szCs w:val="20"/>
          <w:lang w:val="es-ES"/>
        </w:rPr>
      </w:pPr>
      <w:r w:rsidRPr="0037225A">
        <w:rPr>
          <w:b/>
          <w:sz w:val="20"/>
          <w:szCs w:val="20"/>
          <w:lang w:val="es-ES"/>
        </w:rPr>
        <w:t>PRODUCCION PECUARIA</w:t>
      </w:r>
    </w:p>
    <w:p w14:paraId="43BED064" w14:textId="34996856" w:rsidR="00200DF5" w:rsidRPr="0037225A" w:rsidRDefault="00134E90" w:rsidP="0037225A">
      <w:pPr>
        <w:pStyle w:val="NoSpacing"/>
        <w:jc w:val="center"/>
        <w:rPr>
          <w:rFonts w:ascii="Arial" w:hAnsi="Arial" w:cs="Arial"/>
          <w:lang w:val="es-ES"/>
        </w:rPr>
      </w:pPr>
      <w:r>
        <w:rPr>
          <w:rFonts w:ascii="Arial" w:hAnsi="Arial" w:cs="Arial"/>
          <w:lang w:val="es-ES"/>
        </w:rPr>
        <w:t>CUADRO N° 15</w:t>
      </w:r>
    </w:p>
    <w:p w14:paraId="0A4D6439" w14:textId="77777777" w:rsidR="00200DF5" w:rsidRPr="007267D8" w:rsidRDefault="00200DF5" w:rsidP="007267D8">
      <w:pPr>
        <w:pStyle w:val="NoSpacing"/>
        <w:jc w:val="center"/>
        <w:rPr>
          <w:b/>
          <w:lang w:val="es-ES"/>
        </w:rPr>
      </w:pPr>
      <w:r w:rsidRPr="007267D8">
        <w:rPr>
          <w:b/>
          <w:lang w:val="es-ES"/>
        </w:rPr>
        <w:t>PRODUCCION DE GANADO VACUNO - HUACRAPUQUIO</w:t>
      </w:r>
    </w:p>
    <w:tbl>
      <w:tblPr>
        <w:tblW w:w="8072" w:type="dxa"/>
        <w:jc w:val="center"/>
        <w:tblCellSpacing w:w="0" w:type="dxa"/>
        <w:tblBorders>
          <w:top w:val="outset" w:sz="6" w:space="0" w:color="CCCCCC"/>
          <w:left w:val="outset" w:sz="6" w:space="0" w:color="CCCCCC"/>
          <w:bottom w:val="outset" w:sz="6" w:space="0" w:color="CCCCCC"/>
          <w:right w:val="outset" w:sz="6" w:space="0" w:color="CCCCCC"/>
        </w:tblBorders>
        <w:shd w:val="clear" w:color="auto" w:fill="FFFFFF"/>
        <w:tblCellMar>
          <w:top w:w="30" w:type="dxa"/>
          <w:left w:w="30" w:type="dxa"/>
          <w:bottom w:w="30" w:type="dxa"/>
          <w:right w:w="30" w:type="dxa"/>
        </w:tblCellMar>
        <w:tblLook w:val="04A0" w:firstRow="1" w:lastRow="0" w:firstColumn="1" w:lastColumn="0" w:noHBand="0" w:noVBand="1"/>
      </w:tblPr>
      <w:tblGrid>
        <w:gridCol w:w="1835"/>
        <w:gridCol w:w="851"/>
        <w:gridCol w:w="995"/>
        <w:gridCol w:w="1131"/>
        <w:gridCol w:w="1134"/>
        <w:gridCol w:w="850"/>
        <w:gridCol w:w="1276"/>
      </w:tblGrid>
      <w:tr w:rsidR="00200DF5" w:rsidRPr="00A3420A" w14:paraId="6EF5C27A" w14:textId="77777777" w:rsidTr="007267D8">
        <w:trPr>
          <w:tblCellSpacing w:w="0" w:type="dxa"/>
          <w:jc w:val="center"/>
        </w:trPr>
        <w:tc>
          <w:tcPr>
            <w:tcW w:w="8072" w:type="dxa"/>
            <w:gridSpan w:val="7"/>
            <w:tcBorders>
              <w:top w:val="outset" w:sz="6" w:space="0" w:color="CCCCCC"/>
              <w:left w:val="outset" w:sz="6" w:space="0" w:color="CCCCCC"/>
              <w:bottom w:val="outset" w:sz="6" w:space="0" w:color="CCCCCC"/>
              <w:right w:val="outset" w:sz="6" w:space="0" w:color="666666"/>
            </w:tcBorders>
            <w:shd w:val="clear" w:color="auto" w:fill="FFFFFF"/>
            <w:vAlign w:val="center"/>
            <w:hideMark/>
          </w:tcPr>
          <w:p w14:paraId="560A94A8" w14:textId="77777777" w:rsidR="00200DF5" w:rsidRPr="00A3420A" w:rsidRDefault="00200DF5" w:rsidP="00015CC4">
            <w:pPr>
              <w:spacing w:after="0" w:line="360" w:lineRule="auto"/>
              <w:jc w:val="center"/>
              <w:rPr>
                <w:rFonts w:ascii="Arial" w:eastAsia="Times New Roman" w:hAnsi="Arial" w:cs="Arial"/>
                <w:sz w:val="20"/>
                <w:szCs w:val="20"/>
                <w:lang w:val="es-ES"/>
              </w:rPr>
            </w:pPr>
            <w:r w:rsidRPr="00A3420A">
              <w:rPr>
                <w:rFonts w:ascii="Arial" w:eastAsia="Times New Roman" w:hAnsi="Arial" w:cs="Arial"/>
                <w:b/>
                <w:bCs/>
                <w:color w:val="000000"/>
                <w:sz w:val="20"/>
                <w:szCs w:val="20"/>
                <w:lang w:val="es-ES"/>
              </w:rPr>
              <w:t>Dpto. Junín Prov. Huancayo Dist. Huacrapuquio</w:t>
            </w:r>
          </w:p>
        </w:tc>
      </w:tr>
      <w:tr w:rsidR="00200DF5" w:rsidRPr="00A3420A" w14:paraId="3FE812FD" w14:textId="77777777" w:rsidTr="007267D8">
        <w:trPr>
          <w:tblCellSpacing w:w="0" w:type="dxa"/>
          <w:jc w:val="center"/>
        </w:trPr>
        <w:tc>
          <w:tcPr>
            <w:tcW w:w="183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532AD2B" w14:textId="77777777" w:rsidR="00200DF5" w:rsidRPr="00A3420A" w:rsidRDefault="00200DF5" w:rsidP="00015CC4">
            <w:pPr>
              <w:spacing w:after="0" w:line="360" w:lineRule="auto"/>
              <w:jc w:val="center"/>
              <w:rPr>
                <w:rFonts w:ascii="Arial" w:eastAsia="Times New Roman" w:hAnsi="Arial" w:cs="Arial"/>
                <w:sz w:val="20"/>
                <w:szCs w:val="20"/>
              </w:rPr>
            </w:pPr>
            <w:r w:rsidRPr="00A3420A">
              <w:rPr>
                <w:rFonts w:ascii="Arial" w:eastAsia="Times New Roman" w:hAnsi="Arial" w:cs="Arial"/>
                <w:b/>
                <w:bCs/>
                <w:color w:val="000000"/>
                <w:sz w:val="20"/>
                <w:szCs w:val="20"/>
              </w:rPr>
              <w:t>Ganado vacuno</w:t>
            </w:r>
          </w:p>
        </w:tc>
        <w:tc>
          <w:tcPr>
            <w:tcW w:w="6237" w:type="dxa"/>
            <w:gridSpan w:val="6"/>
            <w:tcBorders>
              <w:top w:val="outset" w:sz="6" w:space="0" w:color="CCCCCC"/>
              <w:left w:val="outset" w:sz="6" w:space="0" w:color="CCCCCC"/>
              <w:bottom w:val="outset" w:sz="6" w:space="0" w:color="CCCCCC"/>
              <w:right w:val="outset" w:sz="6" w:space="0" w:color="666666"/>
            </w:tcBorders>
            <w:shd w:val="clear" w:color="auto" w:fill="FFFFFF"/>
            <w:vAlign w:val="center"/>
            <w:hideMark/>
          </w:tcPr>
          <w:p w14:paraId="642A255B" w14:textId="77777777" w:rsidR="00200DF5" w:rsidRPr="00A3420A" w:rsidRDefault="00200DF5" w:rsidP="00015CC4">
            <w:pPr>
              <w:spacing w:after="0" w:line="360" w:lineRule="auto"/>
              <w:jc w:val="center"/>
              <w:rPr>
                <w:rFonts w:ascii="Arial" w:eastAsia="Times New Roman" w:hAnsi="Arial" w:cs="Arial"/>
                <w:sz w:val="20"/>
                <w:szCs w:val="20"/>
              </w:rPr>
            </w:pPr>
            <w:r w:rsidRPr="00A3420A">
              <w:rPr>
                <w:rFonts w:ascii="Arial" w:eastAsia="Times New Roman" w:hAnsi="Arial" w:cs="Arial"/>
                <w:b/>
                <w:bCs/>
                <w:color w:val="000000"/>
                <w:sz w:val="20"/>
                <w:szCs w:val="20"/>
              </w:rPr>
              <w:t>Razas</w:t>
            </w:r>
          </w:p>
        </w:tc>
      </w:tr>
      <w:tr w:rsidR="00200DF5" w:rsidRPr="00A3420A" w14:paraId="00DB7F3E" w14:textId="77777777" w:rsidTr="007267D8">
        <w:trPr>
          <w:tblCellSpacing w:w="0" w:type="dxa"/>
          <w:jc w:val="center"/>
        </w:trPr>
        <w:tc>
          <w:tcPr>
            <w:tcW w:w="183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52D4236" w14:textId="77777777" w:rsidR="00200DF5" w:rsidRPr="00A3420A" w:rsidRDefault="00200DF5" w:rsidP="00015CC4">
            <w:pPr>
              <w:spacing w:after="0" w:line="360" w:lineRule="auto"/>
              <w:jc w:val="both"/>
              <w:rPr>
                <w:rFonts w:ascii="Arial" w:eastAsia="Times New Roman" w:hAnsi="Arial" w:cs="Arial"/>
                <w:b/>
                <w:sz w:val="20"/>
                <w:szCs w:val="20"/>
              </w:rPr>
            </w:pPr>
          </w:p>
        </w:tc>
        <w:tc>
          <w:tcPr>
            <w:tcW w:w="85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451E456" w14:textId="77777777" w:rsidR="00200DF5" w:rsidRPr="00A3420A" w:rsidRDefault="00200DF5" w:rsidP="00015CC4">
            <w:pPr>
              <w:spacing w:after="0" w:line="360" w:lineRule="auto"/>
              <w:jc w:val="both"/>
              <w:rPr>
                <w:rFonts w:ascii="Arial" w:eastAsia="Times New Roman" w:hAnsi="Arial" w:cs="Arial"/>
                <w:b/>
                <w:sz w:val="20"/>
                <w:szCs w:val="20"/>
              </w:rPr>
            </w:pPr>
            <w:r w:rsidRPr="00A3420A">
              <w:rPr>
                <w:rFonts w:ascii="Arial" w:eastAsia="Times New Roman" w:hAnsi="Arial" w:cs="Arial"/>
                <w:b/>
                <w:color w:val="000000"/>
                <w:sz w:val="20"/>
                <w:szCs w:val="20"/>
              </w:rPr>
              <w:t>Total</w:t>
            </w:r>
          </w:p>
        </w:tc>
        <w:tc>
          <w:tcPr>
            <w:tcW w:w="99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4B1A577" w14:textId="77777777" w:rsidR="00200DF5" w:rsidRPr="00A3420A" w:rsidRDefault="00200DF5" w:rsidP="00015CC4">
            <w:pPr>
              <w:spacing w:after="0" w:line="360" w:lineRule="auto"/>
              <w:jc w:val="both"/>
              <w:rPr>
                <w:rFonts w:ascii="Arial" w:eastAsia="Times New Roman" w:hAnsi="Arial" w:cs="Arial"/>
                <w:b/>
                <w:sz w:val="20"/>
                <w:szCs w:val="20"/>
              </w:rPr>
            </w:pPr>
            <w:r w:rsidRPr="00A3420A">
              <w:rPr>
                <w:rFonts w:ascii="Arial" w:eastAsia="Times New Roman" w:hAnsi="Arial" w:cs="Arial"/>
                <w:b/>
                <w:color w:val="000000"/>
                <w:sz w:val="20"/>
                <w:szCs w:val="20"/>
              </w:rPr>
              <w:t>Holstein</w:t>
            </w:r>
          </w:p>
        </w:tc>
        <w:tc>
          <w:tcPr>
            <w:tcW w:w="113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E258133" w14:textId="77777777" w:rsidR="00200DF5" w:rsidRPr="00A3420A" w:rsidRDefault="00200DF5" w:rsidP="00015CC4">
            <w:pPr>
              <w:spacing w:after="0" w:line="360" w:lineRule="auto"/>
              <w:jc w:val="both"/>
              <w:rPr>
                <w:rFonts w:ascii="Arial" w:eastAsia="Times New Roman" w:hAnsi="Arial" w:cs="Arial"/>
                <w:b/>
                <w:sz w:val="20"/>
                <w:szCs w:val="20"/>
              </w:rPr>
            </w:pPr>
            <w:r w:rsidRPr="00A3420A">
              <w:rPr>
                <w:rFonts w:ascii="Arial" w:eastAsia="Times New Roman" w:hAnsi="Arial" w:cs="Arial"/>
                <w:b/>
                <w:color w:val="000000"/>
                <w:sz w:val="20"/>
                <w:szCs w:val="20"/>
              </w:rPr>
              <w:t>Brown Swiss</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FDA597E" w14:textId="77777777" w:rsidR="00200DF5" w:rsidRPr="00A3420A" w:rsidRDefault="00200DF5" w:rsidP="00015CC4">
            <w:pPr>
              <w:spacing w:after="0" w:line="360" w:lineRule="auto"/>
              <w:jc w:val="both"/>
              <w:rPr>
                <w:rFonts w:ascii="Arial" w:eastAsia="Times New Roman" w:hAnsi="Arial" w:cs="Arial"/>
                <w:b/>
                <w:sz w:val="20"/>
                <w:szCs w:val="20"/>
              </w:rPr>
            </w:pPr>
            <w:r w:rsidRPr="00A3420A">
              <w:rPr>
                <w:rFonts w:ascii="Arial" w:eastAsia="Times New Roman" w:hAnsi="Arial" w:cs="Arial"/>
                <w:b/>
                <w:color w:val="000000"/>
                <w:sz w:val="20"/>
                <w:szCs w:val="20"/>
              </w:rPr>
              <w:t>Gyr/Cebú</w:t>
            </w:r>
          </w:p>
        </w:tc>
        <w:tc>
          <w:tcPr>
            <w:tcW w:w="85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6A81A0E" w14:textId="77777777" w:rsidR="00200DF5" w:rsidRPr="00A3420A" w:rsidRDefault="00200DF5" w:rsidP="00015CC4">
            <w:pPr>
              <w:spacing w:after="0" w:line="360" w:lineRule="auto"/>
              <w:jc w:val="both"/>
              <w:rPr>
                <w:rFonts w:ascii="Arial" w:eastAsia="Times New Roman" w:hAnsi="Arial" w:cs="Arial"/>
                <w:b/>
                <w:sz w:val="20"/>
                <w:szCs w:val="20"/>
              </w:rPr>
            </w:pPr>
            <w:r w:rsidRPr="00A3420A">
              <w:rPr>
                <w:rFonts w:ascii="Arial" w:eastAsia="Times New Roman" w:hAnsi="Arial" w:cs="Arial"/>
                <w:b/>
                <w:color w:val="000000"/>
                <w:sz w:val="20"/>
                <w:szCs w:val="20"/>
              </w:rPr>
              <w:t>Criollos</w:t>
            </w:r>
          </w:p>
        </w:tc>
        <w:tc>
          <w:tcPr>
            <w:tcW w:w="1276"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9FC587D" w14:textId="77777777" w:rsidR="00200DF5" w:rsidRPr="00A3420A" w:rsidRDefault="00200DF5" w:rsidP="00015CC4">
            <w:pPr>
              <w:spacing w:after="0" w:line="360" w:lineRule="auto"/>
              <w:jc w:val="both"/>
              <w:rPr>
                <w:rFonts w:ascii="Arial" w:eastAsia="Times New Roman" w:hAnsi="Arial" w:cs="Arial"/>
                <w:b/>
                <w:sz w:val="20"/>
                <w:szCs w:val="20"/>
              </w:rPr>
            </w:pPr>
            <w:r w:rsidRPr="00A3420A">
              <w:rPr>
                <w:rFonts w:ascii="Arial" w:eastAsia="Times New Roman" w:hAnsi="Arial" w:cs="Arial"/>
                <w:b/>
                <w:color w:val="000000"/>
                <w:sz w:val="20"/>
                <w:szCs w:val="20"/>
              </w:rPr>
              <w:t>Otras Razas</w:t>
            </w:r>
          </w:p>
        </w:tc>
      </w:tr>
      <w:tr w:rsidR="00200DF5" w:rsidRPr="007267D8" w14:paraId="5434FD12" w14:textId="77777777" w:rsidTr="007267D8">
        <w:trPr>
          <w:tblCellSpacing w:w="0" w:type="dxa"/>
          <w:jc w:val="center"/>
        </w:trPr>
        <w:tc>
          <w:tcPr>
            <w:tcW w:w="183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FAD1A1A" w14:textId="77777777" w:rsidR="00200DF5" w:rsidRPr="007267D8" w:rsidRDefault="00200DF5" w:rsidP="007267D8">
            <w:pPr>
              <w:pStyle w:val="NoSpacing"/>
              <w:rPr>
                <w:rFonts w:ascii="Arial" w:hAnsi="Arial" w:cs="Arial"/>
                <w:sz w:val="20"/>
                <w:szCs w:val="20"/>
              </w:rPr>
            </w:pPr>
            <w:r w:rsidRPr="007267D8">
              <w:rPr>
                <w:rFonts w:ascii="Arial" w:hAnsi="Arial" w:cs="Arial"/>
                <w:sz w:val="20"/>
                <w:szCs w:val="20"/>
              </w:rPr>
              <w:t>Terneros(as)</w:t>
            </w:r>
          </w:p>
        </w:tc>
        <w:tc>
          <w:tcPr>
            <w:tcW w:w="85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ECF5A93"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21</w:t>
            </w:r>
          </w:p>
        </w:tc>
        <w:tc>
          <w:tcPr>
            <w:tcW w:w="99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3D27378"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c>
          <w:tcPr>
            <w:tcW w:w="113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BA4BA08"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6</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9818CEA"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c>
          <w:tcPr>
            <w:tcW w:w="85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A07B5D7"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15</w:t>
            </w:r>
          </w:p>
        </w:tc>
        <w:tc>
          <w:tcPr>
            <w:tcW w:w="1276"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4D7C1DD" w14:textId="77777777" w:rsidR="00200DF5" w:rsidRPr="007267D8" w:rsidRDefault="00200DF5" w:rsidP="007267D8">
            <w:pPr>
              <w:pStyle w:val="NoSpacing"/>
              <w:jc w:val="center"/>
              <w:rPr>
                <w:rFonts w:ascii="Arial" w:hAnsi="Arial" w:cs="Arial"/>
                <w:sz w:val="20"/>
                <w:szCs w:val="20"/>
              </w:rPr>
            </w:pPr>
          </w:p>
        </w:tc>
      </w:tr>
      <w:tr w:rsidR="00200DF5" w:rsidRPr="007267D8" w14:paraId="58E3F3F2" w14:textId="77777777" w:rsidTr="007267D8">
        <w:trPr>
          <w:tblCellSpacing w:w="0" w:type="dxa"/>
          <w:jc w:val="center"/>
        </w:trPr>
        <w:tc>
          <w:tcPr>
            <w:tcW w:w="183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FDD87D0" w14:textId="77777777" w:rsidR="00200DF5" w:rsidRPr="007267D8" w:rsidRDefault="00200DF5" w:rsidP="007267D8">
            <w:pPr>
              <w:pStyle w:val="NoSpacing"/>
              <w:rPr>
                <w:rFonts w:ascii="Arial" w:hAnsi="Arial" w:cs="Arial"/>
                <w:sz w:val="20"/>
                <w:szCs w:val="20"/>
              </w:rPr>
            </w:pPr>
            <w:r w:rsidRPr="007267D8">
              <w:rPr>
                <w:rFonts w:ascii="Arial" w:hAnsi="Arial" w:cs="Arial"/>
                <w:sz w:val="20"/>
                <w:szCs w:val="20"/>
              </w:rPr>
              <w:t>Vaquillas</w:t>
            </w:r>
          </w:p>
        </w:tc>
        <w:tc>
          <w:tcPr>
            <w:tcW w:w="85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0AFFC19"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5</w:t>
            </w:r>
          </w:p>
        </w:tc>
        <w:tc>
          <w:tcPr>
            <w:tcW w:w="99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A671423"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c>
          <w:tcPr>
            <w:tcW w:w="113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F7C6061"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1</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18A1EAB"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c>
          <w:tcPr>
            <w:tcW w:w="85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AC726CB"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4</w:t>
            </w:r>
          </w:p>
        </w:tc>
        <w:tc>
          <w:tcPr>
            <w:tcW w:w="1276"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527F4B8"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r>
      <w:tr w:rsidR="00200DF5" w:rsidRPr="007267D8" w14:paraId="3E350787" w14:textId="77777777" w:rsidTr="007267D8">
        <w:trPr>
          <w:tblCellSpacing w:w="0" w:type="dxa"/>
          <w:jc w:val="center"/>
        </w:trPr>
        <w:tc>
          <w:tcPr>
            <w:tcW w:w="183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C127CD8" w14:textId="77777777" w:rsidR="00200DF5" w:rsidRPr="007267D8" w:rsidRDefault="00200DF5" w:rsidP="007267D8">
            <w:pPr>
              <w:pStyle w:val="NoSpacing"/>
              <w:rPr>
                <w:rFonts w:ascii="Arial" w:hAnsi="Arial" w:cs="Arial"/>
                <w:sz w:val="20"/>
                <w:szCs w:val="20"/>
              </w:rPr>
            </w:pPr>
            <w:r w:rsidRPr="007267D8">
              <w:rPr>
                <w:rFonts w:ascii="Arial" w:hAnsi="Arial" w:cs="Arial"/>
                <w:sz w:val="20"/>
                <w:szCs w:val="20"/>
              </w:rPr>
              <w:t>Vaquillonas</w:t>
            </w:r>
          </w:p>
        </w:tc>
        <w:tc>
          <w:tcPr>
            <w:tcW w:w="85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C4C383F"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1</w:t>
            </w:r>
          </w:p>
        </w:tc>
        <w:tc>
          <w:tcPr>
            <w:tcW w:w="99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3169132"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1</w:t>
            </w:r>
          </w:p>
        </w:tc>
        <w:tc>
          <w:tcPr>
            <w:tcW w:w="113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3CCE982"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726D880"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c>
          <w:tcPr>
            <w:tcW w:w="85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84C80C9"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c>
          <w:tcPr>
            <w:tcW w:w="1276"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9F59A80"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r>
      <w:tr w:rsidR="00200DF5" w:rsidRPr="007267D8" w14:paraId="11B2998F" w14:textId="77777777" w:rsidTr="007267D8">
        <w:trPr>
          <w:tblCellSpacing w:w="0" w:type="dxa"/>
          <w:jc w:val="center"/>
        </w:trPr>
        <w:tc>
          <w:tcPr>
            <w:tcW w:w="183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36E9685" w14:textId="77777777" w:rsidR="00200DF5" w:rsidRPr="007267D8" w:rsidRDefault="00200DF5" w:rsidP="007267D8">
            <w:pPr>
              <w:pStyle w:val="NoSpacing"/>
              <w:rPr>
                <w:rFonts w:ascii="Arial" w:hAnsi="Arial" w:cs="Arial"/>
                <w:sz w:val="20"/>
                <w:szCs w:val="20"/>
              </w:rPr>
            </w:pPr>
            <w:r w:rsidRPr="007267D8">
              <w:rPr>
                <w:rFonts w:ascii="Arial" w:hAnsi="Arial" w:cs="Arial"/>
                <w:sz w:val="20"/>
                <w:szCs w:val="20"/>
              </w:rPr>
              <w:t>Vacas</w:t>
            </w:r>
          </w:p>
        </w:tc>
        <w:tc>
          <w:tcPr>
            <w:tcW w:w="85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49122F1"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10</w:t>
            </w:r>
          </w:p>
        </w:tc>
        <w:tc>
          <w:tcPr>
            <w:tcW w:w="99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EF63AFD"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1</w:t>
            </w:r>
          </w:p>
        </w:tc>
        <w:tc>
          <w:tcPr>
            <w:tcW w:w="113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741C1AB"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1</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0AF9B14"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c>
          <w:tcPr>
            <w:tcW w:w="85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BDD45ED"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8</w:t>
            </w:r>
          </w:p>
        </w:tc>
        <w:tc>
          <w:tcPr>
            <w:tcW w:w="1276"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2D07203"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r>
      <w:tr w:rsidR="00200DF5" w:rsidRPr="007267D8" w14:paraId="16CA0625" w14:textId="77777777" w:rsidTr="007267D8">
        <w:trPr>
          <w:tblCellSpacing w:w="0" w:type="dxa"/>
          <w:jc w:val="center"/>
        </w:trPr>
        <w:tc>
          <w:tcPr>
            <w:tcW w:w="183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0BB9CCD6" w14:textId="77777777" w:rsidR="00200DF5" w:rsidRPr="007267D8" w:rsidRDefault="00200DF5" w:rsidP="007267D8">
            <w:pPr>
              <w:pStyle w:val="NoSpacing"/>
              <w:rPr>
                <w:rFonts w:ascii="Arial" w:hAnsi="Arial" w:cs="Arial"/>
                <w:sz w:val="20"/>
                <w:szCs w:val="20"/>
              </w:rPr>
            </w:pPr>
            <w:r w:rsidRPr="007267D8">
              <w:rPr>
                <w:rFonts w:ascii="Arial" w:hAnsi="Arial" w:cs="Arial"/>
                <w:sz w:val="20"/>
                <w:szCs w:val="20"/>
              </w:rPr>
              <w:t>Toretes</w:t>
            </w:r>
          </w:p>
        </w:tc>
        <w:tc>
          <w:tcPr>
            <w:tcW w:w="85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71F3D59A"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77</w:t>
            </w:r>
          </w:p>
        </w:tc>
        <w:tc>
          <w:tcPr>
            <w:tcW w:w="99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2566710"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2</w:t>
            </w:r>
          </w:p>
        </w:tc>
        <w:tc>
          <w:tcPr>
            <w:tcW w:w="113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7BC9CDE"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12</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9DAB222"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c>
          <w:tcPr>
            <w:tcW w:w="85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5F0B91D"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63</w:t>
            </w:r>
          </w:p>
        </w:tc>
        <w:tc>
          <w:tcPr>
            <w:tcW w:w="1276"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EFA638D"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r>
      <w:tr w:rsidR="00200DF5" w:rsidRPr="007267D8" w14:paraId="0B29BF3B" w14:textId="77777777" w:rsidTr="007267D8">
        <w:trPr>
          <w:tblCellSpacing w:w="0" w:type="dxa"/>
          <w:jc w:val="center"/>
        </w:trPr>
        <w:tc>
          <w:tcPr>
            <w:tcW w:w="183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F5A7EE6" w14:textId="77777777" w:rsidR="00200DF5" w:rsidRPr="007267D8" w:rsidRDefault="00200DF5" w:rsidP="007267D8">
            <w:pPr>
              <w:pStyle w:val="NoSpacing"/>
              <w:rPr>
                <w:rFonts w:ascii="Arial" w:hAnsi="Arial" w:cs="Arial"/>
                <w:sz w:val="20"/>
                <w:szCs w:val="20"/>
              </w:rPr>
            </w:pPr>
            <w:r w:rsidRPr="007267D8">
              <w:rPr>
                <w:rFonts w:ascii="Arial" w:hAnsi="Arial" w:cs="Arial"/>
                <w:sz w:val="20"/>
                <w:szCs w:val="20"/>
              </w:rPr>
              <w:t>Toros</w:t>
            </w:r>
          </w:p>
        </w:tc>
        <w:tc>
          <w:tcPr>
            <w:tcW w:w="85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DC32602"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314</w:t>
            </w:r>
          </w:p>
        </w:tc>
        <w:tc>
          <w:tcPr>
            <w:tcW w:w="99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295D625"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2</w:t>
            </w:r>
          </w:p>
        </w:tc>
        <w:tc>
          <w:tcPr>
            <w:tcW w:w="113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94524DB"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66</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CA3B01D"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c>
          <w:tcPr>
            <w:tcW w:w="85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EA8181D"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244</w:t>
            </w:r>
          </w:p>
        </w:tc>
        <w:tc>
          <w:tcPr>
            <w:tcW w:w="1276"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1B1C044"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2</w:t>
            </w:r>
          </w:p>
        </w:tc>
      </w:tr>
      <w:tr w:rsidR="00200DF5" w:rsidRPr="007267D8" w14:paraId="16BFE25F" w14:textId="77777777" w:rsidTr="007267D8">
        <w:trPr>
          <w:tblCellSpacing w:w="0" w:type="dxa"/>
          <w:jc w:val="center"/>
        </w:trPr>
        <w:tc>
          <w:tcPr>
            <w:tcW w:w="183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5B99FBB2" w14:textId="77777777" w:rsidR="00200DF5" w:rsidRPr="007267D8" w:rsidRDefault="00200DF5" w:rsidP="007267D8">
            <w:pPr>
              <w:pStyle w:val="NoSpacing"/>
              <w:rPr>
                <w:rFonts w:ascii="Arial" w:hAnsi="Arial" w:cs="Arial"/>
                <w:sz w:val="20"/>
                <w:szCs w:val="20"/>
              </w:rPr>
            </w:pPr>
            <w:r w:rsidRPr="007267D8">
              <w:rPr>
                <w:rFonts w:ascii="Arial" w:hAnsi="Arial" w:cs="Arial"/>
                <w:sz w:val="20"/>
                <w:szCs w:val="20"/>
              </w:rPr>
              <w:t>Bueyes</w:t>
            </w:r>
          </w:p>
        </w:tc>
        <w:tc>
          <w:tcPr>
            <w:tcW w:w="85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D59BD85"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1</w:t>
            </w:r>
          </w:p>
        </w:tc>
        <w:tc>
          <w:tcPr>
            <w:tcW w:w="99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36C879B3"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c>
          <w:tcPr>
            <w:tcW w:w="1131"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43F18E76"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24F314D1"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c>
          <w:tcPr>
            <w:tcW w:w="85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1C726880"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c>
          <w:tcPr>
            <w:tcW w:w="1276"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14:paraId="6C1FB06B" w14:textId="77777777" w:rsidR="00200DF5" w:rsidRPr="007267D8" w:rsidRDefault="00200DF5" w:rsidP="007267D8">
            <w:pPr>
              <w:pStyle w:val="NoSpacing"/>
              <w:jc w:val="center"/>
              <w:rPr>
                <w:rFonts w:ascii="Arial" w:hAnsi="Arial" w:cs="Arial"/>
                <w:sz w:val="20"/>
                <w:szCs w:val="20"/>
              </w:rPr>
            </w:pPr>
            <w:r w:rsidRPr="007267D8">
              <w:rPr>
                <w:rFonts w:ascii="Arial" w:hAnsi="Arial" w:cs="Arial"/>
                <w:sz w:val="20"/>
                <w:szCs w:val="20"/>
              </w:rPr>
              <w:t>-</w:t>
            </w:r>
          </w:p>
        </w:tc>
      </w:tr>
      <w:tr w:rsidR="00200DF5" w:rsidRPr="007267D8" w14:paraId="459574A2" w14:textId="77777777" w:rsidTr="007267D8">
        <w:trPr>
          <w:tblCellSpacing w:w="0" w:type="dxa"/>
          <w:jc w:val="center"/>
        </w:trPr>
        <w:tc>
          <w:tcPr>
            <w:tcW w:w="1835"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5A5C26C2" w14:textId="77777777" w:rsidR="00200DF5" w:rsidRPr="007267D8" w:rsidRDefault="00200DF5" w:rsidP="007267D8">
            <w:pPr>
              <w:pStyle w:val="NoSpacing"/>
              <w:rPr>
                <w:rFonts w:ascii="Arial" w:hAnsi="Arial" w:cs="Arial"/>
                <w:b/>
                <w:sz w:val="20"/>
                <w:szCs w:val="20"/>
              </w:rPr>
            </w:pPr>
            <w:r w:rsidRPr="007267D8">
              <w:rPr>
                <w:rFonts w:ascii="Arial" w:hAnsi="Arial" w:cs="Arial"/>
                <w:b/>
                <w:sz w:val="20"/>
                <w:szCs w:val="20"/>
              </w:rPr>
              <w:t>TOTAL</w:t>
            </w:r>
          </w:p>
        </w:tc>
        <w:tc>
          <w:tcPr>
            <w:tcW w:w="851"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1C47CEEC" w14:textId="77777777" w:rsidR="00200DF5" w:rsidRPr="007267D8" w:rsidRDefault="00200DF5" w:rsidP="007267D8">
            <w:pPr>
              <w:pStyle w:val="NoSpacing"/>
              <w:jc w:val="center"/>
              <w:rPr>
                <w:rFonts w:ascii="Arial" w:hAnsi="Arial" w:cs="Arial"/>
                <w:b/>
                <w:sz w:val="20"/>
                <w:szCs w:val="20"/>
              </w:rPr>
            </w:pPr>
            <w:r w:rsidRPr="007267D8">
              <w:rPr>
                <w:rFonts w:ascii="Arial" w:hAnsi="Arial" w:cs="Arial"/>
                <w:b/>
                <w:sz w:val="20"/>
                <w:szCs w:val="20"/>
              </w:rPr>
              <w:t>429</w:t>
            </w:r>
          </w:p>
        </w:tc>
        <w:tc>
          <w:tcPr>
            <w:tcW w:w="995"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09DA0389" w14:textId="77777777" w:rsidR="00200DF5" w:rsidRPr="007267D8" w:rsidRDefault="00200DF5" w:rsidP="007267D8">
            <w:pPr>
              <w:pStyle w:val="NoSpacing"/>
              <w:jc w:val="center"/>
              <w:rPr>
                <w:rFonts w:ascii="Arial" w:hAnsi="Arial" w:cs="Arial"/>
                <w:b/>
                <w:sz w:val="20"/>
                <w:szCs w:val="20"/>
              </w:rPr>
            </w:pPr>
            <w:r w:rsidRPr="007267D8">
              <w:rPr>
                <w:rFonts w:ascii="Arial" w:hAnsi="Arial" w:cs="Arial"/>
                <w:b/>
                <w:sz w:val="20"/>
                <w:szCs w:val="20"/>
              </w:rPr>
              <w:t>6</w:t>
            </w:r>
          </w:p>
        </w:tc>
        <w:tc>
          <w:tcPr>
            <w:tcW w:w="1131"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0BC66368" w14:textId="77777777" w:rsidR="00200DF5" w:rsidRPr="007267D8" w:rsidRDefault="00200DF5" w:rsidP="007267D8">
            <w:pPr>
              <w:pStyle w:val="NoSpacing"/>
              <w:jc w:val="center"/>
              <w:rPr>
                <w:rFonts w:ascii="Arial" w:hAnsi="Arial" w:cs="Arial"/>
                <w:b/>
                <w:sz w:val="20"/>
                <w:szCs w:val="20"/>
              </w:rPr>
            </w:pPr>
            <w:r w:rsidRPr="007267D8">
              <w:rPr>
                <w:rFonts w:ascii="Arial" w:hAnsi="Arial" w:cs="Arial"/>
                <w:b/>
                <w:sz w:val="20"/>
                <w:szCs w:val="20"/>
              </w:rPr>
              <w:t>86</w:t>
            </w:r>
          </w:p>
        </w:tc>
        <w:tc>
          <w:tcPr>
            <w:tcW w:w="1134"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54E04EF1" w14:textId="77777777" w:rsidR="00200DF5" w:rsidRPr="007267D8" w:rsidRDefault="00200DF5" w:rsidP="007267D8">
            <w:pPr>
              <w:pStyle w:val="NoSpacing"/>
              <w:jc w:val="center"/>
              <w:rPr>
                <w:rFonts w:ascii="Arial" w:hAnsi="Arial" w:cs="Arial"/>
                <w:b/>
                <w:sz w:val="20"/>
                <w:szCs w:val="20"/>
              </w:rPr>
            </w:pPr>
            <w:r w:rsidRPr="007267D8">
              <w:rPr>
                <w:rFonts w:ascii="Arial" w:hAnsi="Arial" w:cs="Arial"/>
                <w:b/>
                <w:sz w:val="20"/>
                <w:szCs w:val="20"/>
              </w:rPr>
              <w:t>--</w:t>
            </w:r>
          </w:p>
        </w:tc>
        <w:tc>
          <w:tcPr>
            <w:tcW w:w="850"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3C415C4D" w14:textId="77777777" w:rsidR="00200DF5" w:rsidRPr="007267D8" w:rsidRDefault="00200DF5" w:rsidP="007267D8">
            <w:pPr>
              <w:pStyle w:val="NoSpacing"/>
              <w:jc w:val="center"/>
              <w:rPr>
                <w:rFonts w:ascii="Arial" w:hAnsi="Arial" w:cs="Arial"/>
                <w:b/>
                <w:sz w:val="20"/>
                <w:szCs w:val="20"/>
              </w:rPr>
            </w:pPr>
            <w:r w:rsidRPr="007267D8">
              <w:rPr>
                <w:rFonts w:ascii="Arial" w:hAnsi="Arial" w:cs="Arial"/>
                <w:b/>
                <w:sz w:val="20"/>
                <w:szCs w:val="20"/>
              </w:rPr>
              <w:t>334</w:t>
            </w:r>
          </w:p>
        </w:tc>
        <w:tc>
          <w:tcPr>
            <w:tcW w:w="1276" w:type="dxa"/>
            <w:tcBorders>
              <w:top w:val="outset" w:sz="6" w:space="0" w:color="CCCCCC"/>
              <w:left w:val="outset" w:sz="6" w:space="0" w:color="CCCCCC"/>
              <w:bottom w:val="outset" w:sz="6" w:space="0" w:color="CCCCCC"/>
              <w:right w:val="outset" w:sz="6" w:space="0" w:color="CCCCCC"/>
            </w:tcBorders>
            <w:shd w:val="clear" w:color="auto" w:fill="FFFFFF"/>
            <w:vAlign w:val="center"/>
          </w:tcPr>
          <w:p w14:paraId="327ECD44" w14:textId="77777777" w:rsidR="00200DF5" w:rsidRPr="007267D8" w:rsidRDefault="00200DF5" w:rsidP="007267D8">
            <w:pPr>
              <w:pStyle w:val="NoSpacing"/>
              <w:jc w:val="center"/>
              <w:rPr>
                <w:rFonts w:ascii="Arial" w:hAnsi="Arial" w:cs="Arial"/>
                <w:b/>
                <w:sz w:val="20"/>
                <w:szCs w:val="20"/>
              </w:rPr>
            </w:pPr>
            <w:r w:rsidRPr="007267D8">
              <w:rPr>
                <w:rFonts w:ascii="Arial" w:hAnsi="Arial" w:cs="Arial"/>
                <w:b/>
                <w:sz w:val="20"/>
                <w:szCs w:val="20"/>
              </w:rPr>
              <w:t>2</w:t>
            </w:r>
          </w:p>
        </w:tc>
      </w:tr>
    </w:tbl>
    <w:p w14:paraId="11A836E8" w14:textId="77777777" w:rsidR="00200DF5" w:rsidRPr="00A3420A" w:rsidRDefault="00200DF5" w:rsidP="00200DF5">
      <w:pPr>
        <w:autoSpaceDE w:val="0"/>
        <w:autoSpaceDN w:val="0"/>
        <w:adjustRightInd w:val="0"/>
        <w:spacing w:after="0" w:line="360" w:lineRule="auto"/>
        <w:jc w:val="both"/>
        <w:rPr>
          <w:rFonts w:ascii="Arial" w:hAnsi="Arial" w:cs="Arial"/>
          <w:b/>
          <w:bCs/>
          <w:color w:val="000000"/>
          <w:sz w:val="20"/>
          <w:szCs w:val="20"/>
        </w:rPr>
      </w:pPr>
      <w:r w:rsidRPr="00A3420A">
        <w:rPr>
          <w:rFonts w:ascii="Arial" w:hAnsi="Arial" w:cs="Arial"/>
          <w:b/>
          <w:bCs/>
          <w:color w:val="000000"/>
          <w:sz w:val="20"/>
          <w:szCs w:val="20"/>
        </w:rPr>
        <w:t xml:space="preserve">            Fuente: INEI – Censo Agropecuario 2012</w:t>
      </w:r>
    </w:p>
    <w:p w14:paraId="373C3241" w14:textId="77777777" w:rsidR="00EB64BF" w:rsidRDefault="007267D8" w:rsidP="0037225A">
      <w:pPr>
        <w:pStyle w:val="NoSpacing"/>
        <w:spacing w:line="360" w:lineRule="auto"/>
        <w:jc w:val="both"/>
        <w:rPr>
          <w:rFonts w:ascii="Arial" w:hAnsi="Arial" w:cs="Arial"/>
        </w:rPr>
      </w:pPr>
      <w:r w:rsidRPr="0037225A">
        <w:rPr>
          <w:rFonts w:ascii="Arial" w:hAnsi="Arial" w:cs="Arial"/>
        </w:rPr>
        <w:t>E</w:t>
      </w:r>
      <w:r w:rsidR="00200DF5" w:rsidRPr="0037225A">
        <w:rPr>
          <w:rFonts w:ascii="Arial" w:hAnsi="Arial" w:cs="Arial"/>
        </w:rPr>
        <w:t>s importante considerar d</w:t>
      </w:r>
      <w:r w:rsidRPr="0037225A">
        <w:rPr>
          <w:rFonts w:ascii="Arial" w:hAnsi="Arial" w:cs="Arial"/>
        </w:rPr>
        <w:t>entro de la producción pecuaria</w:t>
      </w:r>
      <w:r w:rsidR="00200DF5" w:rsidRPr="0037225A">
        <w:rPr>
          <w:rFonts w:ascii="Arial" w:hAnsi="Arial" w:cs="Arial"/>
        </w:rPr>
        <w:t xml:space="preserve"> el ganado vacuno</w:t>
      </w:r>
      <w:r w:rsidRPr="0037225A">
        <w:rPr>
          <w:rFonts w:ascii="Arial" w:hAnsi="Arial" w:cs="Arial"/>
        </w:rPr>
        <w:t>,</w:t>
      </w:r>
      <w:r w:rsidR="00200DF5" w:rsidRPr="0037225A">
        <w:rPr>
          <w:rFonts w:ascii="Arial" w:hAnsi="Arial" w:cs="Arial"/>
        </w:rPr>
        <w:t xml:space="preserve"> por estar destinado su consumo y comercialización hacia el mercado siendo por lo tanto una fuente de </w:t>
      </w:r>
    </w:p>
    <w:p w14:paraId="14F1814C" w14:textId="77777777" w:rsidR="00EB64BF" w:rsidRDefault="00EB64BF" w:rsidP="0037225A">
      <w:pPr>
        <w:pStyle w:val="NoSpacing"/>
        <w:spacing w:line="360" w:lineRule="auto"/>
        <w:jc w:val="both"/>
        <w:rPr>
          <w:rFonts w:ascii="Arial" w:hAnsi="Arial" w:cs="Arial"/>
        </w:rPr>
      </w:pPr>
    </w:p>
    <w:p w14:paraId="6291EE1D" w14:textId="77777777" w:rsidR="00EB64BF" w:rsidRDefault="00EB64BF" w:rsidP="00EB64BF">
      <w:pPr>
        <w:pStyle w:val="NoSpacing"/>
        <w:rPr>
          <w:rFonts w:ascii="Arial" w:hAnsi="Arial" w:cs="Arial"/>
          <w:b/>
          <w:sz w:val="20"/>
          <w:szCs w:val="20"/>
        </w:rPr>
      </w:pPr>
      <w:r w:rsidRPr="00C37A96">
        <w:rPr>
          <w:rFonts w:ascii="Arial" w:hAnsi="Arial" w:cs="Arial"/>
          <w:b/>
          <w:noProof/>
          <w:lang w:val="en-US"/>
        </w:rPr>
        <w:drawing>
          <wp:inline distT="0" distB="0" distL="0" distR="0" wp14:anchorId="343DB7F3" wp14:editId="3EC6AF4F">
            <wp:extent cx="781050" cy="581025"/>
            <wp:effectExtent l="0" t="0" r="0" b="9525"/>
            <wp:docPr id="156" name="Imagen 156"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1368BD95" w14:textId="77777777" w:rsidR="00EB64BF" w:rsidRPr="00561F7F" w:rsidRDefault="00EB64BF" w:rsidP="00EB64BF">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7D4F23C4" w14:textId="6075740A" w:rsidR="00200DF5" w:rsidRPr="0037225A" w:rsidRDefault="00200DF5" w:rsidP="0037225A">
      <w:pPr>
        <w:pStyle w:val="NoSpacing"/>
        <w:spacing w:line="360" w:lineRule="auto"/>
        <w:jc w:val="both"/>
        <w:rPr>
          <w:rFonts w:ascii="Arial" w:hAnsi="Arial" w:cs="Arial"/>
        </w:rPr>
      </w:pPr>
      <w:r w:rsidRPr="0037225A">
        <w:rPr>
          <w:rFonts w:ascii="Arial" w:hAnsi="Arial" w:cs="Arial"/>
        </w:rPr>
        <w:t>ingreso para la economía familiar, sin embargo por razones de condiciones  técnicas no se puede mejorar su producción a falta de pastos o forrajes mejorados, falta de riego, del total de producción de ganado vacuno en Huacrapuquiom tenemos que el 77.8 % son ganados criollos %, seguido de Brown Swiss, los ganados criollos tienen menor producción de carne y leche frente a los ganados mejorados.</w:t>
      </w:r>
    </w:p>
    <w:p w14:paraId="601C0CF6" w14:textId="77777777" w:rsidR="00200DF5" w:rsidRPr="0037225A" w:rsidRDefault="00200DF5" w:rsidP="0037225A">
      <w:pPr>
        <w:pStyle w:val="NoSpacing"/>
        <w:spacing w:line="360" w:lineRule="auto"/>
        <w:jc w:val="both"/>
        <w:rPr>
          <w:rFonts w:ascii="Arial" w:hAnsi="Arial" w:cs="Arial"/>
        </w:rPr>
      </w:pPr>
      <w:r w:rsidRPr="0037225A">
        <w:rPr>
          <w:rFonts w:ascii="Arial" w:hAnsi="Arial" w:cs="Arial"/>
          <w:b/>
        </w:rPr>
        <w:t>Línea de Base</w:t>
      </w:r>
      <w:r w:rsidRPr="0037225A">
        <w:rPr>
          <w:rFonts w:ascii="Arial" w:hAnsi="Arial" w:cs="Arial"/>
        </w:rPr>
        <w:t>: El 22 .2 % de ganado vacuno en Huacrapuquio son mejorados de raza Brown Swiss y Holstei.n</w:t>
      </w:r>
    </w:p>
    <w:p w14:paraId="2F2A35D3" w14:textId="77777777" w:rsidR="00200DF5" w:rsidRPr="0037225A" w:rsidRDefault="00200DF5" w:rsidP="0037225A">
      <w:pPr>
        <w:pStyle w:val="NoSpacing"/>
        <w:spacing w:line="360" w:lineRule="auto"/>
        <w:jc w:val="both"/>
        <w:rPr>
          <w:rFonts w:ascii="Arial" w:hAnsi="Arial" w:cs="Arial"/>
        </w:rPr>
      </w:pPr>
      <w:r w:rsidRPr="0037225A">
        <w:rPr>
          <w:rFonts w:ascii="Arial" w:hAnsi="Arial" w:cs="Arial"/>
          <w:b/>
        </w:rPr>
        <w:t>Cierre de Brechas:</w:t>
      </w:r>
      <w:r w:rsidRPr="0037225A">
        <w:rPr>
          <w:rFonts w:ascii="Arial" w:hAnsi="Arial" w:cs="Arial"/>
        </w:rPr>
        <w:t xml:space="preserve"> El 77.8 % de ganado vacuno en Huacrapuquio son de raza “criolla.”, por lo </w:t>
      </w:r>
      <w:r w:rsidR="002D6811" w:rsidRPr="0037225A">
        <w:rPr>
          <w:rFonts w:ascii="Arial" w:hAnsi="Arial" w:cs="Arial"/>
        </w:rPr>
        <w:t>tanto,</w:t>
      </w:r>
      <w:r w:rsidRPr="0037225A">
        <w:rPr>
          <w:rFonts w:ascii="Arial" w:hAnsi="Arial" w:cs="Arial"/>
        </w:rPr>
        <w:t xml:space="preserve"> deben ser mejorados.</w:t>
      </w:r>
    </w:p>
    <w:p w14:paraId="015FAE2E" w14:textId="77777777" w:rsidR="00200DF5" w:rsidRPr="00A3420A" w:rsidRDefault="00200DF5" w:rsidP="00200DF5">
      <w:pPr>
        <w:autoSpaceDE w:val="0"/>
        <w:autoSpaceDN w:val="0"/>
        <w:adjustRightInd w:val="0"/>
        <w:spacing w:after="0" w:line="360" w:lineRule="auto"/>
        <w:jc w:val="both"/>
        <w:rPr>
          <w:rFonts w:ascii="Arial" w:hAnsi="Arial" w:cs="Arial"/>
          <w:b/>
          <w:bCs/>
        </w:rPr>
      </w:pPr>
      <w:r w:rsidRPr="00A3420A">
        <w:rPr>
          <w:rFonts w:ascii="Arial" w:hAnsi="Arial" w:cs="Arial"/>
          <w:b/>
          <w:bCs/>
        </w:rPr>
        <w:t>Flujos de Comercialización Agrícola</w:t>
      </w:r>
    </w:p>
    <w:p w14:paraId="4EA9DBF9" w14:textId="77777777" w:rsidR="00200DF5" w:rsidRDefault="00200DF5" w:rsidP="00200DF5">
      <w:pPr>
        <w:autoSpaceDE w:val="0"/>
        <w:autoSpaceDN w:val="0"/>
        <w:adjustRightInd w:val="0"/>
        <w:spacing w:after="0" w:line="360" w:lineRule="auto"/>
        <w:jc w:val="both"/>
        <w:rPr>
          <w:rFonts w:ascii="Arial" w:hAnsi="Arial" w:cs="Arial"/>
        </w:rPr>
      </w:pPr>
      <w:r w:rsidRPr="00A3420A">
        <w:rPr>
          <w:rFonts w:ascii="Arial" w:hAnsi="Arial" w:cs="Arial"/>
        </w:rPr>
        <w:t>La comercialización de la producción agrícola de los productores de Hyacrapuquio en primer lugar es prioritariamente de autoconsumo por la baja producción, condicionado por la carencia de riego de sus terrenos agrícolas, siendo por lo tanto su producción anual.</w:t>
      </w:r>
    </w:p>
    <w:p w14:paraId="6568C150" w14:textId="77777777" w:rsidR="0037225A" w:rsidRPr="00A3420A" w:rsidRDefault="0037225A" w:rsidP="0037225A">
      <w:pPr>
        <w:autoSpaceDE w:val="0"/>
        <w:autoSpaceDN w:val="0"/>
        <w:adjustRightInd w:val="0"/>
        <w:spacing w:after="0" w:line="360" w:lineRule="auto"/>
        <w:jc w:val="both"/>
        <w:rPr>
          <w:rFonts w:ascii="Arial" w:hAnsi="Arial" w:cs="Arial"/>
        </w:rPr>
      </w:pPr>
      <w:r w:rsidRPr="00A3420A">
        <w:rPr>
          <w:rFonts w:ascii="Arial" w:hAnsi="Arial" w:cs="Arial"/>
        </w:rPr>
        <w:t xml:space="preserve">En cuanto a la producción de animales mayores como de los vacunos y ovinos, son destinados hacia el mercado para la obtención de economía monetaria, siendo su comercialización en la feria de Coto Coto distrito de Chilca - Huancayo. </w:t>
      </w:r>
    </w:p>
    <w:p w14:paraId="7ECD07E7" w14:textId="25B40F32" w:rsidR="0037225A" w:rsidRDefault="0037225A" w:rsidP="0037225A">
      <w:pPr>
        <w:autoSpaceDE w:val="0"/>
        <w:autoSpaceDN w:val="0"/>
        <w:adjustRightInd w:val="0"/>
        <w:spacing w:after="0" w:line="360" w:lineRule="auto"/>
        <w:jc w:val="both"/>
        <w:rPr>
          <w:rFonts w:ascii="Arial" w:hAnsi="Arial" w:cs="Arial"/>
        </w:rPr>
      </w:pPr>
      <w:r w:rsidRPr="00A3420A">
        <w:rPr>
          <w:rFonts w:ascii="Arial" w:hAnsi="Arial" w:cs="Arial"/>
        </w:rPr>
        <w:t>La feria del distrito Huayucachi, que se realizan los días Lunes de cada semana, cuya influencia comercial  abarca a los distritos de Cullhuas, Huacrapuquio, Chupuro, Cgongos Bajo y Huayucachi mismo, mantiene un flujo comercial de compra y venta no solamente de productos agrícolas, sino también de productos industr</w:t>
      </w:r>
      <w:r>
        <w:rPr>
          <w:rFonts w:ascii="Arial" w:hAnsi="Arial" w:cs="Arial"/>
        </w:rPr>
        <w:t>ializados de alimentos y otros.</w:t>
      </w:r>
    </w:p>
    <w:p w14:paraId="07B7BCFF" w14:textId="03580701" w:rsidR="00B444A6" w:rsidRDefault="00B444A6" w:rsidP="0037225A">
      <w:pPr>
        <w:autoSpaceDE w:val="0"/>
        <w:autoSpaceDN w:val="0"/>
        <w:adjustRightInd w:val="0"/>
        <w:spacing w:after="0" w:line="360" w:lineRule="auto"/>
        <w:jc w:val="both"/>
        <w:rPr>
          <w:rFonts w:ascii="Arial" w:hAnsi="Arial" w:cs="Arial"/>
        </w:rPr>
      </w:pPr>
      <w:r>
        <w:rPr>
          <w:rFonts w:ascii="Arial" w:hAnsi="Arial" w:cs="Arial"/>
        </w:rPr>
        <w:t>En cuanto a establecimientos comerciales en Huacrapuquio, solamente existen tres pequeñas tiendas de abarrotes ubicadas en la plaza principal.</w:t>
      </w:r>
    </w:p>
    <w:p w14:paraId="3AB9FD1F" w14:textId="77777777" w:rsidR="00B83771" w:rsidRDefault="00F04580" w:rsidP="00F04580">
      <w:pPr>
        <w:pStyle w:val="NoSpacing"/>
        <w:ind w:left="720"/>
        <w:rPr>
          <w:rFonts w:ascii="Arial" w:hAnsi="Arial" w:cs="Arial"/>
          <w:b/>
        </w:rPr>
      </w:pPr>
      <w:r>
        <w:rPr>
          <w:rFonts w:ascii="Arial" w:hAnsi="Arial" w:cs="Arial"/>
          <w:b/>
        </w:rPr>
        <w:t>4.</w:t>
      </w:r>
      <w:r w:rsidR="00B83771" w:rsidRPr="0046178E">
        <w:rPr>
          <w:rFonts w:ascii="Arial" w:hAnsi="Arial" w:cs="Arial"/>
          <w:b/>
        </w:rPr>
        <w:t xml:space="preserve">SISTEMA EQUIPAMENTAL </w:t>
      </w:r>
    </w:p>
    <w:p w14:paraId="0C3068B4" w14:textId="77777777" w:rsidR="0046178E" w:rsidRPr="0046178E" w:rsidRDefault="0046178E" w:rsidP="0046178E">
      <w:pPr>
        <w:pStyle w:val="NoSpacing"/>
        <w:rPr>
          <w:rFonts w:ascii="Arial" w:hAnsi="Arial" w:cs="Arial"/>
          <w:b/>
        </w:rPr>
      </w:pPr>
    </w:p>
    <w:p w14:paraId="382D7E15" w14:textId="77777777" w:rsidR="00A22694" w:rsidRPr="00006A76" w:rsidRDefault="00A22694" w:rsidP="00A22694">
      <w:pPr>
        <w:autoSpaceDE w:val="0"/>
        <w:autoSpaceDN w:val="0"/>
        <w:adjustRightInd w:val="0"/>
        <w:spacing w:after="0" w:line="360" w:lineRule="auto"/>
        <w:jc w:val="both"/>
        <w:rPr>
          <w:rFonts w:ascii="Arial" w:hAnsi="Arial" w:cs="Arial"/>
          <w:b/>
          <w:bCs/>
        </w:rPr>
      </w:pPr>
      <w:r w:rsidRPr="00BE74E8">
        <w:rPr>
          <w:rFonts w:ascii="Arial" w:hAnsi="Arial" w:cs="Arial"/>
          <w:b/>
          <w:bCs/>
          <w:color w:val="404040"/>
          <w:sz w:val="20"/>
          <w:szCs w:val="20"/>
        </w:rPr>
        <w:t>P</w:t>
      </w:r>
      <w:r w:rsidRPr="00006A76">
        <w:rPr>
          <w:rFonts w:ascii="Arial" w:hAnsi="Arial" w:cs="Arial"/>
          <w:b/>
          <w:bCs/>
        </w:rPr>
        <w:t>OBREZA.</w:t>
      </w:r>
    </w:p>
    <w:p w14:paraId="444ACA6A" w14:textId="77777777" w:rsidR="00A22694" w:rsidRPr="00A2553D" w:rsidRDefault="00A22694" w:rsidP="00A22694">
      <w:pPr>
        <w:autoSpaceDE w:val="0"/>
        <w:autoSpaceDN w:val="0"/>
        <w:adjustRightInd w:val="0"/>
        <w:spacing w:after="0" w:line="360" w:lineRule="auto"/>
        <w:jc w:val="both"/>
        <w:rPr>
          <w:rFonts w:ascii="Arial" w:hAnsi="Arial" w:cs="Arial"/>
        </w:rPr>
      </w:pPr>
      <w:r w:rsidRPr="00A2553D">
        <w:rPr>
          <w:rFonts w:ascii="Arial" w:hAnsi="Arial" w:cs="Arial"/>
        </w:rPr>
        <w:t xml:space="preserve">La pobreza en el distrito de Huacrapuquio es una manifestación de carácter económico y social, abarca aspectos sociales, políticos y ambientales que tiene como base la exclusión social. </w:t>
      </w:r>
    </w:p>
    <w:p w14:paraId="044415BC" w14:textId="77777777" w:rsidR="00A22694" w:rsidRPr="00A2553D" w:rsidRDefault="00A22694" w:rsidP="00D8613E">
      <w:pPr>
        <w:pStyle w:val="ListParagraph"/>
        <w:numPr>
          <w:ilvl w:val="0"/>
          <w:numId w:val="7"/>
        </w:numPr>
        <w:autoSpaceDE w:val="0"/>
        <w:autoSpaceDN w:val="0"/>
        <w:adjustRightInd w:val="0"/>
        <w:spacing w:after="0" w:line="360" w:lineRule="auto"/>
        <w:jc w:val="both"/>
        <w:rPr>
          <w:rFonts w:ascii="Arial" w:hAnsi="Arial" w:cs="Arial"/>
          <w:b/>
        </w:rPr>
      </w:pPr>
      <w:r w:rsidRPr="00A2553D">
        <w:rPr>
          <w:rFonts w:ascii="Arial" w:hAnsi="Arial" w:cs="Arial"/>
          <w:b/>
        </w:rPr>
        <w:t>Indicadores de Carencia</w:t>
      </w:r>
    </w:p>
    <w:p w14:paraId="43027CE0" w14:textId="77777777" w:rsidR="00A22694" w:rsidRPr="00A2553D" w:rsidRDefault="00A22694" w:rsidP="00D8613E">
      <w:pPr>
        <w:pStyle w:val="ListParagraph"/>
        <w:numPr>
          <w:ilvl w:val="0"/>
          <w:numId w:val="6"/>
        </w:numPr>
        <w:autoSpaceDE w:val="0"/>
        <w:autoSpaceDN w:val="0"/>
        <w:adjustRightInd w:val="0"/>
        <w:spacing w:after="0" w:line="360" w:lineRule="auto"/>
        <w:jc w:val="both"/>
        <w:rPr>
          <w:rFonts w:ascii="Arial" w:hAnsi="Arial" w:cs="Arial"/>
        </w:rPr>
      </w:pPr>
      <w:r w:rsidRPr="00A2553D">
        <w:rPr>
          <w:rFonts w:ascii="Arial" w:hAnsi="Arial" w:cs="Arial"/>
        </w:rPr>
        <w:t xml:space="preserve">Porcentaje de población carente de agua potable. </w:t>
      </w:r>
    </w:p>
    <w:p w14:paraId="517D8453" w14:textId="77777777" w:rsidR="00A22694" w:rsidRPr="00A2553D" w:rsidRDefault="00A22694" w:rsidP="00D8613E">
      <w:pPr>
        <w:pStyle w:val="ListParagraph"/>
        <w:numPr>
          <w:ilvl w:val="0"/>
          <w:numId w:val="6"/>
        </w:numPr>
        <w:autoSpaceDE w:val="0"/>
        <w:autoSpaceDN w:val="0"/>
        <w:adjustRightInd w:val="0"/>
        <w:spacing w:after="0" w:line="360" w:lineRule="auto"/>
        <w:jc w:val="both"/>
        <w:rPr>
          <w:rFonts w:ascii="Arial" w:hAnsi="Arial" w:cs="Arial"/>
        </w:rPr>
      </w:pPr>
      <w:r w:rsidRPr="00A2553D">
        <w:rPr>
          <w:rFonts w:ascii="Arial" w:hAnsi="Arial" w:cs="Arial"/>
        </w:rPr>
        <w:t>Porcentaje de población carente de desagüe/letrinas</w:t>
      </w:r>
    </w:p>
    <w:p w14:paraId="574A5405" w14:textId="77777777" w:rsidR="00A22694" w:rsidRPr="00A2553D" w:rsidRDefault="00A22694" w:rsidP="00D8613E">
      <w:pPr>
        <w:pStyle w:val="ListParagraph"/>
        <w:numPr>
          <w:ilvl w:val="0"/>
          <w:numId w:val="6"/>
        </w:numPr>
        <w:autoSpaceDE w:val="0"/>
        <w:autoSpaceDN w:val="0"/>
        <w:adjustRightInd w:val="0"/>
        <w:spacing w:after="0" w:line="360" w:lineRule="auto"/>
        <w:jc w:val="both"/>
        <w:rPr>
          <w:rFonts w:ascii="Arial" w:hAnsi="Arial" w:cs="Arial"/>
        </w:rPr>
      </w:pPr>
      <w:r w:rsidRPr="00A2553D">
        <w:rPr>
          <w:rFonts w:ascii="Arial" w:hAnsi="Arial" w:cs="Arial"/>
        </w:rPr>
        <w:t>Porcentaje de población carente de electrificación por red publica</w:t>
      </w:r>
    </w:p>
    <w:p w14:paraId="598624EC" w14:textId="77777777" w:rsidR="00A22694" w:rsidRPr="00A2553D" w:rsidRDefault="00A22694" w:rsidP="00A22694">
      <w:pPr>
        <w:autoSpaceDE w:val="0"/>
        <w:autoSpaceDN w:val="0"/>
        <w:adjustRightInd w:val="0"/>
        <w:spacing w:after="0" w:line="360" w:lineRule="auto"/>
        <w:jc w:val="both"/>
        <w:rPr>
          <w:rFonts w:ascii="Arial" w:hAnsi="Arial" w:cs="Arial"/>
          <w:b/>
        </w:rPr>
      </w:pPr>
      <w:r w:rsidRPr="00A2553D">
        <w:rPr>
          <w:rFonts w:ascii="Arial" w:hAnsi="Arial" w:cs="Arial"/>
          <w:b/>
        </w:rPr>
        <w:t>B. Indicadores de vulnerabilidad:</w:t>
      </w:r>
    </w:p>
    <w:p w14:paraId="0A435B29" w14:textId="77777777" w:rsidR="00A22694" w:rsidRPr="00A2553D" w:rsidRDefault="00A22694" w:rsidP="00D8613E">
      <w:pPr>
        <w:pStyle w:val="ListParagraph"/>
        <w:numPr>
          <w:ilvl w:val="0"/>
          <w:numId w:val="8"/>
        </w:numPr>
        <w:autoSpaceDE w:val="0"/>
        <w:autoSpaceDN w:val="0"/>
        <w:adjustRightInd w:val="0"/>
        <w:spacing w:after="0" w:line="360" w:lineRule="auto"/>
        <w:jc w:val="both"/>
        <w:rPr>
          <w:rFonts w:ascii="Arial" w:hAnsi="Arial" w:cs="Arial"/>
        </w:rPr>
      </w:pPr>
      <w:r w:rsidRPr="00A2553D">
        <w:rPr>
          <w:rFonts w:ascii="Arial" w:hAnsi="Arial" w:cs="Arial"/>
        </w:rPr>
        <w:t>Porcentaje de analfabetismo</w:t>
      </w:r>
    </w:p>
    <w:p w14:paraId="550CFD2C" w14:textId="77777777" w:rsidR="00A22694" w:rsidRPr="00A2553D" w:rsidRDefault="00A22694" w:rsidP="00D8613E">
      <w:pPr>
        <w:pStyle w:val="ListParagraph"/>
        <w:numPr>
          <w:ilvl w:val="0"/>
          <w:numId w:val="8"/>
        </w:numPr>
        <w:autoSpaceDE w:val="0"/>
        <w:autoSpaceDN w:val="0"/>
        <w:adjustRightInd w:val="0"/>
        <w:spacing w:after="0" w:line="360" w:lineRule="auto"/>
        <w:jc w:val="both"/>
        <w:rPr>
          <w:rFonts w:ascii="Arial" w:hAnsi="Arial" w:cs="Arial"/>
        </w:rPr>
      </w:pPr>
      <w:r w:rsidRPr="00A2553D">
        <w:rPr>
          <w:rFonts w:ascii="Arial" w:hAnsi="Arial" w:cs="Arial"/>
        </w:rPr>
        <w:t>Porcentaje de niños de 5 años con desnutrición.</w:t>
      </w:r>
    </w:p>
    <w:p w14:paraId="6E59738C" w14:textId="28E3E744" w:rsidR="00A22694" w:rsidRDefault="00A22694" w:rsidP="00D8613E">
      <w:pPr>
        <w:pStyle w:val="ListParagraph"/>
        <w:numPr>
          <w:ilvl w:val="0"/>
          <w:numId w:val="8"/>
        </w:numPr>
        <w:autoSpaceDE w:val="0"/>
        <w:autoSpaceDN w:val="0"/>
        <w:adjustRightInd w:val="0"/>
        <w:spacing w:after="0" w:line="360" w:lineRule="auto"/>
        <w:jc w:val="both"/>
        <w:rPr>
          <w:rFonts w:ascii="Arial" w:hAnsi="Arial" w:cs="Arial"/>
        </w:rPr>
      </w:pPr>
      <w:r w:rsidRPr="00A2553D">
        <w:rPr>
          <w:rFonts w:ascii="Arial" w:hAnsi="Arial" w:cs="Arial"/>
        </w:rPr>
        <w:t>Porcentaje de niños menores de 5 años con anemia.</w:t>
      </w:r>
    </w:p>
    <w:p w14:paraId="5076F3C1" w14:textId="77777777" w:rsidR="00EB64BF" w:rsidRDefault="00EB64BF" w:rsidP="00EB64BF">
      <w:pPr>
        <w:pStyle w:val="NoSpacing"/>
        <w:rPr>
          <w:rFonts w:ascii="Arial" w:hAnsi="Arial" w:cs="Arial"/>
          <w:b/>
          <w:sz w:val="20"/>
          <w:szCs w:val="20"/>
        </w:rPr>
      </w:pPr>
      <w:r w:rsidRPr="00C37A96">
        <w:rPr>
          <w:rFonts w:ascii="Arial" w:hAnsi="Arial" w:cs="Arial"/>
          <w:b/>
          <w:noProof/>
          <w:lang w:val="en-US"/>
        </w:rPr>
        <w:drawing>
          <wp:inline distT="0" distB="0" distL="0" distR="0" wp14:anchorId="7992B0DC" wp14:editId="0B97E13C">
            <wp:extent cx="781050" cy="581025"/>
            <wp:effectExtent l="0" t="0" r="0" b="9525"/>
            <wp:docPr id="157" name="Imagen 157"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7E7214BE" w14:textId="77777777" w:rsidR="00EB64BF" w:rsidRPr="00561F7F" w:rsidRDefault="00EB64BF" w:rsidP="00EB64BF">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78B2B7A5" w14:textId="77777777" w:rsidR="00A22694" w:rsidRPr="00A2553D" w:rsidRDefault="00A22694" w:rsidP="00A22694">
      <w:pPr>
        <w:autoSpaceDE w:val="0"/>
        <w:autoSpaceDN w:val="0"/>
        <w:adjustRightInd w:val="0"/>
        <w:spacing w:after="0" w:line="360" w:lineRule="auto"/>
        <w:jc w:val="both"/>
        <w:rPr>
          <w:rFonts w:ascii="Arial" w:hAnsi="Arial" w:cs="Arial"/>
          <w:color w:val="222222"/>
          <w:shd w:val="clear" w:color="auto" w:fill="FFFFFF"/>
        </w:rPr>
      </w:pPr>
      <w:r w:rsidRPr="00A2553D">
        <w:rPr>
          <w:rFonts w:ascii="Arial" w:hAnsi="Arial" w:cs="Arial"/>
          <w:color w:val="222222"/>
          <w:shd w:val="clear" w:color="auto" w:fill="FFFFFF"/>
        </w:rPr>
        <w:t>El </w:t>
      </w:r>
      <w:r w:rsidRPr="00A2553D">
        <w:rPr>
          <w:rFonts w:ascii="Arial" w:hAnsi="Arial" w:cs="Arial"/>
          <w:b/>
          <w:bCs/>
          <w:color w:val="222222"/>
          <w:bdr w:val="none" w:sz="0" w:space="0" w:color="auto" w:frame="1"/>
          <w:shd w:val="clear" w:color="auto" w:fill="FFFFFF"/>
        </w:rPr>
        <w:t>quintil de ingreso</w:t>
      </w:r>
      <w:r w:rsidRPr="00A2553D">
        <w:rPr>
          <w:rFonts w:ascii="Arial" w:hAnsi="Arial" w:cs="Arial"/>
          <w:color w:val="222222"/>
          <w:shd w:val="clear" w:color="auto" w:fill="FFFFFF"/>
        </w:rPr>
        <w:t> se calcula ordenando la población (de una región, país, etc.) desde el individuo más pobre al más adinerado, para luego dividirla en 5 partes de igual número de individuos; con esto se obtienen 5 quintiles ordenados por sus ingresos, donde el primer quintil (o Q1, I quintil) representa la porción de la población más pobre; el segundo quintil (Q2, II quintil), el siguiente nivel y así sucesivamente hasta el quinto quintil (Q5, V quintil), representante de la población más rica.</w:t>
      </w:r>
    </w:p>
    <w:p w14:paraId="7B3C2375" w14:textId="77777777" w:rsidR="00A22694" w:rsidRPr="00A2553D" w:rsidRDefault="00A22694" w:rsidP="00A22694">
      <w:pPr>
        <w:autoSpaceDE w:val="0"/>
        <w:autoSpaceDN w:val="0"/>
        <w:adjustRightInd w:val="0"/>
        <w:spacing w:after="0" w:line="360" w:lineRule="auto"/>
        <w:jc w:val="both"/>
        <w:rPr>
          <w:rFonts w:ascii="Arial" w:hAnsi="Arial" w:cs="Arial"/>
          <w:b/>
        </w:rPr>
      </w:pPr>
      <w:r w:rsidRPr="00A2553D">
        <w:rPr>
          <w:rFonts w:ascii="Arial" w:hAnsi="Arial" w:cs="Arial"/>
          <w:b/>
        </w:rPr>
        <w:t>QUINTILES DE POBREZA;</w:t>
      </w:r>
    </w:p>
    <w:p w14:paraId="4D293CB5" w14:textId="77777777" w:rsidR="00A22694" w:rsidRPr="00A2553D" w:rsidRDefault="00A22694" w:rsidP="00A22694">
      <w:pPr>
        <w:autoSpaceDE w:val="0"/>
        <w:autoSpaceDN w:val="0"/>
        <w:adjustRightInd w:val="0"/>
        <w:spacing w:after="0" w:line="360" w:lineRule="auto"/>
        <w:jc w:val="both"/>
        <w:rPr>
          <w:rFonts w:ascii="Arial" w:hAnsi="Arial" w:cs="Arial"/>
        </w:rPr>
      </w:pPr>
      <w:r w:rsidRPr="00A2553D">
        <w:rPr>
          <w:rFonts w:ascii="Arial" w:hAnsi="Arial" w:cs="Arial"/>
        </w:rPr>
        <w:t xml:space="preserve">Quintil 1: Pobreza extrema </w:t>
      </w:r>
    </w:p>
    <w:p w14:paraId="420AD9AD" w14:textId="77777777" w:rsidR="00A22694" w:rsidRPr="00A2553D" w:rsidRDefault="00A22694" w:rsidP="00A22694">
      <w:pPr>
        <w:autoSpaceDE w:val="0"/>
        <w:autoSpaceDN w:val="0"/>
        <w:adjustRightInd w:val="0"/>
        <w:spacing w:after="0" w:line="360" w:lineRule="auto"/>
        <w:jc w:val="both"/>
        <w:rPr>
          <w:rFonts w:ascii="Arial" w:hAnsi="Arial" w:cs="Arial"/>
        </w:rPr>
      </w:pPr>
      <w:r w:rsidRPr="00A2553D">
        <w:rPr>
          <w:rFonts w:ascii="Arial" w:hAnsi="Arial" w:cs="Arial"/>
        </w:rPr>
        <w:t xml:space="preserve">Quintil 2: Muy pobre </w:t>
      </w:r>
    </w:p>
    <w:p w14:paraId="354D873B" w14:textId="77777777" w:rsidR="00A22694" w:rsidRPr="00A2553D" w:rsidRDefault="00A22694" w:rsidP="00A22694">
      <w:pPr>
        <w:autoSpaceDE w:val="0"/>
        <w:autoSpaceDN w:val="0"/>
        <w:adjustRightInd w:val="0"/>
        <w:spacing w:after="0" w:line="360" w:lineRule="auto"/>
        <w:jc w:val="both"/>
        <w:rPr>
          <w:rFonts w:ascii="Arial" w:hAnsi="Arial" w:cs="Arial"/>
        </w:rPr>
      </w:pPr>
      <w:r w:rsidRPr="00A2553D">
        <w:rPr>
          <w:rFonts w:ascii="Arial" w:hAnsi="Arial" w:cs="Arial"/>
        </w:rPr>
        <w:t xml:space="preserve">Quintil 3: Pobre </w:t>
      </w:r>
    </w:p>
    <w:p w14:paraId="7A49C3E9" w14:textId="77777777" w:rsidR="00A22694" w:rsidRPr="00A2553D" w:rsidRDefault="00A22694" w:rsidP="00A22694">
      <w:pPr>
        <w:autoSpaceDE w:val="0"/>
        <w:autoSpaceDN w:val="0"/>
        <w:adjustRightInd w:val="0"/>
        <w:spacing w:after="0" w:line="360" w:lineRule="auto"/>
        <w:jc w:val="both"/>
        <w:rPr>
          <w:rFonts w:ascii="Arial" w:hAnsi="Arial" w:cs="Arial"/>
        </w:rPr>
      </w:pPr>
      <w:r w:rsidRPr="00A2553D">
        <w:rPr>
          <w:rFonts w:ascii="Arial" w:hAnsi="Arial" w:cs="Arial"/>
        </w:rPr>
        <w:t xml:space="preserve">Quintil 4: Regular </w:t>
      </w:r>
    </w:p>
    <w:p w14:paraId="7AEDCDE8" w14:textId="77777777" w:rsidR="00A22694" w:rsidRPr="00A2553D" w:rsidRDefault="00A22694" w:rsidP="00A22694">
      <w:pPr>
        <w:autoSpaceDE w:val="0"/>
        <w:autoSpaceDN w:val="0"/>
        <w:adjustRightInd w:val="0"/>
        <w:spacing w:after="0" w:line="360" w:lineRule="auto"/>
        <w:jc w:val="both"/>
        <w:rPr>
          <w:rFonts w:ascii="Arial" w:hAnsi="Arial" w:cs="Arial"/>
        </w:rPr>
      </w:pPr>
      <w:r w:rsidRPr="00A2553D">
        <w:rPr>
          <w:rFonts w:ascii="Arial" w:hAnsi="Arial" w:cs="Arial"/>
        </w:rPr>
        <w:t>Quintil 5: Bueno</w:t>
      </w:r>
      <w:r>
        <w:rPr>
          <w:rFonts w:ascii="Arial" w:hAnsi="Arial" w:cs="Arial"/>
        </w:rPr>
        <w:t xml:space="preserve"> </w:t>
      </w:r>
    </w:p>
    <w:p w14:paraId="10013EB0" w14:textId="77777777" w:rsidR="007D411F" w:rsidRDefault="00A22694" w:rsidP="00A22694">
      <w:pPr>
        <w:autoSpaceDE w:val="0"/>
        <w:autoSpaceDN w:val="0"/>
        <w:adjustRightInd w:val="0"/>
        <w:spacing w:after="0" w:line="360" w:lineRule="auto"/>
        <w:jc w:val="both"/>
        <w:rPr>
          <w:rFonts w:ascii="Arial" w:hAnsi="Arial" w:cs="Arial"/>
        </w:rPr>
      </w:pPr>
      <w:r w:rsidRPr="00A2553D">
        <w:rPr>
          <w:rFonts w:ascii="Arial" w:hAnsi="Arial" w:cs="Arial"/>
        </w:rPr>
        <w:t xml:space="preserve">El distrito de </w:t>
      </w:r>
      <w:r w:rsidRPr="00A2553D">
        <w:rPr>
          <w:rFonts w:ascii="Arial" w:hAnsi="Arial" w:cs="Arial"/>
          <w:b/>
        </w:rPr>
        <w:t>Huacrapuquio</w:t>
      </w:r>
      <w:r w:rsidRPr="00A2553D">
        <w:rPr>
          <w:rFonts w:ascii="Arial" w:hAnsi="Arial" w:cs="Arial"/>
        </w:rPr>
        <w:t xml:space="preserve">, de acuerdo al Anexo N° 009 Distritos en los Quintiles 1 y 2 de Pobreza del FIDT 2019, se halla en el </w:t>
      </w:r>
      <w:r w:rsidRPr="00A2553D">
        <w:rPr>
          <w:rFonts w:ascii="Arial" w:hAnsi="Arial" w:cs="Arial"/>
          <w:b/>
        </w:rPr>
        <w:t>Quintil 1</w:t>
      </w:r>
      <w:r w:rsidRPr="00A2553D">
        <w:rPr>
          <w:rFonts w:ascii="Arial" w:hAnsi="Arial" w:cs="Arial"/>
        </w:rPr>
        <w:t>, es decir en la situación de extrema pobreza.</w:t>
      </w:r>
    </w:p>
    <w:p w14:paraId="1ACE8DBA" w14:textId="77777777" w:rsidR="00A22694" w:rsidRPr="00A2553D" w:rsidRDefault="00A22694" w:rsidP="00A22694">
      <w:pPr>
        <w:autoSpaceDE w:val="0"/>
        <w:autoSpaceDN w:val="0"/>
        <w:adjustRightInd w:val="0"/>
        <w:spacing w:after="0" w:line="360" w:lineRule="auto"/>
        <w:jc w:val="both"/>
        <w:rPr>
          <w:rFonts w:ascii="Arial" w:hAnsi="Arial" w:cs="Arial"/>
          <w:b/>
        </w:rPr>
      </w:pPr>
      <w:r w:rsidRPr="00A2553D">
        <w:rPr>
          <w:rFonts w:ascii="Arial" w:hAnsi="Arial" w:cs="Arial"/>
          <w:b/>
        </w:rPr>
        <w:t>NIVEL DE POBREZA HUACRAPUQUIO</w:t>
      </w:r>
    </w:p>
    <w:p w14:paraId="58F2140A" w14:textId="5696AF8D" w:rsidR="00A22694" w:rsidRPr="007C71FE" w:rsidRDefault="00134E90" w:rsidP="00A22694">
      <w:pPr>
        <w:autoSpaceDE w:val="0"/>
        <w:autoSpaceDN w:val="0"/>
        <w:adjustRightInd w:val="0"/>
        <w:spacing w:after="0" w:line="360" w:lineRule="auto"/>
        <w:jc w:val="center"/>
        <w:rPr>
          <w:rFonts w:ascii="Arial" w:hAnsi="Arial" w:cs="Arial"/>
          <w:b/>
          <w:sz w:val="20"/>
          <w:szCs w:val="20"/>
        </w:rPr>
      </w:pPr>
      <w:r>
        <w:rPr>
          <w:rFonts w:ascii="Arial" w:hAnsi="Arial" w:cs="Arial"/>
          <w:b/>
          <w:sz w:val="20"/>
          <w:szCs w:val="20"/>
        </w:rPr>
        <w:t>CUADRO N° 16</w:t>
      </w:r>
    </w:p>
    <w:p w14:paraId="59F7A4E3" w14:textId="77777777" w:rsidR="00A22694" w:rsidRPr="007C71FE" w:rsidRDefault="00A22694" w:rsidP="00A22694">
      <w:pPr>
        <w:autoSpaceDE w:val="0"/>
        <w:autoSpaceDN w:val="0"/>
        <w:adjustRightInd w:val="0"/>
        <w:spacing w:after="0" w:line="360" w:lineRule="auto"/>
        <w:jc w:val="center"/>
        <w:rPr>
          <w:rFonts w:ascii="Arial" w:hAnsi="Arial" w:cs="Arial"/>
          <w:b/>
          <w:sz w:val="20"/>
          <w:szCs w:val="20"/>
        </w:rPr>
      </w:pPr>
      <w:r w:rsidRPr="007C71FE">
        <w:rPr>
          <w:rFonts w:ascii="Arial" w:hAnsi="Arial" w:cs="Arial"/>
          <w:b/>
          <w:sz w:val="20"/>
          <w:szCs w:val="20"/>
        </w:rPr>
        <w:t>SITUACION POBREZA - HUACRAPUQUIO</w:t>
      </w:r>
    </w:p>
    <w:tbl>
      <w:tblPr>
        <w:tblStyle w:val="TableGrid"/>
        <w:tblW w:w="0" w:type="auto"/>
        <w:jc w:val="center"/>
        <w:tblLook w:val="04A0" w:firstRow="1" w:lastRow="0" w:firstColumn="1" w:lastColumn="0" w:noHBand="0" w:noVBand="1"/>
      </w:tblPr>
      <w:tblGrid>
        <w:gridCol w:w="1928"/>
        <w:gridCol w:w="1474"/>
        <w:gridCol w:w="1276"/>
        <w:gridCol w:w="1134"/>
      </w:tblGrid>
      <w:tr w:rsidR="001B0C92" w:rsidRPr="007C71FE" w14:paraId="400779C3" w14:textId="77777777" w:rsidTr="00F90588">
        <w:trPr>
          <w:jc w:val="center"/>
        </w:trPr>
        <w:tc>
          <w:tcPr>
            <w:tcW w:w="1928" w:type="dxa"/>
          </w:tcPr>
          <w:p w14:paraId="0C7D8FD4" w14:textId="77777777" w:rsidR="001B0C92" w:rsidRPr="007C71FE" w:rsidRDefault="00934A4A" w:rsidP="00934A4A">
            <w:pPr>
              <w:autoSpaceDE w:val="0"/>
              <w:autoSpaceDN w:val="0"/>
              <w:adjustRightInd w:val="0"/>
              <w:spacing w:line="360" w:lineRule="auto"/>
              <w:jc w:val="both"/>
              <w:rPr>
                <w:rFonts w:ascii="Arial" w:hAnsi="Arial" w:cs="Arial"/>
                <w:b/>
                <w:sz w:val="20"/>
                <w:szCs w:val="20"/>
              </w:rPr>
            </w:pPr>
            <w:r w:rsidRPr="007C71FE">
              <w:rPr>
                <w:rFonts w:ascii="Arial" w:hAnsi="Arial" w:cs="Arial"/>
                <w:b/>
                <w:sz w:val="20"/>
                <w:szCs w:val="20"/>
              </w:rPr>
              <w:t>SITUACION</w:t>
            </w:r>
          </w:p>
        </w:tc>
        <w:tc>
          <w:tcPr>
            <w:tcW w:w="1474" w:type="dxa"/>
          </w:tcPr>
          <w:p w14:paraId="4803790E" w14:textId="77777777" w:rsidR="001B0C92" w:rsidRPr="007C71FE" w:rsidRDefault="001B0C92" w:rsidP="00F90588">
            <w:pPr>
              <w:autoSpaceDE w:val="0"/>
              <w:autoSpaceDN w:val="0"/>
              <w:adjustRightInd w:val="0"/>
              <w:spacing w:line="360" w:lineRule="auto"/>
              <w:jc w:val="both"/>
              <w:rPr>
                <w:rFonts w:ascii="Arial" w:hAnsi="Arial" w:cs="Arial"/>
                <w:b/>
                <w:sz w:val="20"/>
                <w:szCs w:val="20"/>
              </w:rPr>
            </w:pPr>
            <w:r w:rsidRPr="007C71FE">
              <w:rPr>
                <w:rFonts w:ascii="Arial" w:hAnsi="Arial" w:cs="Arial"/>
                <w:b/>
                <w:sz w:val="20"/>
                <w:szCs w:val="20"/>
              </w:rPr>
              <w:t>2007</w:t>
            </w:r>
          </w:p>
        </w:tc>
        <w:tc>
          <w:tcPr>
            <w:tcW w:w="1276" w:type="dxa"/>
          </w:tcPr>
          <w:p w14:paraId="4847DB0A" w14:textId="77777777" w:rsidR="001B0C92" w:rsidRPr="007C71FE" w:rsidRDefault="001B0C92" w:rsidP="00F90588">
            <w:pPr>
              <w:autoSpaceDE w:val="0"/>
              <w:autoSpaceDN w:val="0"/>
              <w:adjustRightInd w:val="0"/>
              <w:spacing w:line="360" w:lineRule="auto"/>
              <w:jc w:val="both"/>
              <w:rPr>
                <w:rFonts w:ascii="Arial" w:hAnsi="Arial" w:cs="Arial"/>
                <w:b/>
                <w:sz w:val="20"/>
                <w:szCs w:val="20"/>
              </w:rPr>
            </w:pPr>
            <w:r w:rsidRPr="007C71FE">
              <w:rPr>
                <w:rFonts w:ascii="Arial" w:hAnsi="Arial" w:cs="Arial"/>
                <w:b/>
                <w:sz w:val="20"/>
                <w:szCs w:val="20"/>
              </w:rPr>
              <w:t>2009</w:t>
            </w:r>
          </w:p>
        </w:tc>
        <w:tc>
          <w:tcPr>
            <w:tcW w:w="1134" w:type="dxa"/>
          </w:tcPr>
          <w:p w14:paraId="07AAD704" w14:textId="77777777" w:rsidR="001B0C92" w:rsidRPr="007C71FE" w:rsidRDefault="001B0C92" w:rsidP="00F90588">
            <w:pPr>
              <w:autoSpaceDE w:val="0"/>
              <w:autoSpaceDN w:val="0"/>
              <w:adjustRightInd w:val="0"/>
              <w:spacing w:line="360" w:lineRule="auto"/>
              <w:jc w:val="both"/>
              <w:rPr>
                <w:rFonts w:ascii="Arial" w:hAnsi="Arial" w:cs="Arial"/>
                <w:b/>
                <w:sz w:val="20"/>
                <w:szCs w:val="20"/>
              </w:rPr>
            </w:pPr>
            <w:r w:rsidRPr="007C71FE">
              <w:rPr>
                <w:rFonts w:ascii="Arial" w:hAnsi="Arial" w:cs="Arial"/>
                <w:b/>
                <w:sz w:val="20"/>
                <w:szCs w:val="20"/>
              </w:rPr>
              <w:t>2017</w:t>
            </w:r>
          </w:p>
        </w:tc>
      </w:tr>
      <w:tr w:rsidR="001B0C92" w:rsidRPr="007C71FE" w14:paraId="63A691F6" w14:textId="77777777" w:rsidTr="00F90588">
        <w:trPr>
          <w:jc w:val="center"/>
        </w:trPr>
        <w:tc>
          <w:tcPr>
            <w:tcW w:w="1928" w:type="dxa"/>
          </w:tcPr>
          <w:p w14:paraId="79D7085A" w14:textId="77777777" w:rsidR="001B0C92" w:rsidRPr="007C71FE" w:rsidRDefault="001B0C92" w:rsidP="00F90588">
            <w:pPr>
              <w:autoSpaceDE w:val="0"/>
              <w:autoSpaceDN w:val="0"/>
              <w:adjustRightInd w:val="0"/>
              <w:spacing w:line="360" w:lineRule="auto"/>
              <w:jc w:val="both"/>
              <w:rPr>
                <w:rFonts w:ascii="Arial" w:hAnsi="Arial" w:cs="Arial"/>
                <w:b/>
                <w:sz w:val="20"/>
                <w:szCs w:val="20"/>
              </w:rPr>
            </w:pPr>
            <w:r w:rsidRPr="007C71FE">
              <w:rPr>
                <w:rFonts w:ascii="Arial" w:hAnsi="Arial" w:cs="Arial"/>
                <w:b/>
                <w:sz w:val="20"/>
                <w:szCs w:val="20"/>
              </w:rPr>
              <w:t>Pobreza Total</w:t>
            </w:r>
          </w:p>
        </w:tc>
        <w:tc>
          <w:tcPr>
            <w:tcW w:w="1474" w:type="dxa"/>
          </w:tcPr>
          <w:p w14:paraId="49684EB8" w14:textId="77777777" w:rsidR="001B0C92" w:rsidRPr="001B0C92" w:rsidRDefault="001B0C92" w:rsidP="00F90588">
            <w:pPr>
              <w:autoSpaceDE w:val="0"/>
              <w:autoSpaceDN w:val="0"/>
              <w:adjustRightInd w:val="0"/>
              <w:spacing w:line="360" w:lineRule="auto"/>
              <w:jc w:val="both"/>
              <w:rPr>
                <w:rFonts w:ascii="Arial" w:hAnsi="Arial" w:cs="Arial"/>
                <w:sz w:val="20"/>
                <w:szCs w:val="20"/>
              </w:rPr>
            </w:pPr>
            <w:r w:rsidRPr="001B0C92">
              <w:rPr>
                <w:rFonts w:ascii="Arial" w:hAnsi="Arial" w:cs="Arial"/>
                <w:sz w:val="20"/>
                <w:szCs w:val="20"/>
              </w:rPr>
              <w:t>64.8 %</w:t>
            </w:r>
          </w:p>
        </w:tc>
        <w:tc>
          <w:tcPr>
            <w:tcW w:w="1276" w:type="dxa"/>
          </w:tcPr>
          <w:p w14:paraId="41A0C395" w14:textId="77777777" w:rsidR="001B0C92" w:rsidRPr="001B0C92" w:rsidRDefault="001B0C92" w:rsidP="00F90588">
            <w:pPr>
              <w:autoSpaceDE w:val="0"/>
              <w:autoSpaceDN w:val="0"/>
              <w:adjustRightInd w:val="0"/>
              <w:spacing w:line="360" w:lineRule="auto"/>
              <w:jc w:val="both"/>
              <w:rPr>
                <w:rFonts w:ascii="Arial" w:hAnsi="Arial" w:cs="Arial"/>
                <w:sz w:val="20"/>
                <w:szCs w:val="20"/>
              </w:rPr>
            </w:pPr>
            <w:r w:rsidRPr="001B0C92">
              <w:rPr>
                <w:rFonts w:ascii="Arial" w:hAnsi="Arial" w:cs="Arial"/>
                <w:sz w:val="20"/>
                <w:szCs w:val="20"/>
              </w:rPr>
              <w:t>53.4 %</w:t>
            </w:r>
          </w:p>
        </w:tc>
        <w:tc>
          <w:tcPr>
            <w:tcW w:w="1134" w:type="dxa"/>
          </w:tcPr>
          <w:p w14:paraId="4F7C03B2" w14:textId="77777777" w:rsidR="001B0C92" w:rsidRPr="001B0C92" w:rsidRDefault="001B0C92" w:rsidP="00F90588">
            <w:pPr>
              <w:autoSpaceDE w:val="0"/>
              <w:autoSpaceDN w:val="0"/>
              <w:adjustRightInd w:val="0"/>
              <w:spacing w:line="360" w:lineRule="auto"/>
              <w:jc w:val="both"/>
              <w:rPr>
                <w:rFonts w:ascii="Arial" w:hAnsi="Arial" w:cs="Arial"/>
                <w:sz w:val="20"/>
                <w:szCs w:val="20"/>
              </w:rPr>
            </w:pPr>
            <w:r w:rsidRPr="001B0C92">
              <w:rPr>
                <w:rFonts w:ascii="Arial" w:hAnsi="Arial" w:cs="Arial"/>
                <w:sz w:val="20"/>
                <w:szCs w:val="20"/>
              </w:rPr>
              <w:t>42.9 %</w:t>
            </w:r>
          </w:p>
        </w:tc>
      </w:tr>
      <w:tr w:rsidR="001B0C92" w:rsidRPr="007C71FE" w14:paraId="3B7041D7" w14:textId="77777777" w:rsidTr="00F90588">
        <w:trPr>
          <w:jc w:val="center"/>
        </w:trPr>
        <w:tc>
          <w:tcPr>
            <w:tcW w:w="1928" w:type="dxa"/>
          </w:tcPr>
          <w:p w14:paraId="083A8374" w14:textId="77777777" w:rsidR="001B0C92" w:rsidRPr="007C71FE" w:rsidRDefault="001B0C92" w:rsidP="00F90588">
            <w:pPr>
              <w:autoSpaceDE w:val="0"/>
              <w:autoSpaceDN w:val="0"/>
              <w:adjustRightInd w:val="0"/>
              <w:spacing w:line="360" w:lineRule="auto"/>
              <w:jc w:val="both"/>
              <w:rPr>
                <w:rFonts w:ascii="Arial" w:hAnsi="Arial" w:cs="Arial"/>
                <w:b/>
                <w:sz w:val="20"/>
                <w:szCs w:val="20"/>
              </w:rPr>
            </w:pPr>
            <w:r w:rsidRPr="007C71FE">
              <w:rPr>
                <w:rFonts w:ascii="Arial" w:hAnsi="Arial" w:cs="Arial"/>
                <w:b/>
                <w:sz w:val="20"/>
                <w:szCs w:val="20"/>
              </w:rPr>
              <w:t>Pobreza Extrema</w:t>
            </w:r>
          </w:p>
        </w:tc>
        <w:tc>
          <w:tcPr>
            <w:tcW w:w="1474" w:type="dxa"/>
          </w:tcPr>
          <w:p w14:paraId="47D1C0FF" w14:textId="77777777" w:rsidR="001B0C92" w:rsidRPr="001B0C92" w:rsidRDefault="001B0C92" w:rsidP="00F90588">
            <w:pPr>
              <w:autoSpaceDE w:val="0"/>
              <w:autoSpaceDN w:val="0"/>
              <w:adjustRightInd w:val="0"/>
              <w:spacing w:line="360" w:lineRule="auto"/>
              <w:jc w:val="both"/>
              <w:rPr>
                <w:rFonts w:ascii="Arial" w:hAnsi="Arial" w:cs="Arial"/>
                <w:sz w:val="20"/>
                <w:szCs w:val="20"/>
              </w:rPr>
            </w:pPr>
            <w:r w:rsidRPr="001B0C92">
              <w:rPr>
                <w:rFonts w:ascii="Arial" w:hAnsi="Arial" w:cs="Arial"/>
                <w:sz w:val="20"/>
                <w:szCs w:val="20"/>
              </w:rPr>
              <w:t>21.7 %</w:t>
            </w:r>
          </w:p>
        </w:tc>
        <w:tc>
          <w:tcPr>
            <w:tcW w:w="1276" w:type="dxa"/>
          </w:tcPr>
          <w:p w14:paraId="54E5D7E5" w14:textId="77777777" w:rsidR="001B0C92" w:rsidRPr="001B0C92" w:rsidRDefault="001B0C92" w:rsidP="00F90588">
            <w:pPr>
              <w:autoSpaceDE w:val="0"/>
              <w:autoSpaceDN w:val="0"/>
              <w:adjustRightInd w:val="0"/>
              <w:spacing w:line="360" w:lineRule="auto"/>
              <w:jc w:val="both"/>
              <w:rPr>
                <w:rFonts w:ascii="Arial" w:hAnsi="Arial" w:cs="Arial"/>
                <w:sz w:val="20"/>
                <w:szCs w:val="20"/>
              </w:rPr>
            </w:pPr>
            <w:r w:rsidRPr="001B0C92">
              <w:rPr>
                <w:rFonts w:ascii="Arial" w:hAnsi="Arial" w:cs="Arial"/>
                <w:sz w:val="20"/>
                <w:szCs w:val="20"/>
              </w:rPr>
              <w:t>22.4 %</w:t>
            </w:r>
          </w:p>
        </w:tc>
        <w:tc>
          <w:tcPr>
            <w:tcW w:w="1134" w:type="dxa"/>
          </w:tcPr>
          <w:p w14:paraId="10983D31" w14:textId="77777777" w:rsidR="001B0C92" w:rsidRPr="001B0C92" w:rsidRDefault="001B0C92" w:rsidP="00F90588">
            <w:pPr>
              <w:autoSpaceDE w:val="0"/>
              <w:autoSpaceDN w:val="0"/>
              <w:adjustRightInd w:val="0"/>
              <w:spacing w:line="360" w:lineRule="auto"/>
              <w:jc w:val="both"/>
              <w:rPr>
                <w:rFonts w:ascii="Arial" w:hAnsi="Arial" w:cs="Arial"/>
                <w:sz w:val="20"/>
                <w:szCs w:val="20"/>
              </w:rPr>
            </w:pPr>
            <w:r w:rsidRPr="001B0C92">
              <w:rPr>
                <w:rFonts w:ascii="Arial" w:hAnsi="Arial" w:cs="Arial"/>
                <w:sz w:val="20"/>
                <w:szCs w:val="20"/>
              </w:rPr>
              <w:t>8.9 %</w:t>
            </w:r>
          </w:p>
        </w:tc>
      </w:tr>
    </w:tbl>
    <w:p w14:paraId="5C9AA20E" w14:textId="77777777" w:rsidR="00A22694" w:rsidRPr="007D411F" w:rsidRDefault="00A22694" w:rsidP="00A22694">
      <w:pPr>
        <w:autoSpaceDE w:val="0"/>
        <w:autoSpaceDN w:val="0"/>
        <w:adjustRightInd w:val="0"/>
        <w:spacing w:after="0" w:line="360" w:lineRule="auto"/>
        <w:jc w:val="both"/>
        <w:rPr>
          <w:rFonts w:ascii="Arial" w:hAnsi="Arial" w:cs="Arial"/>
          <w:b/>
          <w:sz w:val="18"/>
          <w:szCs w:val="18"/>
        </w:rPr>
      </w:pPr>
      <w:r>
        <w:rPr>
          <w:rFonts w:ascii="Arial" w:hAnsi="Arial" w:cs="Arial"/>
          <w:b/>
          <w:sz w:val="24"/>
          <w:szCs w:val="24"/>
        </w:rPr>
        <w:t xml:space="preserve">          </w:t>
      </w:r>
      <w:r w:rsidR="007D411F">
        <w:rPr>
          <w:rFonts w:ascii="Arial" w:hAnsi="Arial" w:cs="Arial"/>
          <w:b/>
          <w:sz w:val="24"/>
          <w:szCs w:val="24"/>
        </w:rPr>
        <w:t xml:space="preserve">    </w:t>
      </w:r>
      <w:r w:rsidRPr="007D411F">
        <w:rPr>
          <w:rFonts w:ascii="Arial" w:hAnsi="Arial" w:cs="Arial"/>
          <w:b/>
          <w:sz w:val="18"/>
          <w:szCs w:val="18"/>
        </w:rPr>
        <w:t>Fuentes:</w:t>
      </w:r>
    </w:p>
    <w:p w14:paraId="3347E1D5" w14:textId="77777777" w:rsidR="00A22694" w:rsidRPr="00DA2CDB" w:rsidRDefault="00A22694" w:rsidP="00D8613E">
      <w:pPr>
        <w:pStyle w:val="ListParagraph"/>
        <w:numPr>
          <w:ilvl w:val="0"/>
          <w:numId w:val="59"/>
        </w:numPr>
        <w:autoSpaceDE w:val="0"/>
        <w:autoSpaceDN w:val="0"/>
        <w:adjustRightInd w:val="0"/>
        <w:spacing w:after="0" w:line="360" w:lineRule="auto"/>
        <w:jc w:val="both"/>
        <w:rPr>
          <w:rFonts w:ascii="Arial" w:hAnsi="Arial" w:cs="Arial"/>
        </w:rPr>
      </w:pPr>
      <w:r w:rsidRPr="00DA2CDB">
        <w:rPr>
          <w:rFonts w:ascii="Arial" w:hAnsi="Arial" w:cs="Arial"/>
          <w:b/>
        </w:rPr>
        <w:t>2007</w:t>
      </w:r>
      <w:r w:rsidRPr="00DA2CDB">
        <w:rPr>
          <w:rFonts w:ascii="Arial" w:hAnsi="Arial" w:cs="Arial"/>
        </w:rPr>
        <w:t>- INEI Censo Nacional de Población y Vivienda.</w:t>
      </w:r>
    </w:p>
    <w:p w14:paraId="67AF6DAF" w14:textId="77777777" w:rsidR="00A22694" w:rsidRPr="00DA2CDB" w:rsidRDefault="00A22694" w:rsidP="00D8613E">
      <w:pPr>
        <w:pStyle w:val="ListParagraph"/>
        <w:numPr>
          <w:ilvl w:val="0"/>
          <w:numId w:val="59"/>
        </w:numPr>
        <w:autoSpaceDE w:val="0"/>
        <w:autoSpaceDN w:val="0"/>
        <w:adjustRightInd w:val="0"/>
        <w:spacing w:after="0" w:line="360" w:lineRule="auto"/>
        <w:jc w:val="both"/>
        <w:rPr>
          <w:rFonts w:ascii="Arial" w:hAnsi="Arial" w:cs="Arial"/>
        </w:rPr>
      </w:pPr>
      <w:r w:rsidRPr="00DA2CDB">
        <w:rPr>
          <w:rFonts w:ascii="Arial" w:hAnsi="Arial" w:cs="Arial"/>
          <w:b/>
        </w:rPr>
        <w:t>2009</w:t>
      </w:r>
      <w:r w:rsidRPr="00DA2CDB">
        <w:rPr>
          <w:rFonts w:ascii="Arial" w:hAnsi="Arial" w:cs="Arial"/>
        </w:rPr>
        <w:t xml:space="preserve"> INEI Mapa de Pobreza Provincial y Distrital – 2009</w:t>
      </w:r>
    </w:p>
    <w:p w14:paraId="500FD373" w14:textId="77777777" w:rsidR="00A22694" w:rsidRPr="001B0C92" w:rsidRDefault="00A22694" w:rsidP="00D8613E">
      <w:pPr>
        <w:pStyle w:val="ListParagraph"/>
        <w:numPr>
          <w:ilvl w:val="0"/>
          <w:numId w:val="59"/>
        </w:numPr>
        <w:autoSpaceDE w:val="0"/>
        <w:autoSpaceDN w:val="0"/>
        <w:adjustRightInd w:val="0"/>
        <w:spacing w:after="0" w:line="360" w:lineRule="auto"/>
        <w:jc w:val="both"/>
        <w:rPr>
          <w:rFonts w:ascii="Arial" w:hAnsi="Arial" w:cs="Arial"/>
          <w:sz w:val="20"/>
          <w:szCs w:val="20"/>
        </w:rPr>
      </w:pPr>
      <w:r w:rsidRPr="00DA2CDB">
        <w:rPr>
          <w:rFonts w:ascii="Arial" w:hAnsi="Arial" w:cs="Arial"/>
          <w:b/>
        </w:rPr>
        <w:t>2017</w:t>
      </w:r>
      <w:r w:rsidRPr="00DA2CDB">
        <w:rPr>
          <w:rFonts w:ascii="Arial" w:hAnsi="Arial" w:cs="Arial"/>
        </w:rPr>
        <w:t xml:space="preserve"> CEPLAN (con base de datos INEI) </w:t>
      </w:r>
      <w:r w:rsidR="001B0C92">
        <w:rPr>
          <w:rFonts w:ascii="Arial" w:hAnsi="Arial" w:cs="Arial"/>
        </w:rPr>
        <w:t>(</w:t>
      </w:r>
      <w:r w:rsidRPr="001B0C92">
        <w:rPr>
          <w:rFonts w:ascii="Arial" w:hAnsi="Arial" w:cs="Arial"/>
          <w:sz w:val="20"/>
          <w:szCs w:val="20"/>
        </w:rPr>
        <w:t>Información Departamental, Provincial y</w:t>
      </w:r>
      <w:r w:rsidRPr="001B0C92">
        <w:rPr>
          <w:rFonts w:ascii="Arial" w:hAnsi="Arial" w:cs="Arial"/>
          <w:b/>
          <w:sz w:val="20"/>
          <w:szCs w:val="20"/>
        </w:rPr>
        <w:t xml:space="preserve"> </w:t>
      </w:r>
      <w:r w:rsidRPr="001B0C92">
        <w:rPr>
          <w:rFonts w:ascii="Arial" w:hAnsi="Arial" w:cs="Arial"/>
          <w:sz w:val="20"/>
          <w:szCs w:val="20"/>
        </w:rPr>
        <w:t>Distrita</w:t>
      </w:r>
      <w:r w:rsidRPr="001B0C92">
        <w:rPr>
          <w:rFonts w:ascii="Arial" w:hAnsi="Arial" w:cs="Arial"/>
          <w:b/>
          <w:sz w:val="20"/>
          <w:szCs w:val="20"/>
        </w:rPr>
        <w:t xml:space="preserve">l </w:t>
      </w:r>
      <w:r w:rsidRPr="001B0C92">
        <w:rPr>
          <w:rFonts w:ascii="Arial" w:hAnsi="Arial" w:cs="Arial"/>
          <w:sz w:val="20"/>
          <w:szCs w:val="20"/>
        </w:rPr>
        <w:t>de</w:t>
      </w:r>
      <w:r w:rsidRPr="001B0C92">
        <w:rPr>
          <w:rFonts w:ascii="Arial" w:hAnsi="Arial" w:cs="Arial"/>
          <w:b/>
          <w:sz w:val="20"/>
          <w:szCs w:val="20"/>
        </w:rPr>
        <w:t xml:space="preserve"> </w:t>
      </w:r>
      <w:r w:rsidRPr="001B0C92">
        <w:rPr>
          <w:rFonts w:ascii="Arial" w:hAnsi="Arial" w:cs="Arial"/>
          <w:sz w:val="20"/>
          <w:szCs w:val="20"/>
        </w:rPr>
        <w:t xml:space="preserve">la Población que </w:t>
      </w:r>
      <w:r w:rsidR="007D411F" w:rsidRPr="001B0C92">
        <w:rPr>
          <w:rFonts w:ascii="Arial" w:hAnsi="Arial" w:cs="Arial"/>
          <w:sz w:val="20"/>
          <w:szCs w:val="20"/>
        </w:rPr>
        <w:t>requiere Atención</w:t>
      </w:r>
      <w:r w:rsidR="001B0C92" w:rsidRPr="001B0C92">
        <w:rPr>
          <w:rFonts w:ascii="Arial" w:hAnsi="Arial" w:cs="Arial"/>
          <w:sz w:val="20"/>
          <w:szCs w:val="20"/>
        </w:rPr>
        <w:t xml:space="preserve"> Adicional)</w:t>
      </w:r>
    </w:p>
    <w:p w14:paraId="3357D4FC" w14:textId="47F70923" w:rsidR="00475701" w:rsidRPr="007D411F" w:rsidRDefault="00475701" w:rsidP="00475701">
      <w:pPr>
        <w:autoSpaceDE w:val="0"/>
        <w:autoSpaceDN w:val="0"/>
        <w:adjustRightInd w:val="0"/>
        <w:spacing w:after="0" w:line="360" w:lineRule="auto"/>
        <w:jc w:val="both"/>
        <w:rPr>
          <w:rFonts w:ascii="Arial" w:hAnsi="Arial" w:cs="Arial"/>
          <w:b/>
          <w:sz w:val="20"/>
          <w:szCs w:val="20"/>
        </w:rPr>
      </w:pPr>
      <w:r w:rsidRPr="007D411F">
        <w:rPr>
          <w:rFonts w:ascii="Arial" w:hAnsi="Arial" w:cs="Arial"/>
          <w:b/>
          <w:sz w:val="20"/>
          <w:szCs w:val="20"/>
        </w:rPr>
        <w:t>INDICE DE DESARROLLO HUMANO</w:t>
      </w:r>
    </w:p>
    <w:p w14:paraId="4B929985" w14:textId="77777777" w:rsidR="00475701" w:rsidRPr="007C71FE" w:rsidRDefault="00475701" w:rsidP="00475701">
      <w:pPr>
        <w:autoSpaceDE w:val="0"/>
        <w:autoSpaceDN w:val="0"/>
        <w:adjustRightInd w:val="0"/>
        <w:spacing w:after="0" w:line="360" w:lineRule="auto"/>
        <w:jc w:val="both"/>
        <w:rPr>
          <w:rFonts w:ascii="Arial" w:hAnsi="Arial" w:cs="Arial"/>
        </w:rPr>
      </w:pPr>
      <w:r w:rsidRPr="007C71FE">
        <w:rPr>
          <w:rFonts w:ascii="Arial" w:hAnsi="Arial" w:cs="Arial"/>
        </w:rPr>
        <w:t>El Índice de Desarrollo Humano (IDH) es un índice compuesto que se centra en tres dimensiones básicas del desarrollo humano: la capacidad de tener una vida larga y saludable, que se mide por la esperanza de vida al nacer; la capacidad de adquirir conocimientos, que se mide por los años promedio de escolaridad y los años esperados de escolaridad; y la capacidad de lograr un nivel de vida digno, que se mide por el ingreso nacional bruto per cápita.</w:t>
      </w:r>
    </w:p>
    <w:p w14:paraId="52185237" w14:textId="77777777" w:rsidR="00475701" w:rsidRPr="007C71FE" w:rsidRDefault="00475701" w:rsidP="00475701">
      <w:pPr>
        <w:autoSpaceDE w:val="0"/>
        <w:autoSpaceDN w:val="0"/>
        <w:adjustRightInd w:val="0"/>
        <w:spacing w:after="0" w:line="360" w:lineRule="auto"/>
        <w:jc w:val="both"/>
        <w:rPr>
          <w:rFonts w:ascii="Arial" w:hAnsi="Arial" w:cs="Arial"/>
          <w:b/>
        </w:rPr>
      </w:pPr>
      <w:r w:rsidRPr="007C71FE">
        <w:rPr>
          <w:rFonts w:ascii="Arial" w:hAnsi="Arial" w:cs="Arial"/>
          <w:b/>
          <w:color w:val="222222"/>
          <w:shd w:val="clear" w:color="auto" w:fill="FFFFFF"/>
        </w:rPr>
        <w:t>Índice de Desarrollo Humano - Huacrapuquio</w:t>
      </w:r>
    </w:p>
    <w:p w14:paraId="0A16EC17" w14:textId="77777777" w:rsidR="00A22694" w:rsidRPr="007D411F" w:rsidRDefault="00475701" w:rsidP="007D411F">
      <w:pPr>
        <w:pStyle w:val="NoSpacing"/>
        <w:rPr>
          <w:rFonts w:ascii="Arial" w:hAnsi="Arial" w:cs="Arial"/>
        </w:rPr>
      </w:pPr>
      <w:r w:rsidRPr="007D411F">
        <w:rPr>
          <w:rFonts w:ascii="Arial" w:hAnsi="Arial" w:cs="Arial"/>
        </w:rPr>
        <w:t>El indicador internacional de calidad de vida es el Índice de Desarrollo Humano (IDH) de la ONU considera tres dimensiones:</w:t>
      </w:r>
    </w:p>
    <w:p w14:paraId="2C6BD53F" w14:textId="77777777" w:rsidR="00475701" w:rsidRPr="007C71FE" w:rsidRDefault="00475701" w:rsidP="00D8613E">
      <w:pPr>
        <w:pStyle w:val="ListParagraph"/>
        <w:numPr>
          <w:ilvl w:val="0"/>
          <w:numId w:val="28"/>
        </w:numPr>
        <w:autoSpaceDE w:val="0"/>
        <w:autoSpaceDN w:val="0"/>
        <w:adjustRightInd w:val="0"/>
        <w:spacing w:after="0" w:line="360" w:lineRule="auto"/>
        <w:jc w:val="both"/>
        <w:rPr>
          <w:rFonts w:ascii="Arial" w:hAnsi="Arial" w:cs="Arial"/>
        </w:rPr>
      </w:pPr>
      <w:r w:rsidRPr="007C71FE">
        <w:rPr>
          <w:rFonts w:ascii="Arial" w:hAnsi="Arial" w:cs="Arial"/>
          <w:b/>
        </w:rPr>
        <w:t>Salud</w:t>
      </w:r>
      <w:r w:rsidRPr="007C71FE">
        <w:rPr>
          <w:rFonts w:ascii="Arial" w:hAnsi="Arial" w:cs="Arial"/>
        </w:rPr>
        <w:t xml:space="preserve"> (la esperanza de vida al nacer),</w:t>
      </w:r>
    </w:p>
    <w:p w14:paraId="3FE08FC7" w14:textId="77777777" w:rsidR="00475701" w:rsidRPr="007C71FE" w:rsidRDefault="00475701" w:rsidP="00D8613E">
      <w:pPr>
        <w:pStyle w:val="ListParagraph"/>
        <w:numPr>
          <w:ilvl w:val="0"/>
          <w:numId w:val="27"/>
        </w:numPr>
        <w:autoSpaceDE w:val="0"/>
        <w:autoSpaceDN w:val="0"/>
        <w:adjustRightInd w:val="0"/>
        <w:spacing w:after="0" w:line="360" w:lineRule="auto"/>
        <w:jc w:val="both"/>
        <w:rPr>
          <w:rFonts w:ascii="Arial" w:hAnsi="Arial" w:cs="Arial"/>
        </w:rPr>
      </w:pPr>
      <w:r w:rsidRPr="007C71FE">
        <w:rPr>
          <w:rFonts w:ascii="Arial" w:hAnsi="Arial" w:cs="Arial"/>
          <w:b/>
        </w:rPr>
        <w:t>Educación</w:t>
      </w:r>
      <w:r w:rsidRPr="007C71FE">
        <w:rPr>
          <w:rFonts w:ascii="Arial" w:hAnsi="Arial" w:cs="Arial"/>
        </w:rPr>
        <w:t xml:space="preserve"> (años promedio de instrucción, años de instrucción esperados), y </w:t>
      </w:r>
    </w:p>
    <w:p w14:paraId="24F8A07C" w14:textId="77777777" w:rsidR="00475701" w:rsidRPr="007C71FE" w:rsidRDefault="00475701" w:rsidP="00D8613E">
      <w:pPr>
        <w:pStyle w:val="ListParagraph"/>
        <w:numPr>
          <w:ilvl w:val="0"/>
          <w:numId w:val="27"/>
        </w:numPr>
        <w:autoSpaceDE w:val="0"/>
        <w:autoSpaceDN w:val="0"/>
        <w:adjustRightInd w:val="0"/>
        <w:spacing w:after="0" w:line="360" w:lineRule="auto"/>
        <w:jc w:val="both"/>
        <w:rPr>
          <w:rFonts w:ascii="Arial" w:hAnsi="Arial" w:cs="Arial"/>
        </w:rPr>
      </w:pPr>
      <w:r w:rsidRPr="007C71FE">
        <w:rPr>
          <w:rFonts w:ascii="Arial" w:hAnsi="Arial" w:cs="Arial"/>
          <w:b/>
        </w:rPr>
        <w:t>Estándar de Vida</w:t>
      </w:r>
      <w:r w:rsidRPr="007C71FE">
        <w:rPr>
          <w:rFonts w:ascii="Arial" w:hAnsi="Arial" w:cs="Arial"/>
        </w:rPr>
        <w:t xml:space="preserve"> (el Ingreso nacional bruto per cápita)</w:t>
      </w:r>
    </w:p>
    <w:p w14:paraId="0FD70A9B" w14:textId="77777777" w:rsidR="00910F77" w:rsidRDefault="00910F77" w:rsidP="00910F77">
      <w:pPr>
        <w:pStyle w:val="NoSpacing"/>
        <w:rPr>
          <w:rFonts w:ascii="Arial" w:hAnsi="Arial" w:cs="Arial"/>
          <w:b/>
          <w:sz w:val="20"/>
          <w:szCs w:val="20"/>
        </w:rPr>
      </w:pPr>
      <w:r w:rsidRPr="00C37A96">
        <w:rPr>
          <w:rFonts w:ascii="Arial" w:hAnsi="Arial" w:cs="Arial"/>
          <w:b/>
          <w:noProof/>
          <w:lang w:val="en-US"/>
        </w:rPr>
        <w:drawing>
          <wp:inline distT="0" distB="0" distL="0" distR="0" wp14:anchorId="032871E7" wp14:editId="41A65241">
            <wp:extent cx="781050" cy="581025"/>
            <wp:effectExtent l="0" t="0" r="0" b="9525"/>
            <wp:docPr id="23" name="Imagen 23"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47BE8AFD" w14:textId="77777777" w:rsidR="00910F77" w:rsidRPr="00561F7F" w:rsidRDefault="00910F77" w:rsidP="00910F77">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0C509F45" w14:textId="77777777" w:rsidR="00475701" w:rsidRPr="0071041B" w:rsidRDefault="00475701" w:rsidP="00475701">
      <w:pPr>
        <w:autoSpaceDE w:val="0"/>
        <w:autoSpaceDN w:val="0"/>
        <w:adjustRightInd w:val="0"/>
        <w:spacing w:after="0" w:line="240" w:lineRule="auto"/>
        <w:jc w:val="both"/>
        <w:rPr>
          <w:rFonts w:ascii="Arial" w:hAnsi="Arial" w:cs="Arial"/>
          <w:b/>
          <w:color w:val="000000"/>
        </w:rPr>
      </w:pPr>
      <w:r>
        <w:rPr>
          <w:rFonts w:ascii="Arial" w:hAnsi="Arial" w:cs="Arial"/>
          <w:b/>
          <w:color w:val="000000"/>
        </w:rPr>
        <w:t>3.1.2.1 EDUCACION</w:t>
      </w:r>
    </w:p>
    <w:p w14:paraId="0BFADB56" w14:textId="77777777" w:rsidR="00475701" w:rsidRPr="0071041B" w:rsidRDefault="00475701" w:rsidP="00475701">
      <w:pPr>
        <w:autoSpaceDE w:val="0"/>
        <w:autoSpaceDN w:val="0"/>
        <w:adjustRightInd w:val="0"/>
        <w:spacing w:after="0" w:line="240" w:lineRule="auto"/>
        <w:jc w:val="both"/>
        <w:rPr>
          <w:rFonts w:ascii="Arial" w:hAnsi="Arial" w:cs="Arial"/>
          <w:b/>
          <w:color w:val="000000"/>
        </w:rPr>
      </w:pPr>
    </w:p>
    <w:p w14:paraId="31BD1E5E" w14:textId="77777777" w:rsidR="00475701" w:rsidRPr="0071041B" w:rsidRDefault="00475701" w:rsidP="00475701">
      <w:pPr>
        <w:autoSpaceDE w:val="0"/>
        <w:autoSpaceDN w:val="0"/>
        <w:adjustRightInd w:val="0"/>
        <w:spacing w:after="0" w:line="360" w:lineRule="auto"/>
        <w:jc w:val="both"/>
        <w:rPr>
          <w:rFonts w:ascii="Arial" w:hAnsi="Arial" w:cs="Arial"/>
          <w:b/>
          <w:color w:val="000000"/>
        </w:rPr>
      </w:pPr>
      <w:r w:rsidRPr="0071041B">
        <w:rPr>
          <w:rFonts w:ascii="Arial" w:hAnsi="Arial" w:cs="Arial"/>
          <w:b/>
          <w:color w:val="000000"/>
        </w:rPr>
        <w:t>Analfabetismo</w:t>
      </w:r>
    </w:p>
    <w:p w14:paraId="3F42C635" w14:textId="77777777" w:rsidR="00475701" w:rsidRPr="0071041B" w:rsidRDefault="00475701" w:rsidP="00475701">
      <w:pPr>
        <w:autoSpaceDE w:val="0"/>
        <w:autoSpaceDN w:val="0"/>
        <w:adjustRightInd w:val="0"/>
        <w:spacing w:after="0" w:line="360" w:lineRule="auto"/>
        <w:jc w:val="both"/>
        <w:rPr>
          <w:rFonts w:ascii="Arial" w:hAnsi="Arial" w:cs="Arial"/>
        </w:rPr>
      </w:pPr>
      <w:r w:rsidRPr="0071041B">
        <w:rPr>
          <w:rFonts w:ascii="Arial" w:hAnsi="Arial" w:cs="Arial"/>
        </w:rPr>
        <w:t xml:space="preserve">Se considera a una persona como analfabeta cuando tiene 15 y más años de edad y no sabe leer ni escribir, como se puede observar en Huacrapuquio se tiene 186 casos </w:t>
      </w:r>
    </w:p>
    <w:p w14:paraId="7FBAABD4" w14:textId="77777777" w:rsidR="00475701" w:rsidRPr="0071041B" w:rsidRDefault="00475701" w:rsidP="00475701">
      <w:pPr>
        <w:autoSpaceDE w:val="0"/>
        <w:autoSpaceDN w:val="0"/>
        <w:adjustRightInd w:val="0"/>
        <w:spacing w:after="0" w:line="360" w:lineRule="auto"/>
        <w:jc w:val="both"/>
        <w:rPr>
          <w:rFonts w:ascii="Arial" w:hAnsi="Arial" w:cs="Arial"/>
          <w:b/>
        </w:rPr>
      </w:pPr>
      <w:r w:rsidRPr="0071041B">
        <w:rPr>
          <w:rFonts w:ascii="Arial" w:hAnsi="Arial" w:cs="Arial"/>
        </w:rPr>
        <w:t xml:space="preserve">de analfabetismo que representa el 14.29 % de la población, siendo generalmente personas de la tercera edad. </w:t>
      </w:r>
    </w:p>
    <w:p w14:paraId="375ED648" w14:textId="77777777" w:rsidR="00475701" w:rsidRPr="0071041B" w:rsidRDefault="00475701" w:rsidP="00475701">
      <w:pPr>
        <w:autoSpaceDE w:val="0"/>
        <w:autoSpaceDN w:val="0"/>
        <w:adjustRightInd w:val="0"/>
        <w:spacing w:after="0" w:line="360" w:lineRule="auto"/>
        <w:jc w:val="both"/>
        <w:rPr>
          <w:rFonts w:ascii="Arial" w:hAnsi="Arial" w:cs="Arial"/>
        </w:rPr>
      </w:pPr>
      <w:r w:rsidRPr="0071041B">
        <w:rPr>
          <w:rFonts w:ascii="Arial" w:hAnsi="Arial" w:cs="Arial"/>
          <w:b/>
        </w:rPr>
        <w:t xml:space="preserve">Línea de Base </w:t>
      </w:r>
      <w:r w:rsidRPr="0071041B">
        <w:rPr>
          <w:rFonts w:ascii="Arial" w:hAnsi="Arial" w:cs="Arial"/>
        </w:rPr>
        <w:t>referente al analfabetismo es de 14.20 %</w:t>
      </w:r>
    </w:p>
    <w:p w14:paraId="4C4F6225" w14:textId="3E2B5061" w:rsidR="00475701" w:rsidRPr="0071041B" w:rsidRDefault="00134E90" w:rsidP="00475701">
      <w:pPr>
        <w:pStyle w:val="ListParagraph"/>
        <w:autoSpaceDE w:val="0"/>
        <w:autoSpaceDN w:val="0"/>
        <w:adjustRightInd w:val="0"/>
        <w:spacing w:after="0" w:line="240" w:lineRule="auto"/>
        <w:ind w:left="480"/>
        <w:jc w:val="center"/>
        <w:rPr>
          <w:rFonts w:ascii="Arial" w:hAnsi="Arial" w:cs="Arial"/>
          <w:b/>
          <w:sz w:val="20"/>
          <w:szCs w:val="20"/>
        </w:rPr>
      </w:pPr>
      <w:r>
        <w:rPr>
          <w:rFonts w:ascii="Arial" w:hAnsi="Arial" w:cs="Arial"/>
          <w:b/>
          <w:sz w:val="20"/>
          <w:szCs w:val="20"/>
        </w:rPr>
        <w:t>CUADRO N° 17</w:t>
      </w:r>
    </w:p>
    <w:p w14:paraId="1C75050D" w14:textId="77777777" w:rsidR="00475701" w:rsidRPr="006E118F" w:rsidRDefault="00475701" w:rsidP="00475701">
      <w:pPr>
        <w:pStyle w:val="ListParagraph"/>
        <w:autoSpaceDE w:val="0"/>
        <w:autoSpaceDN w:val="0"/>
        <w:adjustRightInd w:val="0"/>
        <w:spacing w:after="0" w:line="240" w:lineRule="auto"/>
        <w:ind w:left="480"/>
        <w:jc w:val="center"/>
        <w:rPr>
          <w:rFonts w:ascii="Arial" w:hAnsi="Arial" w:cs="Arial"/>
          <w:b/>
        </w:rPr>
      </w:pPr>
      <w:r w:rsidRPr="0071041B">
        <w:rPr>
          <w:rFonts w:ascii="Arial" w:hAnsi="Arial" w:cs="Arial"/>
          <w:b/>
          <w:sz w:val="20"/>
          <w:szCs w:val="20"/>
        </w:rPr>
        <w:t>TASA DE ANALFABETISMO</w:t>
      </w:r>
    </w:p>
    <w:p w14:paraId="504F94DF" w14:textId="77777777" w:rsidR="00475701" w:rsidRPr="00155EF4" w:rsidRDefault="00475701" w:rsidP="00475701">
      <w:pPr>
        <w:autoSpaceDE w:val="0"/>
        <w:autoSpaceDN w:val="0"/>
        <w:adjustRightInd w:val="0"/>
        <w:spacing w:after="0" w:line="240" w:lineRule="auto"/>
        <w:jc w:val="center"/>
        <w:rPr>
          <w:rFonts w:ascii="Times New Roman" w:hAnsi="Times New Roman" w:cs="Times New Roman"/>
          <w:b/>
          <w:sz w:val="20"/>
          <w:szCs w:val="20"/>
        </w:rPr>
      </w:pPr>
    </w:p>
    <w:tbl>
      <w:tblPr>
        <w:tblStyle w:val="TableGrid"/>
        <w:tblW w:w="0" w:type="auto"/>
        <w:tblInd w:w="1838" w:type="dxa"/>
        <w:tblLook w:val="04A0" w:firstRow="1" w:lastRow="0" w:firstColumn="1" w:lastColumn="0" w:noHBand="0" w:noVBand="1"/>
      </w:tblPr>
      <w:tblGrid>
        <w:gridCol w:w="2552"/>
        <w:gridCol w:w="945"/>
        <w:gridCol w:w="1323"/>
        <w:gridCol w:w="1701"/>
      </w:tblGrid>
      <w:tr w:rsidR="00475701" w:rsidRPr="0071041B" w14:paraId="0850422C" w14:textId="77777777" w:rsidTr="00F90588">
        <w:tc>
          <w:tcPr>
            <w:tcW w:w="2552" w:type="dxa"/>
          </w:tcPr>
          <w:p w14:paraId="180EFDFD" w14:textId="77777777" w:rsidR="00475701" w:rsidRPr="0071041B" w:rsidRDefault="00475701" w:rsidP="00F90588">
            <w:pPr>
              <w:pStyle w:val="ListParagraph"/>
              <w:autoSpaceDE w:val="0"/>
              <w:autoSpaceDN w:val="0"/>
              <w:adjustRightInd w:val="0"/>
              <w:ind w:left="0"/>
              <w:jc w:val="both"/>
              <w:rPr>
                <w:rFonts w:ascii="Arial" w:hAnsi="Arial" w:cs="Arial"/>
                <w:b/>
                <w:sz w:val="20"/>
                <w:szCs w:val="20"/>
              </w:rPr>
            </w:pPr>
          </w:p>
        </w:tc>
        <w:tc>
          <w:tcPr>
            <w:tcW w:w="945" w:type="dxa"/>
          </w:tcPr>
          <w:p w14:paraId="1232979F" w14:textId="77777777" w:rsidR="00475701" w:rsidRPr="0071041B" w:rsidRDefault="00475701" w:rsidP="00F90588">
            <w:pPr>
              <w:pStyle w:val="ListParagraph"/>
              <w:autoSpaceDE w:val="0"/>
              <w:autoSpaceDN w:val="0"/>
              <w:adjustRightInd w:val="0"/>
              <w:ind w:left="0"/>
              <w:jc w:val="both"/>
              <w:rPr>
                <w:rFonts w:ascii="Arial" w:hAnsi="Arial" w:cs="Arial"/>
                <w:b/>
                <w:sz w:val="20"/>
                <w:szCs w:val="20"/>
              </w:rPr>
            </w:pPr>
            <w:r w:rsidRPr="0071041B">
              <w:rPr>
                <w:rFonts w:ascii="Arial" w:hAnsi="Arial" w:cs="Arial"/>
                <w:b/>
                <w:sz w:val="20"/>
                <w:szCs w:val="20"/>
              </w:rPr>
              <w:t>Casos</w:t>
            </w:r>
          </w:p>
        </w:tc>
        <w:tc>
          <w:tcPr>
            <w:tcW w:w="1323" w:type="dxa"/>
          </w:tcPr>
          <w:p w14:paraId="39EF77E4" w14:textId="77777777" w:rsidR="00475701" w:rsidRPr="0071041B" w:rsidRDefault="00475701" w:rsidP="00F90588">
            <w:pPr>
              <w:pStyle w:val="ListParagraph"/>
              <w:autoSpaceDE w:val="0"/>
              <w:autoSpaceDN w:val="0"/>
              <w:adjustRightInd w:val="0"/>
              <w:ind w:left="0"/>
              <w:jc w:val="both"/>
              <w:rPr>
                <w:rFonts w:ascii="Arial" w:hAnsi="Arial" w:cs="Arial"/>
                <w:b/>
                <w:sz w:val="20"/>
                <w:szCs w:val="20"/>
              </w:rPr>
            </w:pPr>
            <w:r w:rsidRPr="0071041B">
              <w:rPr>
                <w:rFonts w:ascii="Arial" w:hAnsi="Arial" w:cs="Arial"/>
                <w:b/>
                <w:sz w:val="20"/>
                <w:szCs w:val="20"/>
              </w:rPr>
              <w:t>Porcentaje %</w:t>
            </w:r>
          </w:p>
        </w:tc>
        <w:tc>
          <w:tcPr>
            <w:tcW w:w="1701" w:type="dxa"/>
          </w:tcPr>
          <w:p w14:paraId="32D74A75" w14:textId="77777777" w:rsidR="00475701" w:rsidRPr="0071041B" w:rsidRDefault="00475701" w:rsidP="00F90588">
            <w:pPr>
              <w:pStyle w:val="ListParagraph"/>
              <w:autoSpaceDE w:val="0"/>
              <w:autoSpaceDN w:val="0"/>
              <w:adjustRightInd w:val="0"/>
              <w:ind w:left="0"/>
              <w:jc w:val="both"/>
              <w:rPr>
                <w:rFonts w:ascii="Arial" w:hAnsi="Arial" w:cs="Arial"/>
                <w:b/>
                <w:sz w:val="20"/>
                <w:szCs w:val="20"/>
              </w:rPr>
            </w:pPr>
            <w:r w:rsidRPr="0071041B">
              <w:rPr>
                <w:rFonts w:ascii="Arial" w:hAnsi="Arial" w:cs="Arial"/>
                <w:b/>
                <w:sz w:val="20"/>
                <w:szCs w:val="20"/>
              </w:rPr>
              <w:t>Porcentaje Acumulado %</w:t>
            </w:r>
          </w:p>
        </w:tc>
      </w:tr>
      <w:tr w:rsidR="00475701" w:rsidRPr="0071041B" w14:paraId="638F706F" w14:textId="77777777" w:rsidTr="00F90588">
        <w:tc>
          <w:tcPr>
            <w:tcW w:w="2552" w:type="dxa"/>
          </w:tcPr>
          <w:p w14:paraId="0A075965" w14:textId="77777777" w:rsidR="00475701" w:rsidRPr="0071041B" w:rsidRDefault="00475701" w:rsidP="00F90588">
            <w:pPr>
              <w:pStyle w:val="ListParagraph"/>
              <w:autoSpaceDE w:val="0"/>
              <w:autoSpaceDN w:val="0"/>
              <w:adjustRightInd w:val="0"/>
              <w:ind w:left="0"/>
              <w:jc w:val="both"/>
              <w:rPr>
                <w:rFonts w:ascii="Arial" w:hAnsi="Arial" w:cs="Arial"/>
                <w:sz w:val="20"/>
                <w:szCs w:val="20"/>
              </w:rPr>
            </w:pPr>
            <w:r w:rsidRPr="0071041B">
              <w:rPr>
                <w:rFonts w:ascii="Arial" w:hAnsi="Arial" w:cs="Arial"/>
                <w:sz w:val="20"/>
                <w:szCs w:val="20"/>
              </w:rPr>
              <w:t>Si sabe leer y escribir</w:t>
            </w:r>
          </w:p>
          <w:p w14:paraId="56FD2F23" w14:textId="77777777" w:rsidR="00475701" w:rsidRPr="0071041B" w:rsidRDefault="00475701" w:rsidP="00F90588">
            <w:pPr>
              <w:pStyle w:val="ListParagraph"/>
              <w:autoSpaceDE w:val="0"/>
              <w:autoSpaceDN w:val="0"/>
              <w:adjustRightInd w:val="0"/>
              <w:ind w:left="0"/>
              <w:jc w:val="both"/>
              <w:rPr>
                <w:rFonts w:ascii="Arial" w:hAnsi="Arial" w:cs="Arial"/>
                <w:sz w:val="20"/>
                <w:szCs w:val="20"/>
              </w:rPr>
            </w:pPr>
          </w:p>
        </w:tc>
        <w:tc>
          <w:tcPr>
            <w:tcW w:w="945" w:type="dxa"/>
          </w:tcPr>
          <w:p w14:paraId="4A063B70" w14:textId="77777777" w:rsidR="00475701" w:rsidRPr="0071041B" w:rsidRDefault="00475701" w:rsidP="00F90588">
            <w:pPr>
              <w:pStyle w:val="ListParagraph"/>
              <w:autoSpaceDE w:val="0"/>
              <w:autoSpaceDN w:val="0"/>
              <w:adjustRightInd w:val="0"/>
              <w:ind w:left="0"/>
              <w:jc w:val="center"/>
              <w:rPr>
                <w:rFonts w:ascii="Arial" w:hAnsi="Arial" w:cs="Arial"/>
                <w:sz w:val="20"/>
                <w:szCs w:val="20"/>
              </w:rPr>
            </w:pPr>
            <w:r w:rsidRPr="0071041B">
              <w:rPr>
                <w:rFonts w:ascii="Arial" w:hAnsi="Arial" w:cs="Arial"/>
                <w:sz w:val="20"/>
                <w:szCs w:val="20"/>
              </w:rPr>
              <w:t>1,116</w:t>
            </w:r>
          </w:p>
        </w:tc>
        <w:tc>
          <w:tcPr>
            <w:tcW w:w="1323" w:type="dxa"/>
          </w:tcPr>
          <w:p w14:paraId="6C231CD7" w14:textId="77777777" w:rsidR="00475701" w:rsidRPr="0071041B" w:rsidRDefault="00475701" w:rsidP="00F90588">
            <w:pPr>
              <w:pStyle w:val="ListParagraph"/>
              <w:autoSpaceDE w:val="0"/>
              <w:autoSpaceDN w:val="0"/>
              <w:adjustRightInd w:val="0"/>
              <w:ind w:left="0"/>
              <w:jc w:val="center"/>
              <w:rPr>
                <w:rFonts w:ascii="Arial" w:hAnsi="Arial" w:cs="Arial"/>
                <w:sz w:val="20"/>
                <w:szCs w:val="20"/>
              </w:rPr>
            </w:pPr>
            <w:r w:rsidRPr="0071041B">
              <w:rPr>
                <w:rFonts w:ascii="Arial" w:hAnsi="Arial" w:cs="Arial"/>
                <w:sz w:val="20"/>
                <w:szCs w:val="20"/>
              </w:rPr>
              <w:t>85.71</w:t>
            </w:r>
          </w:p>
        </w:tc>
        <w:tc>
          <w:tcPr>
            <w:tcW w:w="1701" w:type="dxa"/>
          </w:tcPr>
          <w:p w14:paraId="1A164630" w14:textId="77777777" w:rsidR="00475701" w:rsidRPr="0071041B" w:rsidRDefault="00475701" w:rsidP="00F90588">
            <w:pPr>
              <w:pStyle w:val="ListParagraph"/>
              <w:autoSpaceDE w:val="0"/>
              <w:autoSpaceDN w:val="0"/>
              <w:adjustRightInd w:val="0"/>
              <w:ind w:left="0"/>
              <w:jc w:val="center"/>
              <w:rPr>
                <w:rFonts w:ascii="Arial" w:hAnsi="Arial" w:cs="Arial"/>
                <w:sz w:val="20"/>
                <w:szCs w:val="20"/>
              </w:rPr>
            </w:pPr>
            <w:r w:rsidRPr="0071041B">
              <w:rPr>
                <w:rFonts w:ascii="Arial" w:hAnsi="Arial" w:cs="Arial"/>
                <w:sz w:val="20"/>
                <w:szCs w:val="20"/>
              </w:rPr>
              <w:t>85.71</w:t>
            </w:r>
          </w:p>
        </w:tc>
      </w:tr>
      <w:tr w:rsidR="00475701" w:rsidRPr="0071041B" w14:paraId="2E3ED1BC" w14:textId="77777777" w:rsidTr="00F90588">
        <w:tc>
          <w:tcPr>
            <w:tcW w:w="2552" w:type="dxa"/>
          </w:tcPr>
          <w:p w14:paraId="10D939BA" w14:textId="77777777" w:rsidR="00475701" w:rsidRPr="0071041B" w:rsidRDefault="00475701" w:rsidP="00F90588">
            <w:pPr>
              <w:pStyle w:val="ListParagraph"/>
              <w:autoSpaceDE w:val="0"/>
              <w:autoSpaceDN w:val="0"/>
              <w:adjustRightInd w:val="0"/>
              <w:ind w:left="0"/>
              <w:jc w:val="both"/>
              <w:rPr>
                <w:rFonts w:ascii="Arial" w:hAnsi="Arial" w:cs="Arial"/>
                <w:sz w:val="20"/>
                <w:szCs w:val="20"/>
              </w:rPr>
            </w:pPr>
            <w:r w:rsidRPr="0071041B">
              <w:rPr>
                <w:rFonts w:ascii="Arial" w:hAnsi="Arial" w:cs="Arial"/>
                <w:sz w:val="20"/>
                <w:szCs w:val="20"/>
              </w:rPr>
              <w:t>No sabe leer y escribir</w:t>
            </w:r>
          </w:p>
          <w:p w14:paraId="78886185" w14:textId="77777777" w:rsidR="00475701" w:rsidRPr="0071041B" w:rsidRDefault="00475701" w:rsidP="00F90588">
            <w:pPr>
              <w:pStyle w:val="ListParagraph"/>
              <w:autoSpaceDE w:val="0"/>
              <w:autoSpaceDN w:val="0"/>
              <w:adjustRightInd w:val="0"/>
              <w:ind w:left="0"/>
              <w:jc w:val="both"/>
              <w:rPr>
                <w:rFonts w:ascii="Arial" w:hAnsi="Arial" w:cs="Arial"/>
                <w:sz w:val="20"/>
                <w:szCs w:val="20"/>
              </w:rPr>
            </w:pPr>
          </w:p>
        </w:tc>
        <w:tc>
          <w:tcPr>
            <w:tcW w:w="945" w:type="dxa"/>
          </w:tcPr>
          <w:p w14:paraId="23121A10" w14:textId="77777777" w:rsidR="00475701" w:rsidRPr="0071041B" w:rsidRDefault="00475701" w:rsidP="00F90588">
            <w:pPr>
              <w:pStyle w:val="ListParagraph"/>
              <w:autoSpaceDE w:val="0"/>
              <w:autoSpaceDN w:val="0"/>
              <w:adjustRightInd w:val="0"/>
              <w:ind w:left="0"/>
              <w:jc w:val="center"/>
              <w:rPr>
                <w:rFonts w:ascii="Arial" w:hAnsi="Arial" w:cs="Arial"/>
                <w:sz w:val="20"/>
                <w:szCs w:val="20"/>
              </w:rPr>
            </w:pPr>
            <w:r w:rsidRPr="0071041B">
              <w:rPr>
                <w:rFonts w:ascii="Arial" w:hAnsi="Arial" w:cs="Arial"/>
                <w:sz w:val="20"/>
                <w:szCs w:val="20"/>
              </w:rPr>
              <w:t>186</w:t>
            </w:r>
          </w:p>
        </w:tc>
        <w:tc>
          <w:tcPr>
            <w:tcW w:w="1323" w:type="dxa"/>
          </w:tcPr>
          <w:p w14:paraId="087E9D46" w14:textId="77777777" w:rsidR="00475701" w:rsidRPr="0071041B" w:rsidRDefault="00475701" w:rsidP="00F90588">
            <w:pPr>
              <w:pStyle w:val="ListParagraph"/>
              <w:autoSpaceDE w:val="0"/>
              <w:autoSpaceDN w:val="0"/>
              <w:adjustRightInd w:val="0"/>
              <w:ind w:left="0"/>
              <w:jc w:val="center"/>
              <w:rPr>
                <w:rFonts w:ascii="Arial" w:hAnsi="Arial" w:cs="Arial"/>
                <w:sz w:val="20"/>
                <w:szCs w:val="20"/>
              </w:rPr>
            </w:pPr>
            <w:r w:rsidRPr="0071041B">
              <w:rPr>
                <w:rFonts w:ascii="Arial" w:hAnsi="Arial" w:cs="Arial"/>
                <w:sz w:val="20"/>
                <w:szCs w:val="20"/>
              </w:rPr>
              <w:t>14.29</w:t>
            </w:r>
          </w:p>
        </w:tc>
        <w:tc>
          <w:tcPr>
            <w:tcW w:w="1701" w:type="dxa"/>
          </w:tcPr>
          <w:p w14:paraId="7C644883" w14:textId="77777777" w:rsidR="00475701" w:rsidRPr="0071041B" w:rsidRDefault="00475701" w:rsidP="00F90588">
            <w:pPr>
              <w:pStyle w:val="ListParagraph"/>
              <w:autoSpaceDE w:val="0"/>
              <w:autoSpaceDN w:val="0"/>
              <w:adjustRightInd w:val="0"/>
              <w:ind w:left="0"/>
              <w:jc w:val="center"/>
              <w:rPr>
                <w:rFonts w:ascii="Arial" w:hAnsi="Arial" w:cs="Arial"/>
                <w:sz w:val="20"/>
                <w:szCs w:val="20"/>
              </w:rPr>
            </w:pPr>
            <w:r w:rsidRPr="0071041B">
              <w:rPr>
                <w:rFonts w:ascii="Arial" w:hAnsi="Arial" w:cs="Arial"/>
                <w:sz w:val="20"/>
                <w:szCs w:val="20"/>
              </w:rPr>
              <w:t>100</w:t>
            </w:r>
          </w:p>
        </w:tc>
      </w:tr>
      <w:tr w:rsidR="00475701" w:rsidRPr="0071041B" w14:paraId="0D644018" w14:textId="77777777" w:rsidTr="00F90588">
        <w:tc>
          <w:tcPr>
            <w:tcW w:w="2552" w:type="dxa"/>
          </w:tcPr>
          <w:p w14:paraId="3B00F4C9" w14:textId="77777777" w:rsidR="00475701" w:rsidRPr="0071041B" w:rsidRDefault="00475701" w:rsidP="00F90588">
            <w:pPr>
              <w:pStyle w:val="ListParagraph"/>
              <w:autoSpaceDE w:val="0"/>
              <w:autoSpaceDN w:val="0"/>
              <w:adjustRightInd w:val="0"/>
              <w:ind w:left="0"/>
              <w:jc w:val="both"/>
              <w:rPr>
                <w:rFonts w:ascii="Arial" w:hAnsi="Arial" w:cs="Arial"/>
                <w:b/>
                <w:sz w:val="20"/>
                <w:szCs w:val="20"/>
              </w:rPr>
            </w:pPr>
            <w:r w:rsidRPr="0071041B">
              <w:rPr>
                <w:rFonts w:ascii="Arial" w:hAnsi="Arial" w:cs="Arial"/>
                <w:b/>
                <w:sz w:val="20"/>
                <w:szCs w:val="20"/>
              </w:rPr>
              <w:t>TOTAL</w:t>
            </w:r>
          </w:p>
          <w:p w14:paraId="2EBB948B" w14:textId="77777777" w:rsidR="00475701" w:rsidRPr="0071041B" w:rsidRDefault="00475701" w:rsidP="00F90588">
            <w:pPr>
              <w:pStyle w:val="ListParagraph"/>
              <w:autoSpaceDE w:val="0"/>
              <w:autoSpaceDN w:val="0"/>
              <w:adjustRightInd w:val="0"/>
              <w:ind w:left="0"/>
              <w:jc w:val="both"/>
              <w:rPr>
                <w:rFonts w:ascii="Arial" w:hAnsi="Arial" w:cs="Arial"/>
                <w:b/>
                <w:sz w:val="20"/>
                <w:szCs w:val="20"/>
              </w:rPr>
            </w:pPr>
          </w:p>
        </w:tc>
        <w:tc>
          <w:tcPr>
            <w:tcW w:w="945" w:type="dxa"/>
          </w:tcPr>
          <w:p w14:paraId="6D3E63F2" w14:textId="77777777" w:rsidR="00475701" w:rsidRPr="0071041B" w:rsidRDefault="00475701" w:rsidP="00F90588">
            <w:pPr>
              <w:pStyle w:val="ListParagraph"/>
              <w:autoSpaceDE w:val="0"/>
              <w:autoSpaceDN w:val="0"/>
              <w:adjustRightInd w:val="0"/>
              <w:ind w:left="0"/>
              <w:jc w:val="center"/>
              <w:rPr>
                <w:rFonts w:ascii="Arial" w:hAnsi="Arial" w:cs="Arial"/>
                <w:b/>
                <w:sz w:val="20"/>
                <w:szCs w:val="20"/>
              </w:rPr>
            </w:pPr>
            <w:r w:rsidRPr="0071041B">
              <w:rPr>
                <w:rFonts w:ascii="Arial" w:hAnsi="Arial" w:cs="Arial"/>
                <w:b/>
                <w:sz w:val="20"/>
                <w:szCs w:val="20"/>
              </w:rPr>
              <w:t>1,302</w:t>
            </w:r>
          </w:p>
        </w:tc>
        <w:tc>
          <w:tcPr>
            <w:tcW w:w="1323" w:type="dxa"/>
          </w:tcPr>
          <w:p w14:paraId="0D8D37BF" w14:textId="77777777" w:rsidR="00475701" w:rsidRPr="0071041B" w:rsidRDefault="00475701" w:rsidP="00F90588">
            <w:pPr>
              <w:pStyle w:val="ListParagraph"/>
              <w:autoSpaceDE w:val="0"/>
              <w:autoSpaceDN w:val="0"/>
              <w:adjustRightInd w:val="0"/>
              <w:ind w:left="0"/>
              <w:jc w:val="center"/>
              <w:rPr>
                <w:rFonts w:ascii="Arial" w:hAnsi="Arial" w:cs="Arial"/>
                <w:b/>
                <w:sz w:val="20"/>
                <w:szCs w:val="20"/>
              </w:rPr>
            </w:pPr>
            <w:r w:rsidRPr="0071041B">
              <w:rPr>
                <w:rFonts w:ascii="Arial" w:hAnsi="Arial" w:cs="Arial"/>
                <w:b/>
                <w:sz w:val="20"/>
                <w:szCs w:val="20"/>
              </w:rPr>
              <w:t>100</w:t>
            </w:r>
          </w:p>
        </w:tc>
        <w:tc>
          <w:tcPr>
            <w:tcW w:w="1701" w:type="dxa"/>
          </w:tcPr>
          <w:p w14:paraId="7DA06589" w14:textId="77777777" w:rsidR="00475701" w:rsidRPr="0071041B" w:rsidRDefault="00475701" w:rsidP="00F90588">
            <w:pPr>
              <w:pStyle w:val="ListParagraph"/>
              <w:autoSpaceDE w:val="0"/>
              <w:autoSpaceDN w:val="0"/>
              <w:adjustRightInd w:val="0"/>
              <w:ind w:left="0"/>
              <w:jc w:val="center"/>
              <w:rPr>
                <w:rFonts w:ascii="Arial" w:hAnsi="Arial" w:cs="Arial"/>
                <w:b/>
                <w:sz w:val="20"/>
                <w:szCs w:val="20"/>
              </w:rPr>
            </w:pPr>
            <w:r w:rsidRPr="0071041B">
              <w:rPr>
                <w:rFonts w:ascii="Arial" w:hAnsi="Arial" w:cs="Arial"/>
                <w:b/>
                <w:sz w:val="20"/>
                <w:szCs w:val="20"/>
              </w:rPr>
              <w:t>100</w:t>
            </w:r>
          </w:p>
        </w:tc>
      </w:tr>
    </w:tbl>
    <w:p w14:paraId="59FB8DFE" w14:textId="77777777" w:rsidR="00475701" w:rsidRPr="0071041B" w:rsidRDefault="00475701" w:rsidP="00475701">
      <w:pPr>
        <w:pStyle w:val="ListParagraph"/>
        <w:autoSpaceDE w:val="0"/>
        <w:autoSpaceDN w:val="0"/>
        <w:adjustRightInd w:val="0"/>
        <w:spacing w:after="0" w:line="240" w:lineRule="auto"/>
        <w:ind w:left="480"/>
        <w:jc w:val="both"/>
        <w:rPr>
          <w:rFonts w:ascii="Arial" w:hAnsi="Arial" w:cs="Arial"/>
          <w:b/>
          <w:sz w:val="20"/>
          <w:szCs w:val="20"/>
        </w:rPr>
      </w:pPr>
      <w:r w:rsidRPr="006E118F">
        <w:rPr>
          <w:rFonts w:ascii="Arial" w:hAnsi="Arial" w:cs="Arial"/>
          <w:b/>
        </w:rPr>
        <w:t xml:space="preserve">                </w:t>
      </w:r>
      <w:r>
        <w:rPr>
          <w:rFonts w:ascii="Arial" w:hAnsi="Arial" w:cs="Arial"/>
          <w:b/>
        </w:rPr>
        <w:t xml:space="preserve">     </w:t>
      </w:r>
      <w:r w:rsidRPr="006E118F">
        <w:rPr>
          <w:rFonts w:ascii="Arial" w:hAnsi="Arial" w:cs="Arial"/>
          <w:b/>
        </w:rPr>
        <w:t xml:space="preserve"> </w:t>
      </w:r>
      <w:r w:rsidRPr="0071041B">
        <w:rPr>
          <w:rFonts w:ascii="Arial" w:hAnsi="Arial" w:cs="Arial"/>
          <w:b/>
          <w:sz w:val="20"/>
          <w:szCs w:val="20"/>
        </w:rPr>
        <w:t xml:space="preserve">Fuente: </w:t>
      </w:r>
      <w:r w:rsidRPr="0071041B">
        <w:rPr>
          <w:rFonts w:ascii="Arial" w:hAnsi="Arial" w:cs="Arial"/>
          <w:sz w:val="20"/>
          <w:szCs w:val="20"/>
        </w:rPr>
        <w:t>INEI Censos Nacionales de Población y Vivienda 2017</w:t>
      </w:r>
    </w:p>
    <w:p w14:paraId="228328BC" w14:textId="77777777" w:rsidR="00155EF4" w:rsidRPr="0071041B" w:rsidRDefault="00155EF4" w:rsidP="00155EF4">
      <w:pPr>
        <w:pStyle w:val="ListParagraph"/>
        <w:autoSpaceDE w:val="0"/>
        <w:autoSpaceDN w:val="0"/>
        <w:adjustRightInd w:val="0"/>
        <w:spacing w:after="0" w:line="240" w:lineRule="auto"/>
        <w:ind w:left="480"/>
        <w:jc w:val="both"/>
        <w:rPr>
          <w:rFonts w:ascii="Arial" w:hAnsi="Arial" w:cs="Arial"/>
          <w:color w:val="000000"/>
        </w:rPr>
      </w:pPr>
    </w:p>
    <w:p w14:paraId="3A6E1260" w14:textId="77777777" w:rsidR="00155EF4" w:rsidRPr="007D411F" w:rsidRDefault="00155EF4" w:rsidP="00155EF4">
      <w:pPr>
        <w:autoSpaceDE w:val="0"/>
        <w:autoSpaceDN w:val="0"/>
        <w:adjustRightInd w:val="0"/>
        <w:spacing w:after="0" w:line="240" w:lineRule="auto"/>
        <w:jc w:val="both"/>
        <w:rPr>
          <w:rFonts w:ascii="Arial" w:hAnsi="Arial" w:cs="Arial"/>
          <w:b/>
          <w:sz w:val="20"/>
          <w:szCs w:val="20"/>
        </w:rPr>
      </w:pPr>
      <w:r w:rsidRPr="007D411F">
        <w:rPr>
          <w:rFonts w:ascii="Arial" w:hAnsi="Arial" w:cs="Arial"/>
          <w:b/>
          <w:sz w:val="20"/>
          <w:szCs w:val="20"/>
        </w:rPr>
        <w:t>COBERTURA EDUCATIVA</w:t>
      </w:r>
    </w:p>
    <w:p w14:paraId="2BC3BD0D" w14:textId="77777777" w:rsidR="00155EF4" w:rsidRPr="007D411F" w:rsidRDefault="00155EF4" w:rsidP="00155EF4">
      <w:pPr>
        <w:autoSpaceDE w:val="0"/>
        <w:autoSpaceDN w:val="0"/>
        <w:adjustRightInd w:val="0"/>
        <w:spacing w:after="0" w:line="240" w:lineRule="auto"/>
        <w:jc w:val="both"/>
        <w:rPr>
          <w:rFonts w:ascii="Arial" w:hAnsi="Arial" w:cs="Arial"/>
          <w:b/>
          <w:sz w:val="20"/>
          <w:szCs w:val="20"/>
        </w:rPr>
      </w:pPr>
    </w:p>
    <w:p w14:paraId="0F385CD7" w14:textId="77777777" w:rsidR="00155EF4" w:rsidRPr="007D411F" w:rsidRDefault="00155EF4" w:rsidP="004D02AB">
      <w:pPr>
        <w:autoSpaceDE w:val="0"/>
        <w:autoSpaceDN w:val="0"/>
        <w:adjustRightInd w:val="0"/>
        <w:spacing w:after="0" w:line="360" w:lineRule="auto"/>
        <w:jc w:val="both"/>
        <w:rPr>
          <w:rFonts w:ascii="Arial" w:hAnsi="Arial" w:cs="Arial"/>
          <w:b/>
          <w:color w:val="000000"/>
          <w:sz w:val="20"/>
          <w:szCs w:val="20"/>
        </w:rPr>
      </w:pPr>
      <w:r w:rsidRPr="007D411F">
        <w:rPr>
          <w:rFonts w:ascii="Arial" w:hAnsi="Arial" w:cs="Arial"/>
          <w:b/>
          <w:color w:val="000000"/>
          <w:sz w:val="20"/>
          <w:szCs w:val="20"/>
        </w:rPr>
        <w:t>INSTITUCIONES EDUCATIVAS:</w:t>
      </w:r>
    </w:p>
    <w:p w14:paraId="004E51AB" w14:textId="77777777" w:rsidR="00155EF4" w:rsidRPr="0071041B" w:rsidRDefault="00155EF4" w:rsidP="004D02AB">
      <w:pPr>
        <w:autoSpaceDE w:val="0"/>
        <w:autoSpaceDN w:val="0"/>
        <w:adjustRightInd w:val="0"/>
        <w:spacing w:after="0" w:line="360" w:lineRule="auto"/>
        <w:jc w:val="both"/>
        <w:rPr>
          <w:rFonts w:ascii="Arial" w:hAnsi="Arial" w:cs="Arial"/>
          <w:b/>
          <w:color w:val="000000"/>
        </w:rPr>
      </w:pPr>
      <w:r w:rsidRPr="0071041B">
        <w:rPr>
          <w:rFonts w:ascii="Arial" w:hAnsi="Arial" w:cs="Arial"/>
          <w:b/>
          <w:color w:val="000000"/>
        </w:rPr>
        <w:t>Nivel Inicial:</w:t>
      </w:r>
    </w:p>
    <w:p w14:paraId="579FAB04" w14:textId="77777777" w:rsidR="00155EF4" w:rsidRPr="0071041B" w:rsidRDefault="00155EF4" w:rsidP="00D8613E">
      <w:pPr>
        <w:pStyle w:val="ListParagraph"/>
        <w:numPr>
          <w:ilvl w:val="0"/>
          <w:numId w:val="31"/>
        </w:numPr>
        <w:autoSpaceDE w:val="0"/>
        <w:autoSpaceDN w:val="0"/>
        <w:adjustRightInd w:val="0"/>
        <w:spacing w:after="0" w:line="360" w:lineRule="auto"/>
        <w:jc w:val="both"/>
        <w:rPr>
          <w:rFonts w:ascii="Arial" w:hAnsi="Arial" w:cs="Arial"/>
          <w:color w:val="000000"/>
        </w:rPr>
      </w:pPr>
      <w:r w:rsidRPr="0071041B">
        <w:rPr>
          <w:rFonts w:ascii="Arial" w:hAnsi="Arial" w:cs="Arial"/>
          <w:color w:val="000000"/>
        </w:rPr>
        <w:t>Jardín de Niños N° 477 Huacrapuquio.</w:t>
      </w:r>
    </w:p>
    <w:p w14:paraId="2370A481" w14:textId="77777777" w:rsidR="00155EF4" w:rsidRPr="0071041B" w:rsidRDefault="00155EF4" w:rsidP="00D8613E">
      <w:pPr>
        <w:pStyle w:val="ListParagraph"/>
        <w:numPr>
          <w:ilvl w:val="0"/>
          <w:numId w:val="31"/>
        </w:numPr>
        <w:autoSpaceDE w:val="0"/>
        <w:autoSpaceDN w:val="0"/>
        <w:adjustRightInd w:val="0"/>
        <w:spacing w:after="0" w:line="360" w:lineRule="auto"/>
        <w:jc w:val="both"/>
        <w:rPr>
          <w:rFonts w:ascii="Arial" w:hAnsi="Arial" w:cs="Arial"/>
          <w:color w:val="000000"/>
        </w:rPr>
      </w:pPr>
      <w:r w:rsidRPr="0071041B">
        <w:rPr>
          <w:rFonts w:ascii="Arial" w:hAnsi="Arial" w:cs="Arial"/>
          <w:color w:val="000000"/>
        </w:rPr>
        <w:t>Jardín de Niños 1105 Anexo La Breña.</w:t>
      </w:r>
    </w:p>
    <w:p w14:paraId="3363A7E1" w14:textId="77777777" w:rsidR="00155EF4" w:rsidRPr="0071041B" w:rsidRDefault="00155EF4" w:rsidP="00D8613E">
      <w:pPr>
        <w:pStyle w:val="ListParagraph"/>
        <w:numPr>
          <w:ilvl w:val="0"/>
          <w:numId w:val="31"/>
        </w:numPr>
        <w:autoSpaceDE w:val="0"/>
        <w:autoSpaceDN w:val="0"/>
        <w:adjustRightInd w:val="0"/>
        <w:spacing w:after="0" w:line="360" w:lineRule="auto"/>
        <w:jc w:val="both"/>
        <w:rPr>
          <w:rFonts w:ascii="Arial" w:hAnsi="Arial" w:cs="Arial"/>
          <w:color w:val="000000"/>
        </w:rPr>
      </w:pPr>
      <w:r w:rsidRPr="0071041B">
        <w:rPr>
          <w:rFonts w:ascii="Arial" w:hAnsi="Arial" w:cs="Arial"/>
          <w:color w:val="000000"/>
        </w:rPr>
        <w:t xml:space="preserve">Programa no Escolarizado de </w:t>
      </w:r>
      <w:r w:rsidR="007E6D41" w:rsidRPr="0071041B">
        <w:rPr>
          <w:rFonts w:ascii="Arial" w:hAnsi="Arial" w:cs="Arial"/>
          <w:color w:val="000000"/>
        </w:rPr>
        <w:t>Educación</w:t>
      </w:r>
      <w:r w:rsidR="00B10C2A" w:rsidRPr="0071041B">
        <w:rPr>
          <w:rFonts w:ascii="Arial" w:hAnsi="Arial" w:cs="Arial"/>
          <w:color w:val="000000"/>
        </w:rPr>
        <w:t xml:space="preserve"> Inicial Anexo de Huarisca</w:t>
      </w:r>
    </w:p>
    <w:p w14:paraId="112C335D" w14:textId="77777777" w:rsidR="00155EF4" w:rsidRPr="0071041B" w:rsidRDefault="00155EF4" w:rsidP="004D02AB">
      <w:pPr>
        <w:autoSpaceDE w:val="0"/>
        <w:autoSpaceDN w:val="0"/>
        <w:adjustRightInd w:val="0"/>
        <w:spacing w:after="0" w:line="360" w:lineRule="auto"/>
        <w:jc w:val="both"/>
        <w:rPr>
          <w:rFonts w:ascii="Arial" w:hAnsi="Arial" w:cs="Arial"/>
          <w:b/>
          <w:color w:val="000000"/>
        </w:rPr>
      </w:pPr>
      <w:r w:rsidRPr="0071041B">
        <w:rPr>
          <w:rFonts w:ascii="Arial" w:hAnsi="Arial" w:cs="Arial"/>
          <w:b/>
          <w:color w:val="000000"/>
        </w:rPr>
        <w:t>Nivel Primario.</w:t>
      </w:r>
    </w:p>
    <w:p w14:paraId="67BB3B58" w14:textId="77777777" w:rsidR="00155EF4" w:rsidRPr="0071041B" w:rsidRDefault="00155EF4" w:rsidP="00D8613E">
      <w:pPr>
        <w:pStyle w:val="ListParagraph"/>
        <w:numPr>
          <w:ilvl w:val="0"/>
          <w:numId w:val="32"/>
        </w:numPr>
        <w:autoSpaceDE w:val="0"/>
        <w:autoSpaceDN w:val="0"/>
        <w:adjustRightInd w:val="0"/>
        <w:spacing w:after="0" w:line="360" w:lineRule="auto"/>
        <w:jc w:val="both"/>
        <w:rPr>
          <w:rFonts w:ascii="Arial" w:hAnsi="Arial" w:cs="Arial"/>
          <w:color w:val="000000"/>
        </w:rPr>
      </w:pPr>
      <w:r w:rsidRPr="0071041B">
        <w:rPr>
          <w:rFonts w:ascii="Arial" w:hAnsi="Arial" w:cs="Arial"/>
          <w:color w:val="000000"/>
        </w:rPr>
        <w:t>Institución Educativa N° 30165 Huacrapuquio</w:t>
      </w:r>
    </w:p>
    <w:p w14:paraId="14E08087" w14:textId="77777777" w:rsidR="00155EF4" w:rsidRPr="0071041B" w:rsidRDefault="00155EF4" w:rsidP="00D8613E">
      <w:pPr>
        <w:pStyle w:val="ListParagraph"/>
        <w:numPr>
          <w:ilvl w:val="0"/>
          <w:numId w:val="32"/>
        </w:numPr>
        <w:autoSpaceDE w:val="0"/>
        <w:autoSpaceDN w:val="0"/>
        <w:adjustRightInd w:val="0"/>
        <w:spacing w:after="0" w:line="360" w:lineRule="auto"/>
        <w:jc w:val="both"/>
        <w:rPr>
          <w:rFonts w:ascii="Arial" w:hAnsi="Arial" w:cs="Arial"/>
          <w:color w:val="000000"/>
        </w:rPr>
      </w:pPr>
      <w:r w:rsidRPr="0071041B">
        <w:rPr>
          <w:rFonts w:ascii="Arial" w:hAnsi="Arial" w:cs="Arial"/>
          <w:color w:val="000000"/>
        </w:rPr>
        <w:t>Institución Educativa N° 30167 Anexo de La Breña.</w:t>
      </w:r>
    </w:p>
    <w:p w14:paraId="03AF818E" w14:textId="77777777" w:rsidR="00155EF4" w:rsidRPr="0071041B" w:rsidRDefault="00155EF4" w:rsidP="004D02AB">
      <w:pPr>
        <w:autoSpaceDE w:val="0"/>
        <w:autoSpaceDN w:val="0"/>
        <w:adjustRightInd w:val="0"/>
        <w:spacing w:after="0" w:line="360" w:lineRule="auto"/>
        <w:jc w:val="both"/>
        <w:rPr>
          <w:rFonts w:ascii="Arial" w:hAnsi="Arial" w:cs="Arial"/>
          <w:b/>
          <w:color w:val="000000"/>
        </w:rPr>
      </w:pPr>
      <w:r w:rsidRPr="0071041B">
        <w:rPr>
          <w:rFonts w:ascii="Arial" w:hAnsi="Arial" w:cs="Arial"/>
          <w:b/>
          <w:color w:val="000000"/>
        </w:rPr>
        <w:t>Nivel Secundario:</w:t>
      </w:r>
    </w:p>
    <w:p w14:paraId="7F09D523" w14:textId="77777777" w:rsidR="00155EF4" w:rsidRPr="0071041B" w:rsidRDefault="00155EF4" w:rsidP="00D8613E">
      <w:pPr>
        <w:pStyle w:val="ListParagraph"/>
        <w:numPr>
          <w:ilvl w:val="0"/>
          <w:numId w:val="33"/>
        </w:numPr>
        <w:autoSpaceDE w:val="0"/>
        <w:autoSpaceDN w:val="0"/>
        <w:adjustRightInd w:val="0"/>
        <w:spacing w:after="0" w:line="360" w:lineRule="auto"/>
        <w:jc w:val="both"/>
        <w:rPr>
          <w:rFonts w:ascii="Arial" w:hAnsi="Arial" w:cs="Arial"/>
          <w:color w:val="000000"/>
        </w:rPr>
      </w:pPr>
      <w:r w:rsidRPr="0071041B">
        <w:rPr>
          <w:rFonts w:ascii="Arial" w:hAnsi="Arial" w:cs="Arial"/>
          <w:color w:val="000000"/>
        </w:rPr>
        <w:t>Institución Educativa José Olaya – Huacrapuquio.</w:t>
      </w:r>
    </w:p>
    <w:p w14:paraId="37429487" w14:textId="77777777" w:rsidR="00155EF4" w:rsidRDefault="00155EF4" w:rsidP="00155EF4">
      <w:pPr>
        <w:autoSpaceDE w:val="0"/>
        <w:autoSpaceDN w:val="0"/>
        <w:adjustRightInd w:val="0"/>
        <w:spacing w:after="0" w:line="240" w:lineRule="auto"/>
        <w:jc w:val="center"/>
        <w:rPr>
          <w:rFonts w:ascii="Times New Roman" w:hAnsi="Times New Roman" w:cs="Times New Roman"/>
          <w:color w:val="000000"/>
          <w:sz w:val="24"/>
          <w:szCs w:val="24"/>
        </w:rPr>
      </w:pPr>
      <w:r w:rsidRPr="004860E0">
        <w:rPr>
          <w:rFonts w:ascii="Times New Roman" w:hAnsi="Times New Roman" w:cs="Times New Roman"/>
          <w:noProof/>
          <w:sz w:val="24"/>
          <w:szCs w:val="24"/>
          <w:lang w:val="en-US"/>
        </w:rPr>
        <w:drawing>
          <wp:inline distT="0" distB="0" distL="0" distR="0" wp14:anchorId="0E92B306" wp14:editId="2CEAB4D0">
            <wp:extent cx="4257040" cy="1993420"/>
            <wp:effectExtent l="0" t="0" r="0" b="6985"/>
            <wp:docPr id="20" name="Imagen 20" descr="H:\DCIM\102_FUJI\DSCF2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DCIM\102_FUJI\DSCF269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7203" cy="2002862"/>
                    </a:xfrm>
                    <a:prstGeom prst="rect">
                      <a:avLst/>
                    </a:prstGeom>
                    <a:noFill/>
                    <a:ln>
                      <a:noFill/>
                    </a:ln>
                  </pic:spPr>
                </pic:pic>
              </a:graphicData>
            </a:graphic>
          </wp:inline>
        </w:drawing>
      </w:r>
    </w:p>
    <w:p w14:paraId="1048DFC7" w14:textId="73674CC9" w:rsidR="00155EF4" w:rsidRDefault="0020602B" w:rsidP="0020602B">
      <w:pPr>
        <w:autoSpaceDE w:val="0"/>
        <w:autoSpaceDN w:val="0"/>
        <w:adjustRightInd w:val="0"/>
        <w:spacing w:after="0" w:line="240" w:lineRule="auto"/>
        <w:rPr>
          <w:rFonts w:ascii="Arial" w:hAnsi="Arial" w:cs="Arial"/>
          <w:b/>
          <w:color w:val="000000"/>
          <w:sz w:val="18"/>
          <w:szCs w:val="18"/>
        </w:rPr>
      </w:pPr>
      <w:r w:rsidRPr="007D411F">
        <w:rPr>
          <w:rFonts w:ascii="Arial" w:hAnsi="Arial" w:cs="Arial"/>
          <w:b/>
          <w:color w:val="000000"/>
          <w:sz w:val="24"/>
          <w:szCs w:val="24"/>
        </w:rPr>
        <w:t xml:space="preserve">                            </w:t>
      </w:r>
      <w:r w:rsidR="00155EF4" w:rsidRPr="007D411F">
        <w:rPr>
          <w:rFonts w:ascii="Arial" w:hAnsi="Arial" w:cs="Arial"/>
          <w:b/>
          <w:color w:val="000000"/>
          <w:sz w:val="18"/>
          <w:szCs w:val="18"/>
        </w:rPr>
        <w:t xml:space="preserve">LOCAL DE LA I.E N° 30165 </w:t>
      </w:r>
      <w:r w:rsidR="00EB64BF">
        <w:rPr>
          <w:rFonts w:ascii="Arial" w:hAnsi="Arial" w:cs="Arial"/>
          <w:b/>
          <w:color w:val="000000"/>
          <w:sz w:val="18"/>
          <w:szCs w:val="18"/>
        </w:rPr>
        <w:t>–</w:t>
      </w:r>
      <w:r w:rsidR="00155EF4" w:rsidRPr="007D411F">
        <w:rPr>
          <w:rFonts w:ascii="Arial" w:hAnsi="Arial" w:cs="Arial"/>
          <w:b/>
          <w:color w:val="000000"/>
          <w:sz w:val="18"/>
          <w:szCs w:val="18"/>
        </w:rPr>
        <w:t xml:space="preserve"> HUACRAPUQUIO</w:t>
      </w:r>
    </w:p>
    <w:p w14:paraId="2FF25278" w14:textId="2809F2E2" w:rsidR="00EB64BF" w:rsidRDefault="00EB64BF" w:rsidP="0020602B">
      <w:pPr>
        <w:autoSpaceDE w:val="0"/>
        <w:autoSpaceDN w:val="0"/>
        <w:adjustRightInd w:val="0"/>
        <w:spacing w:after="0" w:line="240" w:lineRule="auto"/>
        <w:rPr>
          <w:rFonts w:ascii="Arial" w:hAnsi="Arial" w:cs="Arial"/>
          <w:b/>
          <w:color w:val="000000"/>
          <w:sz w:val="18"/>
          <w:szCs w:val="18"/>
        </w:rPr>
      </w:pPr>
    </w:p>
    <w:p w14:paraId="6C0C8B62" w14:textId="77777777" w:rsidR="00EB64BF" w:rsidRDefault="00EB64BF" w:rsidP="00EB64BF">
      <w:pPr>
        <w:pStyle w:val="NoSpacing"/>
        <w:rPr>
          <w:rFonts w:ascii="Arial" w:hAnsi="Arial" w:cs="Arial"/>
          <w:b/>
          <w:sz w:val="20"/>
          <w:szCs w:val="20"/>
        </w:rPr>
      </w:pPr>
      <w:r w:rsidRPr="00C37A96">
        <w:rPr>
          <w:rFonts w:ascii="Arial" w:hAnsi="Arial" w:cs="Arial"/>
          <w:b/>
          <w:noProof/>
          <w:lang w:val="en-US"/>
        </w:rPr>
        <w:drawing>
          <wp:inline distT="0" distB="0" distL="0" distR="0" wp14:anchorId="59A19524" wp14:editId="26E359DA">
            <wp:extent cx="781050" cy="581025"/>
            <wp:effectExtent l="0" t="0" r="0" b="9525"/>
            <wp:docPr id="160" name="Imagen 160"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384C13D5" w14:textId="77777777" w:rsidR="00EB64BF" w:rsidRPr="00561F7F" w:rsidRDefault="00EB64BF" w:rsidP="00EB64BF">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4311BE43" w14:textId="77777777" w:rsidR="00155EF4" w:rsidRPr="007D411F" w:rsidRDefault="00155EF4" w:rsidP="00155EF4">
      <w:pPr>
        <w:autoSpaceDE w:val="0"/>
        <w:autoSpaceDN w:val="0"/>
        <w:adjustRightInd w:val="0"/>
        <w:spacing w:after="0" w:line="240" w:lineRule="auto"/>
        <w:jc w:val="center"/>
        <w:rPr>
          <w:rFonts w:ascii="Arial" w:hAnsi="Arial" w:cs="Arial"/>
          <w:b/>
          <w:color w:val="000000"/>
          <w:sz w:val="20"/>
          <w:szCs w:val="20"/>
        </w:rPr>
      </w:pPr>
      <w:r w:rsidRPr="007D411F">
        <w:rPr>
          <w:rFonts w:ascii="Arial" w:hAnsi="Arial" w:cs="Arial"/>
          <w:b/>
          <w:color w:val="000000"/>
          <w:sz w:val="20"/>
          <w:szCs w:val="20"/>
        </w:rPr>
        <w:t>ALUMNOS MATRICULADOS POR NIVEL Y POR AÑOS</w:t>
      </w:r>
    </w:p>
    <w:p w14:paraId="1ABCDAAC" w14:textId="77777777" w:rsidR="00155EF4" w:rsidRPr="007D411F" w:rsidRDefault="00155EF4" w:rsidP="00155EF4">
      <w:pPr>
        <w:autoSpaceDE w:val="0"/>
        <w:autoSpaceDN w:val="0"/>
        <w:adjustRightInd w:val="0"/>
        <w:spacing w:after="0" w:line="240" w:lineRule="auto"/>
        <w:jc w:val="center"/>
        <w:rPr>
          <w:rFonts w:ascii="Arial" w:hAnsi="Arial" w:cs="Arial"/>
          <w:b/>
          <w:color w:val="000000"/>
          <w:sz w:val="20"/>
          <w:szCs w:val="20"/>
        </w:rPr>
      </w:pPr>
    </w:p>
    <w:p w14:paraId="5A1DB327" w14:textId="77777777" w:rsidR="00155EF4" w:rsidRPr="007D411F" w:rsidRDefault="00155EF4" w:rsidP="0079624F">
      <w:pPr>
        <w:autoSpaceDE w:val="0"/>
        <w:autoSpaceDN w:val="0"/>
        <w:adjustRightInd w:val="0"/>
        <w:spacing w:after="0" w:line="240" w:lineRule="auto"/>
        <w:jc w:val="center"/>
        <w:rPr>
          <w:rFonts w:ascii="Arial" w:hAnsi="Arial" w:cs="Arial"/>
          <w:b/>
          <w:color w:val="000000"/>
          <w:sz w:val="20"/>
          <w:szCs w:val="20"/>
        </w:rPr>
      </w:pPr>
      <w:r w:rsidRPr="007D411F">
        <w:rPr>
          <w:rFonts w:ascii="Arial" w:hAnsi="Arial" w:cs="Arial"/>
          <w:b/>
          <w:color w:val="000000"/>
          <w:sz w:val="20"/>
          <w:szCs w:val="20"/>
        </w:rPr>
        <w:t>NIVEL INICIAL</w:t>
      </w:r>
    </w:p>
    <w:p w14:paraId="406EC1A0" w14:textId="52286724" w:rsidR="00155EF4" w:rsidRPr="007D411F" w:rsidRDefault="00134E90" w:rsidP="0079624F">
      <w:pPr>
        <w:autoSpaceDE w:val="0"/>
        <w:autoSpaceDN w:val="0"/>
        <w:adjustRightInd w:val="0"/>
        <w:spacing w:after="0" w:line="240" w:lineRule="auto"/>
        <w:jc w:val="center"/>
        <w:rPr>
          <w:rFonts w:ascii="Arial" w:hAnsi="Arial" w:cs="Arial"/>
          <w:b/>
          <w:color w:val="000000"/>
          <w:sz w:val="20"/>
          <w:szCs w:val="20"/>
        </w:rPr>
      </w:pPr>
      <w:r>
        <w:rPr>
          <w:rFonts w:ascii="Arial" w:hAnsi="Arial" w:cs="Arial"/>
          <w:b/>
          <w:color w:val="000000"/>
          <w:sz w:val="20"/>
          <w:szCs w:val="20"/>
        </w:rPr>
        <w:t>CUADRO N° 18</w:t>
      </w:r>
    </w:p>
    <w:p w14:paraId="7406E486" w14:textId="77777777" w:rsidR="00155EF4" w:rsidRPr="006E118F" w:rsidRDefault="00155EF4" w:rsidP="0079624F">
      <w:pPr>
        <w:pStyle w:val="ListParagraph"/>
        <w:autoSpaceDE w:val="0"/>
        <w:autoSpaceDN w:val="0"/>
        <w:adjustRightInd w:val="0"/>
        <w:spacing w:after="0" w:line="240" w:lineRule="auto"/>
        <w:jc w:val="center"/>
        <w:rPr>
          <w:rFonts w:ascii="Arial" w:hAnsi="Arial" w:cs="Arial"/>
          <w:b/>
          <w:color w:val="000000"/>
        </w:rPr>
      </w:pPr>
      <w:r w:rsidRPr="006E118F">
        <w:rPr>
          <w:rFonts w:ascii="Arial" w:hAnsi="Arial" w:cs="Arial"/>
          <w:b/>
          <w:color w:val="000000"/>
        </w:rPr>
        <w:t>Jardín de Niños 1105 Anexo La Breña.</w:t>
      </w:r>
    </w:p>
    <w:tbl>
      <w:tblPr>
        <w:tblStyle w:val="TableGrid"/>
        <w:tblW w:w="0" w:type="auto"/>
        <w:tblInd w:w="988" w:type="dxa"/>
        <w:tblLook w:val="04A0" w:firstRow="1" w:lastRow="0" w:firstColumn="1" w:lastColumn="0" w:noHBand="0" w:noVBand="1"/>
      </w:tblPr>
      <w:tblGrid>
        <w:gridCol w:w="950"/>
        <w:gridCol w:w="851"/>
        <w:gridCol w:w="992"/>
        <w:gridCol w:w="850"/>
        <w:gridCol w:w="851"/>
        <w:gridCol w:w="850"/>
        <w:gridCol w:w="851"/>
        <w:gridCol w:w="750"/>
      </w:tblGrid>
      <w:tr w:rsidR="0079624F" w:rsidRPr="0079624F" w14:paraId="1E0128C1" w14:textId="77777777" w:rsidTr="0079624F">
        <w:tc>
          <w:tcPr>
            <w:tcW w:w="950" w:type="dxa"/>
          </w:tcPr>
          <w:p w14:paraId="28CE6FF6" w14:textId="77777777" w:rsidR="00210D63" w:rsidRPr="0079624F" w:rsidRDefault="00210D63" w:rsidP="0079624F">
            <w:pPr>
              <w:pStyle w:val="ListParagraph"/>
              <w:autoSpaceDE w:val="0"/>
              <w:autoSpaceDN w:val="0"/>
              <w:adjustRightInd w:val="0"/>
              <w:ind w:left="0"/>
              <w:jc w:val="center"/>
              <w:rPr>
                <w:rFonts w:ascii="Arial" w:hAnsi="Arial" w:cs="Arial"/>
                <w:b/>
                <w:color w:val="000000"/>
                <w:sz w:val="20"/>
                <w:szCs w:val="20"/>
              </w:rPr>
            </w:pPr>
            <w:r w:rsidRPr="0079624F">
              <w:rPr>
                <w:rFonts w:ascii="Arial" w:hAnsi="Arial" w:cs="Arial"/>
                <w:b/>
                <w:color w:val="000000"/>
                <w:sz w:val="20"/>
                <w:szCs w:val="20"/>
              </w:rPr>
              <w:t>AÑOS</w:t>
            </w:r>
          </w:p>
        </w:tc>
        <w:tc>
          <w:tcPr>
            <w:tcW w:w="851" w:type="dxa"/>
          </w:tcPr>
          <w:p w14:paraId="12A9E6C5" w14:textId="77777777" w:rsidR="00210D63" w:rsidRPr="0079624F" w:rsidRDefault="00210D63" w:rsidP="0079624F">
            <w:pPr>
              <w:jc w:val="center"/>
              <w:rPr>
                <w:rFonts w:ascii="Arial" w:hAnsi="Arial" w:cs="Arial"/>
                <w:b/>
                <w:sz w:val="20"/>
                <w:szCs w:val="20"/>
              </w:rPr>
            </w:pPr>
            <w:r w:rsidRPr="0079624F">
              <w:rPr>
                <w:rFonts w:ascii="Arial" w:hAnsi="Arial" w:cs="Arial"/>
                <w:b/>
                <w:sz w:val="20"/>
                <w:szCs w:val="20"/>
              </w:rPr>
              <w:t>2013</w:t>
            </w:r>
          </w:p>
          <w:p w14:paraId="1B06C219" w14:textId="77777777" w:rsidR="00210D63" w:rsidRPr="0079624F" w:rsidRDefault="00210D63" w:rsidP="0079624F">
            <w:pPr>
              <w:jc w:val="center"/>
              <w:rPr>
                <w:rFonts w:ascii="Arial" w:hAnsi="Arial" w:cs="Arial"/>
                <w:b/>
                <w:sz w:val="20"/>
                <w:szCs w:val="20"/>
              </w:rPr>
            </w:pPr>
          </w:p>
        </w:tc>
        <w:tc>
          <w:tcPr>
            <w:tcW w:w="992" w:type="dxa"/>
          </w:tcPr>
          <w:p w14:paraId="6D510B33" w14:textId="77777777" w:rsidR="00210D63" w:rsidRPr="0079624F" w:rsidRDefault="00210D63" w:rsidP="0079624F">
            <w:pPr>
              <w:jc w:val="center"/>
              <w:rPr>
                <w:rFonts w:ascii="Arial" w:hAnsi="Arial" w:cs="Arial"/>
                <w:b/>
                <w:sz w:val="20"/>
                <w:szCs w:val="20"/>
              </w:rPr>
            </w:pPr>
            <w:r w:rsidRPr="0079624F">
              <w:rPr>
                <w:rFonts w:ascii="Arial" w:hAnsi="Arial" w:cs="Arial"/>
                <w:b/>
                <w:sz w:val="20"/>
                <w:szCs w:val="20"/>
              </w:rPr>
              <w:t>2014</w:t>
            </w:r>
          </w:p>
        </w:tc>
        <w:tc>
          <w:tcPr>
            <w:tcW w:w="850" w:type="dxa"/>
          </w:tcPr>
          <w:p w14:paraId="5927A6BA" w14:textId="77777777" w:rsidR="00210D63" w:rsidRPr="0079624F" w:rsidRDefault="00210D63" w:rsidP="0079624F">
            <w:pPr>
              <w:jc w:val="center"/>
              <w:rPr>
                <w:rFonts w:ascii="Arial" w:hAnsi="Arial" w:cs="Arial"/>
                <w:b/>
                <w:sz w:val="20"/>
                <w:szCs w:val="20"/>
              </w:rPr>
            </w:pPr>
            <w:r w:rsidRPr="0079624F">
              <w:rPr>
                <w:rFonts w:ascii="Arial" w:hAnsi="Arial" w:cs="Arial"/>
                <w:b/>
                <w:sz w:val="20"/>
                <w:szCs w:val="20"/>
              </w:rPr>
              <w:t>2015</w:t>
            </w:r>
          </w:p>
        </w:tc>
        <w:tc>
          <w:tcPr>
            <w:tcW w:w="851" w:type="dxa"/>
          </w:tcPr>
          <w:p w14:paraId="61340981" w14:textId="77777777" w:rsidR="00210D63" w:rsidRPr="0079624F" w:rsidRDefault="00210D63" w:rsidP="0079624F">
            <w:pPr>
              <w:jc w:val="center"/>
              <w:rPr>
                <w:rFonts w:ascii="Arial" w:hAnsi="Arial" w:cs="Arial"/>
                <w:b/>
                <w:sz w:val="20"/>
                <w:szCs w:val="20"/>
              </w:rPr>
            </w:pPr>
            <w:r w:rsidRPr="0079624F">
              <w:rPr>
                <w:rFonts w:ascii="Arial" w:hAnsi="Arial" w:cs="Arial"/>
                <w:b/>
                <w:sz w:val="20"/>
                <w:szCs w:val="20"/>
              </w:rPr>
              <w:t>2016</w:t>
            </w:r>
          </w:p>
        </w:tc>
        <w:tc>
          <w:tcPr>
            <w:tcW w:w="850" w:type="dxa"/>
          </w:tcPr>
          <w:p w14:paraId="245D9532" w14:textId="77777777" w:rsidR="00210D63" w:rsidRPr="0079624F" w:rsidRDefault="00210D63" w:rsidP="0079624F">
            <w:pPr>
              <w:jc w:val="center"/>
              <w:rPr>
                <w:rFonts w:ascii="Arial" w:hAnsi="Arial" w:cs="Arial"/>
                <w:b/>
                <w:sz w:val="20"/>
                <w:szCs w:val="20"/>
              </w:rPr>
            </w:pPr>
            <w:r w:rsidRPr="0079624F">
              <w:rPr>
                <w:rFonts w:ascii="Arial" w:hAnsi="Arial" w:cs="Arial"/>
                <w:b/>
                <w:sz w:val="20"/>
                <w:szCs w:val="20"/>
              </w:rPr>
              <w:t>2017</w:t>
            </w:r>
          </w:p>
        </w:tc>
        <w:tc>
          <w:tcPr>
            <w:tcW w:w="851" w:type="dxa"/>
          </w:tcPr>
          <w:p w14:paraId="35317841" w14:textId="77777777" w:rsidR="00210D63" w:rsidRPr="0079624F" w:rsidRDefault="00210D63" w:rsidP="0079624F">
            <w:pPr>
              <w:jc w:val="center"/>
              <w:rPr>
                <w:rFonts w:ascii="Arial" w:hAnsi="Arial" w:cs="Arial"/>
                <w:b/>
                <w:sz w:val="20"/>
                <w:szCs w:val="20"/>
              </w:rPr>
            </w:pPr>
            <w:r w:rsidRPr="0079624F">
              <w:rPr>
                <w:rFonts w:ascii="Arial" w:hAnsi="Arial" w:cs="Arial"/>
                <w:b/>
                <w:sz w:val="20"/>
                <w:szCs w:val="20"/>
              </w:rPr>
              <w:t>2018</w:t>
            </w:r>
          </w:p>
        </w:tc>
        <w:tc>
          <w:tcPr>
            <w:tcW w:w="750" w:type="dxa"/>
          </w:tcPr>
          <w:p w14:paraId="45DF2E54" w14:textId="77777777" w:rsidR="00210D63" w:rsidRPr="0079624F" w:rsidRDefault="00210D63" w:rsidP="0079624F">
            <w:pPr>
              <w:jc w:val="center"/>
              <w:rPr>
                <w:rFonts w:ascii="Arial" w:hAnsi="Arial" w:cs="Arial"/>
                <w:b/>
                <w:sz w:val="20"/>
                <w:szCs w:val="20"/>
              </w:rPr>
            </w:pPr>
            <w:r w:rsidRPr="0079624F">
              <w:rPr>
                <w:rFonts w:ascii="Arial" w:hAnsi="Arial" w:cs="Arial"/>
                <w:b/>
                <w:sz w:val="20"/>
                <w:szCs w:val="20"/>
              </w:rPr>
              <w:t>2019</w:t>
            </w:r>
          </w:p>
        </w:tc>
      </w:tr>
      <w:tr w:rsidR="0079624F" w:rsidRPr="0079624F" w14:paraId="7BF7875B" w14:textId="77777777" w:rsidTr="00C619AD">
        <w:trPr>
          <w:trHeight w:val="154"/>
        </w:trPr>
        <w:tc>
          <w:tcPr>
            <w:tcW w:w="950" w:type="dxa"/>
          </w:tcPr>
          <w:p w14:paraId="2D853E98" w14:textId="77777777" w:rsidR="00210D63" w:rsidRPr="0079624F" w:rsidRDefault="00210D63" w:rsidP="0079624F">
            <w:pPr>
              <w:pStyle w:val="ListParagraph"/>
              <w:autoSpaceDE w:val="0"/>
              <w:autoSpaceDN w:val="0"/>
              <w:adjustRightInd w:val="0"/>
              <w:ind w:left="0"/>
              <w:jc w:val="center"/>
              <w:rPr>
                <w:rFonts w:ascii="Arial" w:hAnsi="Arial" w:cs="Arial"/>
                <w:color w:val="000000"/>
                <w:sz w:val="20"/>
                <w:szCs w:val="20"/>
              </w:rPr>
            </w:pPr>
            <w:r w:rsidRPr="0079624F">
              <w:rPr>
                <w:rFonts w:ascii="Arial" w:hAnsi="Arial" w:cs="Arial"/>
                <w:color w:val="000000"/>
                <w:sz w:val="20"/>
                <w:szCs w:val="20"/>
              </w:rPr>
              <w:t>TOTAL</w:t>
            </w:r>
          </w:p>
        </w:tc>
        <w:tc>
          <w:tcPr>
            <w:tcW w:w="851" w:type="dxa"/>
          </w:tcPr>
          <w:p w14:paraId="6BBF15D2" w14:textId="77777777" w:rsidR="00210D63" w:rsidRPr="0079624F" w:rsidRDefault="00210D63" w:rsidP="0079624F">
            <w:pPr>
              <w:jc w:val="center"/>
              <w:rPr>
                <w:rFonts w:ascii="Arial" w:hAnsi="Arial" w:cs="Arial"/>
                <w:sz w:val="20"/>
                <w:szCs w:val="20"/>
              </w:rPr>
            </w:pPr>
            <w:r w:rsidRPr="0079624F">
              <w:rPr>
                <w:rFonts w:ascii="Arial" w:hAnsi="Arial" w:cs="Arial"/>
                <w:sz w:val="20"/>
                <w:szCs w:val="20"/>
              </w:rPr>
              <w:t>15</w:t>
            </w:r>
          </w:p>
          <w:p w14:paraId="1CB519DE" w14:textId="77777777" w:rsidR="00210D63" w:rsidRPr="0079624F" w:rsidRDefault="00210D63" w:rsidP="0079624F">
            <w:pPr>
              <w:jc w:val="center"/>
              <w:rPr>
                <w:rFonts w:ascii="Arial" w:hAnsi="Arial" w:cs="Arial"/>
                <w:sz w:val="20"/>
                <w:szCs w:val="20"/>
              </w:rPr>
            </w:pPr>
          </w:p>
        </w:tc>
        <w:tc>
          <w:tcPr>
            <w:tcW w:w="992" w:type="dxa"/>
          </w:tcPr>
          <w:p w14:paraId="6AAE27CC" w14:textId="77777777" w:rsidR="00210D63" w:rsidRPr="0079624F" w:rsidRDefault="00210D63" w:rsidP="0079624F">
            <w:pPr>
              <w:jc w:val="center"/>
              <w:rPr>
                <w:rFonts w:ascii="Arial" w:hAnsi="Arial" w:cs="Arial"/>
                <w:sz w:val="20"/>
                <w:szCs w:val="20"/>
              </w:rPr>
            </w:pPr>
            <w:r w:rsidRPr="0079624F">
              <w:rPr>
                <w:rFonts w:ascii="Arial" w:hAnsi="Arial" w:cs="Arial"/>
                <w:sz w:val="20"/>
                <w:szCs w:val="20"/>
              </w:rPr>
              <w:t>17</w:t>
            </w:r>
          </w:p>
        </w:tc>
        <w:tc>
          <w:tcPr>
            <w:tcW w:w="850" w:type="dxa"/>
          </w:tcPr>
          <w:p w14:paraId="3639A842" w14:textId="77777777" w:rsidR="00210D63" w:rsidRPr="0079624F" w:rsidRDefault="00210D63" w:rsidP="0079624F">
            <w:pPr>
              <w:jc w:val="center"/>
              <w:rPr>
                <w:rFonts w:ascii="Arial" w:hAnsi="Arial" w:cs="Arial"/>
                <w:sz w:val="20"/>
                <w:szCs w:val="20"/>
              </w:rPr>
            </w:pPr>
            <w:r w:rsidRPr="0079624F">
              <w:rPr>
                <w:rFonts w:ascii="Arial" w:hAnsi="Arial" w:cs="Arial"/>
                <w:sz w:val="20"/>
                <w:szCs w:val="20"/>
              </w:rPr>
              <w:t>12</w:t>
            </w:r>
          </w:p>
        </w:tc>
        <w:tc>
          <w:tcPr>
            <w:tcW w:w="851" w:type="dxa"/>
          </w:tcPr>
          <w:p w14:paraId="5CF8BC13" w14:textId="77777777" w:rsidR="00210D63" w:rsidRPr="0079624F" w:rsidRDefault="00210D63" w:rsidP="0079624F">
            <w:pPr>
              <w:jc w:val="center"/>
              <w:rPr>
                <w:rFonts w:ascii="Arial" w:hAnsi="Arial" w:cs="Arial"/>
                <w:sz w:val="20"/>
                <w:szCs w:val="20"/>
              </w:rPr>
            </w:pPr>
            <w:r w:rsidRPr="0079624F">
              <w:rPr>
                <w:rFonts w:ascii="Arial" w:hAnsi="Arial" w:cs="Arial"/>
                <w:sz w:val="20"/>
                <w:szCs w:val="20"/>
              </w:rPr>
              <w:t>11</w:t>
            </w:r>
          </w:p>
        </w:tc>
        <w:tc>
          <w:tcPr>
            <w:tcW w:w="850" w:type="dxa"/>
          </w:tcPr>
          <w:p w14:paraId="4D540569" w14:textId="77777777" w:rsidR="00210D63" w:rsidRPr="0079624F" w:rsidRDefault="00210D63" w:rsidP="0079624F">
            <w:pPr>
              <w:jc w:val="center"/>
              <w:rPr>
                <w:rFonts w:ascii="Arial" w:hAnsi="Arial" w:cs="Arial"/>
                <w:sz w:val="20"/>
                <w:szCs w:val="20"/>
              </w:rPr>
            </w:pPr>
            <w:r w:rsidRPr="0079624F">
              <w:rPr>
                <w:rFonts w:ascii="Arial" w:hAnsi="Arial" w:cs="Arial"/>
                <w:sz w:val="20"/>
                <w:szCs w:val="20"/>
              </w:rPr>
              <w:t>13</w:t>
            </w:r>
          </w:p>
        </w:tc>
        <w:tc>
          <w:tcPr>
            <w:tcW w:w="851" w:type="dxa"/>
          </w:tcPr>
          <w:p w14:paraId="2B606530" w14:textId="77777777" w:rsidR="00210D63" w:rsidRPr="0079624F" w:rsidRDefault="00210D63" w:rsidP="0079624F">
            <w:pPr>
              <w:jc w:val="center"/>
              <w:rPr>
                <w:rFonts w:ascii="Arial" w:hAnsi="Arial" w:cs="Arial"/>
                <w:sz w:val="20"/>
                <w:szCs w:val="20"/>
              </w:rPr>
            </w:pPr>
          </w:p>
        </w:tc>
        <w:tc>
          <w:tcPr>
            <w:tcW w:w="750" w:type="dxa"/>
          </w:tcPr>
          <w:p w14:paraId="2C16A653" w14:textId="77777777" w:rsidR="00210D63" w:rsidRPr="0079624F" w:rsidRDefault="00210D63" w:rsidP="0079624F">
            <w:pPr>
              <w:jc w:val="center"/>
              <w:rPr>
                <w:rFonts w:ascii="Arial" w:hAnsi="Arial" w:cs="Arial"/>
                <w:b/>
                <w:sz w:val="20"/>
                <w:szCs w:val="20"/>
              </w:rPr>
            </w:pPr>
            <w:r w:rsidRPr="0079624F">
              <w:rPr>
                <w:rFonts w:ascii="Arial" w:hAnsi="Arial" w:cs="Arial"/>
                <w:b/>
                <w:sz w:val="20"/>
                <w:szCs w:val="20"/>
              </w:rPr>
              <w:t>12</w:t>
            </w:r>
          </w:p>
        </w:tc>
      </w:tr>
    </w:tbl>
    <w:p w14:paraId="621099A7" w14:textId="77777777" w:rsidR="00155EF4" w:rsidRDefault="0079624F" w:rsidP="0079624F">
      <w:pPr>
        <w:pStyle w:val="ListParagraph"/>
        <w:autoSpaceDE w:val="0"/>
        <w:autoSpaceDN w:val="0"/>
        <w:adjustRightInd w:val="0"/>
        <w:spacing w:after="0" w:line="240" w:lineRule="auto"/>
        <w:rPr>
          <w:rFonts w:ascii="Arial" w:hAnsi="Arial" w:cs="Arial"/>
          <w:color w:val="000000"/>
          <w:shd w:val="clear" w:color="auto" w:fill="FFFFFF"/>
        </w:rPr>
      </w:pPr>
      <w:r>
        <w:rPr>
          <w:rFonts w:ascii="Arial" w:hAnsi="Arial" w:cs="Arial"/>
          <w:b/>
          <w:color w:val="000000"/>
          <w:sz w:val="20"/>
          <w:szCs w:val="20"/>
          <w:shd w:val="clear" w:color="auto" w:fill="FFFFFF"/>
        </w:rPr>
        <w:t xml:space="preserve">     </w:t>
      </w:r>
      <w:r w:rsidR="00155EF4" w:rsidRPr="0071041B">
        <w:rPr>
          <w:rFonts w:ascii="Arial" w:hAnsi="Arial" w:cs="Arial"/>
          <w:b/>
          <w:color w:val="000000"/>
          <w:sz w:val="20"/>
          <w:szCs w:val="20"/>
          <w:shd w:val="clear" w:color="auto" w:fill="FFFFFF"/>
        </w:rPr>
        <w:t>FUENTE:</w:t>
      </w:r>
      <w:r w:rsidR="00155EF4" w:rsidRPr="0071041B">
        <w:rPr>
          <w:rFonts w:ascii="Arial" w:hAnsi="Arial" w:cs="Arial"/>
          <w:color w:val="000000"/>
          <w:sz w:val="20"/>
          <w:szCs w:val="20"/>
          <w:shd w:val="clear" w:color="auto" w:fill="FFFFFF"/>
        </w:rPr>
        <w:t> ESCALE</w:t>
      </w:r>
      <w:r>
        <w:rPr>
          <w:rFonts w:ascii="Arial" w:hAnsi="Arial" w:cs="Arial"/>
          <w:color w:val="000000"/>
          <w:sz w:val="20"/>
          <w:szCs w:val="20"/>
          <w:shd w:val="clear" w:color="auto" w:fill="FFFFFF"/>
        </w:rPr>
        <w:t xml:space="preserve"> </w:t>
      </w:r>
      <w:r w:rsidR="00155EF4" w:rsidRPr="0071041B">
        <w:rPr>
          <w:rFonts w:ascii="Arial" w:hAnsi="Arial" w:cs="Arial"/>
          <w:color w:val="000000"/>
          <w:sz w:val="20"/>
          <w:szCs w:val="20"/>
          <w:shd w:val="clear" w:color="auto" w:fill="FFFFFF"/>
        </w:rPr>
        <w:t>Unidad de Estadística Educativa - Ministerio de Educación</w:t>
      </w:r>
      <w:r w:rsidR="00155EF4" w:rsidRPr="0020602B">
        <w:rPr>
          <w:rFonts w:ascii="Arial" w:hAnsi="Arial" w:cs="Arial"/>
          <w:color w:val="000000"/>
          <w:shd w:val="clear" w:color="auto" w:fill="FFFFFF"/>
        </w:rPr>
        <w:t>.</w:t>
      </w:r>
    </w:p>
    <w:p w14:paraId="31E39594" w14:textId="77777777" w:rsidR="00210D63" w:rsidRPr="0020602B" w:rsidRDefault="00210D63" w:rsidP="0079624F">
      <w:pPr>
        <w:pStyle w:val="ListParagraph"/>
        <w:autoSpaceDE w:val="0"/>
        <w:autoSpaceDN w:val="0"/>
        <w:adjustRightInd w:val="0"/>
        <w:spacing w:after="0" w:line="240" w:lineRule="auto"/>
        <w:jc w:val="center"/>
        <w:rPr>
          <w:rFonts w:ascii="Arial" w:hAnsi="Arial" w:cs="Arial"/>
          <w:color w:val="000000"/>
          <w:shd w:val="clear" w:color="auto" w:fill="FFFFFF"/>
        </w:rPr>
      </w:pPr>
    </w:p>
    <w:p w14:paraId="02EE168D" w14:textId="637E2709" w:rsidR="00B10C2A" w:rsidRDefault="00134E90" w:rsidP="00B10C2A">
      <w:pPr>
        <w:pStyle w:val="ListParagraph"/>
        <w:autoSpaceDE w:val="0"/>
        <w:autoSpaceDN w:val="0"/>
        <w:adjustRightInd w:val="0"/>
        <w:spacing w:after="0" w:line="240" w:lineRule="auto"/>
        <w:jc w:val="center"/>
        <w:rPr>
          <w:rFonts w:ascii="Arial" w:hAnsi="Arial" w:cs="Arial"/>
          <w:b/>
          <w:color w:val="000000"/>
        </w:rPr>
      </w:pPr>
      <w:r>
        <w:rPr>
          <w:rFonts w:ascii="Arial" w:hAnsi="Arial" w:cs="Arial"/>
          <w:b/>
          <w:color w:val="000000"/>
        </w:rPr>
        <w:t>CUADRO N° 19</w:t>
      </w:r>
    </w:p>
    <w:p w14:paraId="02E3D327" w14:textId="77777777" w:rsidR="002712ED" w:rsidRPr="00B10C2A" w:rsidRDefault="002712ED" w:rsidP="00B10C2A">
      <w:pPr>
        <w:pStyle w:val="ListParagraph"/>
        <w:autoSpaceDE w:val="0"/>
        <w:autoSpaceDN w:val="0"/>
        <w:adjustRightInd w:val="0"/>
        <w:spacing w:after="0" w:line="240" w:lineRule="auto"/>
        <w:jc w:val="center"/>
        <w:rPr>
          <w:rFonts w:ascii="Arial" w:hAnsi="Arial" w:cs="Arial"/>
          <w:b/>
          <w:color w:val="000000"/>
        </w:rPr>
      </w:pPr>
      <w:r>
        <w:rPr>
          <w:rFonts w:ascii="Arial" w:hAnsi="Arial" w:cs="Arial"/>
          <w:b/>
          <w:color w:val="000000"/>
        </w:rPr>
        <w:t>Alumnos Matriculados N° 467 Huacrapuquio</w:t>
      </w:r>
    </w:p>
    <w:tbl>
      <w:tblPr>
        <w:tblStyle w:val="TableGrid"/>
        <w:tblW w:w="9493" w:type="dxa"/>
        <w:tblLook w:val="04A0" w:firstRow="1" w:lastRow="0" w:firstColumn="1" w:lastColumn="0" w:noHBand="0" w:noVBand="1"/>
      </w:tblPr>
      <w:tblGrid>
        <w:gridCol w:w="751"/>
        <w:gridCol w:w="549"/>
        <w:gridCol w:w="549"/>
        <w:gridCol w:w="549"/>
        <w:gridCol w:w="549"/>
        <w:gridCol w:w="549"/>
        <w:gridCol w:w="549"/>
        <w:gridCol w:w="549"/>
        <w:gridCol w:w="549"/>
        <w:gridCol w:w="549"/>
        <w:gridCol w:w="549"/>
        <w:gridCol w:w="549"/>
        <w:gridCol w:w="549"/>
        <w:gridCol w:w="549"/>
        <w:gridCol w:w="549"/>
        <w:gridCol w:w="506"/>
        <w:gridCol w:w="22"/>
        <w:gridCol w:w="528"/>
      </w:tblGrid>
      <w:tr w:rsidR="007C336C" w:rsidRPr="006E118F" w14:paraId="189EB78D" w14:textId="77777777" w:rsidTr="00C619AD">
        <w:trPr>
          <w:trHeight w:val="311"/>
        </w:trPr>
        <w:tc>
          <w:tcPr>
            <w:tcW w:w="751" w:type="dxa"/>
          </w:tcPr>
          <w:p w14:paraId="79282DEC" w14:textId="77777777" w:rsidR="007C336C" w:rsidRPr="006E118F" w:rsidRDefault="007C336C" w:rsidP="00155EF4">
            <w:pPr>
              <w:jc w:val="both"/>
              <w:rPr>
                <w:rFonts w:ascii="Arial" w:hAnsi="Arial" w:cs="Arial"/>
                <w:b/>
                <w:sz w:val="14"/>
                <w:szCs w:val="14"/>
              </w:rPr>
            </w:pPr>
            <w:r w:rsidRPr="006E118F">
              <w:rPr>
                <w:rFonts w:ascii="Arial" w:hAnsi="Arial" w:cs="Arial"/>
                <w:b/>
                <w:sz w:val="14"/>
                <w:szCs w:val="14"/>
              </w:rPr>
              <w:t>AÑOS</w:t>
            </w:r>
          </w:p>
        </w:tc>
        <w:tc>
          <w:tcPr>
            <w:tcW w:w="549" w:type="dxa"/>
          </w:tcPr>
          <w:p w14:paraId="1576B4C3" w14:textId="77777777" w:rsidR="007C336C" w:rsidRPr="006E118F" w:rsidRDefault="007C336C" w:rsidP="00155EF4">
            <w:pPr>
              <w:jc w:val="both"/>
              <w:rPr>
                <w:rFonts w:ascii="Arial" w:hAnsi="Arial" w:cs="Arial"/>
                <w:b/>
                <w:sz w:val="14"/>
                <w:szCs w:val="14"/>
              </w:rPr>
            </w:pPr>
            <w:r w:rsidRPr="006E118F">
              <w:rPr>
                <w:rFonts w:ascii="Arial" w:hAnsi="Arial" w:cs="Arial"/>
                <w:b/>
                <w:sz w:val="14"/>
                <w:szCs w:val="14"/>
              </w:rPr>
              <w:t>2004</w:t>
            </w:r>
          </w:p>
        </w:tc>
        <w:tc>
          <w:tcPr>
            <w:tcW w:w="549" w:type="dxa"/>
          </w:tcPr>
          <w:p w14:paraId="06015CC2" w14:textId="77777777" w:rsidR="007C336C" w:rsidRPr="006E118F" w:rsidRDefault="007C336C" w:rsidP="00155EF4">
            <w:pPr>
              <w:jc w:val="both"/>
              <w:rPr>
                <w:rFonts w:ascii="Arial" w:hAnsi="Arial" w:cs="Arial"/>
                <w:b/>
                <w:sz w:val="14"/>
                <w:szCs w:val="14"/>
              </w:rPr>
            </w:pPr>
            <w:r w:rsidRPr="006E118F">
              <w:rPr>
                <w:rFonts w:ascii="Arial" w:hAnsi="Arial" w:cs="Arial"/>
                <w:b/>
                <w:sz w:val="14"/>
                <w:szCs w:val="14"/>
              </w:rPr>
              <w:t>2005</w:t>
            </w:r>
          </w:p>
        </w:tc>
        <w:tc>
          <w:tcPr>
            <w:tcW w:w="549" w:type="dxa"/>
          </w:tcPr>
          <w:p w14:paraId="7D502FA0" w14:textId="77777777" w:rsidR="007C336C" w:rsidRPr="006E118F" w:rsidRDefault="007C336C" w:rsidP="00155EF4">
            <w:pPr>
              <w:jc w:val="both"/>
              <w:rPr>
                <w:rFonts w:ascii="Arial" w:hAnsi="Arial" w:cs="Arial"/>
                <w:b/>
                <w:sz w:val="14"/>
                <w:szCs w:val="14"/>
              </w:rPr>
            </w:pPr>
            <w:r w:rsidRPr="006E118F">
              <w:rPr>
                <w:rFonts w:ascii="Arial" w:hAnsi="Arial" w:cs="Arial"/>
                <w:b/>
                <w:sz w:val="14"/>
                <w:szCs w:val="14"/>
              </w:rPr>
              <w:t>2006</w:t>
            </w:r>
          </w:p>
        </w:tc>
        <w:tc>
          <w:tcPr>
            <w:tcW w:w="549" w:type="dxa"/>
          </w:tcPr>
          <w:p w14:paraId="08401353" w14:textId="77777777" w:rsidR="007C336C" w:rsidRPr="006E118F" w:rsidRDefault="007C336C" w:rsidP="00155EF4">
            <w:pPr>
              <w:jc w:val="both"/>
              <w:rPr>
                <w:rFonts w:ascii="Arial" w:hAnsi="Arial" w:cs="Arial"/>
                <w:b/>
                <w:sz w:val="14"/>
                <w:szCs w:val="14"/>
              </w:rPr>
            </w:pPr>
            <w:r w:rsidRPr="006E118F">
              <w:rPr>
                <w:rFonts w:ascii="Arial" w:hAnsi="Arial" w:cs="Arial"/>
                <w:b/>
                <w:sz w:val="14"/>
                <w:szCs w:val="14"/>
              </w:rPr>
              <w:t>2007</w:t>
            </w:r>
          </w:p>
        </w:tc>
        <w:tc>
          <w:tcPr>
            <w:tcW w:w="549" w:type="dxa"/>
          </w:tcPr>
          <w:p w14:paraId="1D3216EB" w14:textId="77777777" w:rsidR="007C336C" w:rsidRDefault="007C336C" w:rsidP="00155EF4">
            <w:pPr>
              <w:jc w:val="both"/>
              <w:rPr>
                <w:rFonts w:ascii="Arial" w:hAnsi="Arial" w:cs="Arial"/>
                <w:b/>
                <w:sz w:val="14"/>
                <w:szCs w:val="14"/>
              </w:rPr>
            </w:pPr>
            <w:r w:rsidRPr="006E118F">
              <w:rPr>
                <w:rFonts w:ascii="Arial" w:hAnsi="Arial" w:cs="Arial"/>
                <w:b/>
                <w:sz w:val="14"/>
                <w:szCs w:val="14"/>
              </w:rPr>
              <w:t>2008</w:t>
            </w:r>
          </w:p>
          <w:p w14:paraId="25A5FEF4" w14:textId="77777777" w:rsidR="007C336C" w:rsidRPr="006E118F" w:rsidRDefault="007C336C" w:rsidP="00155EF4">
            <w:pPr>
              <w:jc w:val="both"/>
              <w:rPr>
                <w:rFonts w:ascii="Arial" w:hAnsi="Arial" w:cs="Arial"/>
                <w:b/>
                <w:sz w:val="14"/>
                <w:szCs w:val="14"/>
              </w:rPr>
            </w:pPr>
          </w:p>
        </w:tc>
        <w:tc>
          <w:tcPr>
            <w:tcW w:w="549" w:type="dxa"/>
          </w:tcPr>
          <w:p w14:paraId="6C32985A" w14:textId="77777777" w:rsidR="007C336C" w:rsidRPr="006E118F" w:rsidRDefault="007C336C" w:rsidP="00155EF4">
            <w:pPr>
              <w:jc w:val="both"/>
              <w:rPr>
                <w:rFonts w:ascii="Arial" w:hAnsi="Arial" w:cs="Arial"/>
                <w:b/>
                <w:sz w:val="14"/>
                <w:szCs w:val="14"/>
              </w:rPr>
            </w:pPr>
            <w:r w:rsidRPr="006E118F">
              <w:rPr>
                <w:rFonts w:ascii="Arial" w:hAnsi="Arial" w:cs="Arial"/>
                <w:b/>
                <w:sz w:val="14"/>
                <w:szCs w:val="14"/>
              </w:rPr>
              <w:t>2009</w:t>
            </w:r>
          </w:p>
        </w:tc>
        <w:tc>
          <w:tcPr>
            <w:tcW w:w="549" w:type="dxa"/>
          </w:tcPr>
          <w:p w14:paraId="6C0B99FF" w14:textId="77777777" w:rsidR="007C336C" w:rsidRPr="006E118F" w:rsidRDefault="007C336C" w:rsidP="00155EF4">
            <w:pPr>
              <w:jc w:val="both"/>
              <w:rPr>
                <w:rFonts w:ascii="Arial" w:hAnsi="Arial" w:cs="Arial"/>
                <w:b/>
                <w:sz w:val="14"/>
                <w:szCs w:val="14"/>
              </w:rPr>
            </w:pPr>
            <w:r w:rsidRPr="006E118F">
              <w:rPr>
                <w:rFonts w:ascii="Arial" w:hAnsi="Arial" w:cs="Arial"/>
                <w:b/>
                <w:sz w:val="14"/>
                <w:szCs w:val="14"/>
              </w:rPr>
              <w:t>2010</w:t>
            </w:r>
          </w:p>
        </w:tc>
        <w:tc>
          <w:tcPr>
            <w:tcW w:w="549" w:type="dxa"/>
          </w:tcPr>
          <w:p w14:paraId="141FBBA8" w14:textId="77777777" w:rsidR="007C336C" w:rsidRPr="006E118F" w:rsidRDefault="007C336C" w:rsidP="00155EF4">
            <w:pPr>
              <w:jc w:val="both"/>
              <w:rPr>
                <w:rFonts w:ascii="Arial" w:hAnsi="Arial" w:cs="Arial"/>
                <w:b/>
                <w:sz w:val="14"/>
                <w:szCs w:val="14"/>
              </w:rPr>
            </w:pPr>
            <w:r w:rsidRPr="006E118F">
              <w:rPr>
                <w:rFonts w:ascii="Arial" w:hAnsi="Arial" w:cs="Arial"/>
                <w:b/>
                <w:sz w:val="14"/>
                <w:szCs w:val="14"/>
              </w:rPr>
              <w:t>2011</w:t>
            </w:r>
          </w:p>
        </w:tc>
        <w:tc>
          <w:tcPr>
            <w:tcW w:w="549" w:type="dxa"/>
          </w:tcPr>
          <w:p w14:paraId="206EE4CA" w14:textId="77777777" w:rsidR="007C336C" w:rsidRPr="006E118F" w:rsidRDefault="007C336C" w:rsidP="00155EF4">
            <w:pPr>
              <w:jc w:val="both"/>
              <w:rPr>
                <w:rFonts w:ascii="Arial" w:hAnsi="Arial" w:cs="Arial"/>
                <w:b/>
                <w:sz w:val="14"/>
                <w:szCs w:val="14"/>
              </w:rPr>
            </w:pPr>
            <w:r w:rsidRPr="006E118F">
              <w:rPr>
                <w:rFonts w:ascii="Arial" w:hAnsi="Arial" w:cs="Arial"/>
                <w:b/>
                <w:sz w:val="14"/>
                <w:szCs w:val="14"/>
              </w:rPr>
              <w:t>2012</w:t>
            </w:r>
          </w:p>
        </w:tc>
        <w:tc>
          <w:tcPr>
            <w:tcW w:w="549" w:type="dxa"/>
          </w:tcPr>
          <w:p w14:paraId="594BDB2B" w14:textId="77777777" w:rsidR="007C336C" w:rsidRPr="006E118F" w:rsidRDefault="007C336C" w:rsidP="00155EF4">
            <w:pPr>
              <w:jc w:val="both"/>
              <w:rPr>
                <w:rFonts w:ascii="Arial" w:hAnsi="Arial" w:cs="Arial"/>
                <w:b/>
                <w:sz w:val="14"/>
                <w:szCs w:val="14"/>
              </w:rPr>
            </w:pPr>
            <w:r w:rsidRPr="006E118F">
              <w:rPr>
                <w:rFonts w:ascii="Arial" w:hAnsi="Arial" w:cs="Arial"/>
                <w:b/>
                <w:sz w:val="14"/>
                <w:szCs w:val="14"/>
              </w:rPr>
              <w:t>2013</w:t>
            </w:r>
          </w:p>
        </w:tc>
        <w:tc>
          <w:tcPr>
            <w:tcW w:w="549" w:type="dxa"/>
          </w:tcPr>
          <w:p w14:paraId="4E23ECE4" w14:textId="77777777" w:rsidR="007C336C" w:rsidRPr="006E118F" w:rsidRDefault="007C336C" w:rsidP="00155EF4">
            <w:pPr>
              <w:jc w:val="both"/>
              <w:rPr>
                <w:rFonts w:ascii="Arial" w:hAnsi="Arial" w:cs="Arial"/>
                <w:b/>
                <w:sz w:val="14"/>
                <w:szCs w:val="14"/>
              </w:rPr>
            </w:pPr>
            <w:r w:rsidRPr="006E118F">
              <w:rPr>
                <w:rFonts w:ascii="Arial" w:hAnsi="Arial" w:cs="Arial"/>
                <w:b/>
                <w:sz w:val="14"/>
                <w:szCs w:val="14"/>
              </w:rPr>
              <w:t>2014</w:t>
            </w:r>
          </w:p>
        </w:tc>
        <w:tc>
          <w:tcPr>
            <w:tcW w:w="549" w:type="dxa"/>
          </w:tcPr>
          <w:p w14:paraId="5343D2B9" w14:textId="77777777" w:rsidR="007C336C" w:rsidRPr="006E118F" w:rsidRDefault="007C336C" w:rsidP="00155EF4">
            <w:pPr>
              <w:jc w:val="both"/>
              <w:rPr>
                <w:rFonts w:ascii="Arial" w:hAnsi="Arial" w:cs="Arial"/>
                <w:b/>
                <w:sz w:val="14"/>
                <w:szCs w:val="14"/>
              </w:rPr>
            </w:pPr>
            <w:r w:rsidRPr="006E118F">
              <w:rPr>
                <w:rFonts w:ascii="Arial" w:hAnsi="Arial" w:cs="Arial"/>
                <w:b/>
                <w:sz w:val="14"/>
                <w:szCs w:val="14"/>
              </w:rPr>
              <w:t>2015</w:t>
            </w:r>
          </w:p>
        </w:tc>
        <w:tc>
          <w:tcPr>
            <w:tcW w:w="549" w:type="dxa"/>
          </w:tcPr>
          <w:p w14:paraId="6BF7F29F" w14:textId="77777777" w:rsidR="007C336C" w:rsidRPr="006E118F" w:rsidRDefault="007C336C" w:rsidP="00155EF4">
            <w:pPr>
              <w:jc w:val="both"/>
              <w:rPr>
                <w:rFonts w:ascii="Arial" w:hAnsi="Arial" w:cs="Arial"/>
                <w:b/>
                <w:sz w:val="14"/>
                <w:szCs w:val="14"/>
              </w:rPr>
            </w:pPr>
            <w:r w:rsidRPr="006E118F">
              <w:rPr>
                <w:rFonts w:ascii="Arial" w:hAnsi="Arial" w:cs="Arial"/>
                <w:b/>
                <w:sz w:val="14"/>
                <w:szCs w:val="14"/>
              </w:rPr>
              <w:t>2016</w:t>
            </w:r>
          </w:p>
        </w:tc>
        <w:tc>
          <w:tcPr>
            <w:tcW w:w="549" w:type="dxa"/>
          </w:tcPr>
          <w:p w14:paraId="2223C1CA" w14:textId="77777777" w:rsidR="007C336C" w:rsidRPr="006E118F" w:rsidRDefault="007C336C" w:rsidP="00155EF4">
            <w:pPr>
              <w:jc w:val="both"/>
              <w:rPr>
                <w:rFonts w:ascii="Arial" w:hAnsi="Arial" w:cs="Arial"/>
                <w:b/>
                <w:sz w:val="14"/>
                <w:szCs w:val="14"/>
              </w:rPr>
            </w:pPr>
            <w:r w:rsidRPr="006E118F">
              <w:rPr>
                <w:rFonts w:ascii="Arial" w:hAnsi="Arial" w:cs="Arial"/>
                <w:b/>
                <w:sz w:val="14"/>
                <w:szCs w:val="14"/>
              </w:rPr>
              <w:t>2017</w:t>
            </w:r>
          </w:p>
        </w:tc>
        <w:tc>
          <w:tcPr>
            <w:tcW w:w="528" w:type="dxa"/>
            <w:gridSpan w:val="2"/>
          </w:tcPr>
          <w:p w14:paraId="50CE17F5" w14:textId="77777777" w:rsidR="007C336C" w:rsidRPr="006E118F" w:rsidRDefault="007C336C" w:rsidP="00155EF4">
            <w:pPr>
              <w:jc w:val="both"/>
              <w:rPr>
                <w:rFonts w:ascii="Arial" w:hAnsi="Arial" w:cs="Arial"/>
                <w:b/>
                <w:sz w:val="14"/>
                <w:szCs w:val="14"/>
              </w:rPr>
            </w:pPr>
            <w:r w:rsidRPr="006E118F">
              <w:rPr>
                <w:rFonts w:ascii="Arial" w:hAnsi="Arial" w:cs="Arial"/>
                <w:b/>
                <w:sz w:val="14"/>
                <w:szCs w:val="14"/>
              </w:rPr>
              <w:t>2018</w:t>
            </w:r>
          </w:p>
        </w:tc>
        <w:tc>
          <w:tcPr>
            <w:tcW w:w="528" w:type="dxa"/>
          </w:tcPr>
          <w:p w14:paraId="0D79E6FA" w14:textId="77777777" w:rsidR="007C336C" w:rsidRPr="0079624F" w:rsidRDefault="007C336C" w:rsidP="007C336C">
            <w:pPr>
              <w:jc w:val="both"/>
              <w:rPr>
                <w:rFonts w:ascii="Arial" w:hAnsi="Arial" w:cs="Arial"/>
                <w:b/>
                <w:sz w:val="14"/>
                <w:szCs w:val="14"/>
              </w:rPr>
            </w:pPr>
            <w:r w:rsidRPr="0079624F">
              <w:rPr>
                <w:rFonts w:ascii="Arial" w:hAnsi="Arial" w:cs="Arial"/>
                <w:b/>
                <w:sz w:val="14"/>
                <w:szCs w:val="14"/>
              </w:rPr>
              <w:t>2019</w:t>
            </w:r>
          </w:p>
        </w:tc>
      </w:tr>
      <w:tr w:rsidR="007C336C" w:rsidRPr="007C336C" w14:paraId="61FBFA54" w14:textId="77777777" w:rsidTr="00C619AD">
        <w:tc>
          <w:tcPr>
            <w:tcW w:w="751" w:type="dxa"/>
          </w:tcPr>
          <w:p w14:paraId="1BF44E94" w14:textId="77777777" w:rsidR="007C336C" w:rsidRPr="007C336C" w:rsidRDefault="007C336C" w:rsidP="00155EF4">
            <w:pPr>
              <w:jc w:val="both"/>
              <w:rPr>
                <w:rFonts w:ascii="Arial" w:hAnsi="Arial" w:cs="Arial"/>
                <w:b/>
                <w:sz w:val="16"/>
                <w:szCs w:val="16"/>
              </w:rPr>
            </w:pPr>
            <w:r w:rsidRPr="007C336C">
              <w:rPr>
                <w:rFonts w:ascii="Arial" w:hAnsi="Arial" w:cs="Arial"/>
                <w:b/>
                <w:sz w:val="16"/>
                <w:szCs w:val="16"/>
              </w:rPr>
              <w:t>TOTAL</w:t>
            </w:r>
          </w:p>
          <w:p w14:paraId="067739A5" w14:textId="77777777" w:rsidR="007C336C" w:rsidRPr="007C336C" w:rsidRDefault="007C336C" w:rsidP="00155EF4">
            <w:pPr>
              <w:jc w:val="both"/>
              <w:rPr>
                <w:rFonts w:ascii="Arial" w:hAnsi="Arial" w:cs="Arial"/>
                <w:b/>
                <w:sz w:val="16"/>
                <w:szCs w:val="16"/>
              </w:rPr>
            </w:pPr>
          </w:p>
        </w:tc>
        <w:tc>
          <w:tcPr>
            <w:tcW w:w="549" w:type="dxa"/>
          </w:tcPr>
          <w:p w14:paraId="26EB130F" w14:textId="77777777" w:rsidR="007C336C" w:rsidRPr="007C336C" w:rsidRDefault="007C336C" w:rsidP="00155EF4">
            <w:pPr>
              <w:jc w:val="both"/>
              <w:rPr>
                <w:rFonts w:ascii="Arial" w:hAnsi="Arial" w:cs="Arial"/>
                <w:b/>
                <w:sz w:val="16"/>
                <w:szCs w:val="16"/>
              </w:rPr>
            </w:pPr>
            <w:r w:rsidRPr="007C336C">
              <w:rPr>
                <w:rFonts w:ascii="Arial" w:hAnsi="Arial" w:cs="Arial"/>
                <w:b/>
                <w:sz w:val="16"/>
                <w:szCs w:val="16"/>
              </w:rPr>
              <w:t>21</w:t>
            </w:r>
          </w:p>
        </w:tc>
        <w:tc>
          <w:tcPr>
            <w:tcW w:w="549" w:type="dxa"/>
          </w:tcPr>
          <w:p w14:paraId="2346EF0F" w14:textId="77777777" w:rsidR="007C336C" w:rsidRPr="007C336C" w:rsidRDefault="007C336C" w:rsidP="00155EF4">
            <w:pPr>
              <w:jc w:val="both"/>
              <w:rPr>
                <w:rFonts w:ascii="Arial" w:hAnsi="Arial" w:cs="Arial"/>
                <w:b/>
                <w:sz w:val="16"/>
                <w:szCs w:val="16"/>
              </w:rPr>
            </w:pPr>
            <w:r w:rsidRPr="007C336C">
              <w:rPr>
                <w:rFonts w:ascii="Arial" w:hAnsi="Arial" w:cs="Arial"/>
                <w:b/>
                <w:sz w:val="16"/>
                <w:szCs w:val="16"/>
              </w:rPr>
              <w:t>15</w:t>
            </w:r>
          </w:p>
        </w:tc>
        <w:tc>
          <w:tcPr>
            <w:tcW w:w="549" w:type="dxa"/>
          </w:tcPr>
          <w:p w14:paraId="734DC64C" w14:textId="77777777" w:rsidR="007C336C" w:rsidRPr="007C336C" w:rsidRDefault="007C336C" w:rsidP="00155EF4">
            <w:pPr>
              <w:jc w:val="both"/>
              <w:rPr>
                <w:rFonts w:ascii="Arial" w:hAnsi="Arial" w:cs="Arial"/>
                <w:b/>
                <w:sz w:val="16"/>
                <w:szCs w:val="16"/>
              </w:rPr>
            </w:pPr>
            <w:r w:rsidRPr="007C336C">
              <w:rPr>
                <w:rFonts w:ascii="Arial" w:hAnsi="Arial" w:cs="Arial"/>
                <w:b/>
                <w:sz w:val="16"/>
                <w:szCs w:val="16"/>
              </w:rPr>
              <w:t>18</w:t>
            </w:r>
          </w:p>
        </w:tc>
        <w:tc>
          <w:tcPr>
            <w:tcW w:w="549" w:type="dxa"/>
          </w:tcPr>
          <w:p w14:paraId="09BD4620" w14:textId="77777777" w:rsidR="007C336C" w:rsidRPr="007C336C" w:rsidRDefault="007C336C" w:rsidP="00155EF4">
            <w:pPr>
              <w:jc w:val="both"/>
              <w:rPr>
                <w:rFonts w:ascii="Arial" w:hAnsi="Arial" w:cs="Arial"/>
                <w:b/>
                <w:sz w:val="16"/>
                <w:szCs w:val="16"/>
              </w:rPr>
            </w:pPr>
            <w:r w:rsidRPr="007C336C">
              <w:rPr>
                <w:rFonts w:ascii="Arial" w:hAnsi="Arial" w:cs="Arial"/>
                <w:b/>
                <w:sz w:val="16"/>
                <w:szCs w:val="16"/>
              </w:rPr>
              <w:t>24</w:t>
            </w:r>
          </w:p>
        </w:tc>
        <w:tc>
          <w:tcPr>
            <w:tcW w:w="549" w:type="dxa"/>
          </w:tcPr>
          <w:p w14:paraId="3D37FE7C" w14:textId="77777777" w:rsidR="007C336C" w:rsidRPr="007C336C" w:rsidRDefault="007C336C" w:rsidP="00155EF4">
            <w:pPr>
              <w:jc w:val="both"/>
              <w:rPr>
                <w:rFonts w:ascii="Arial" w:hAnsi="Arial" w:cs="Arial"/>
                <w:b/>
                <w:sz w:val="16"/>
                <w:szCs w:val="16"/>
              </w:rPr>
            </w:pPr>
            <w:r w:rsidRPr="007C336C">
              <w:rPr>
                <w:rFonts w:ascii="Arial" w:hAnsi="Arial" w:cs="Arial"/>
                <w:b/>
                <w:sz w:val="16"/>
                <w:szCs w:val="16"/>
              </w:rPr>
              <w:t>15</w:t>
            </w:r>
          </w:p>
        </w:tc>
        <w:tc>
          <w:tcPr>
            <w:tcW w:w="549" w:type="dxa"/>
          </w:tcPr>
          <w:p w14:paraId="282AB21E" w14:textId="77777777" w:rsidR="007C336C" w:rsidRPr="007C336C" w:rsidRDefault="007C336C" w:rsidP="00155EF4">
            <w:pPr>
              <w:jc w:val="both"/>
              <w:rPr>
                <w:rFonts w:ascii="Arial" w:hAnsi="Arial" w:cs="Arial"/>
                <w:b/>
                <w:sz w:val="16"/>
                <w:szCs w:val="16"/>
              </w:rPr>
            </w:pPr>
            <w:r w:rsidRPr="007C336C">
              <w:rPr>
                <w:rFonts w:ascii="Arial" w:hAnsi="Arial" w:cs="Arial"/>
                <w:b/>
                <w:sz w:val="16"/>
                <w:szCs w:val="16"/>
              </w:rPr>
              <w:t>24</w:t>
            </w:r>
          </w:p>
        </w:tc>
        <w:tc>
          <w:tcPr>
            <w:tcW w:w="549" w:type="dxa"/>
          </w:tcPr>
          <w:p w14:paraId="08FFDEED" w14:textId="77777777" w:rsidR="007C336C" w:rsidRPr="007C336C" w:rsidRDefault="007C336C" w:rsidP="00155EF4">
            <w:pPr>
              <w:jc w:val="both"/>
              <w:rPr>
                <w:rFonts w:ascii="Arial" w:hAnsi="Arial" w:cs="Arial"/>
                <w:b/>
                <w:sz w:val="16"/>
                <w:szCs w:val="16"/>
              </w:rPr>
            </w:pPr>
            <w:r w:rsidRPr="007C336C">
              <w:rPr>
                <w:rFonts w:ascii="Arial" w:hAnsi="Arial" w:cs="Arial"/>
                <w:b/>
                <w:sz w:val="16"/>
                <w:szCs w:val="16"/>
              </w:rPr>
              <w:t>30</w:t>
            </w:r>
          </w:p>
        </w:tc>
        <w:tc>
          <w:tcPr>
            <w:tcW w:w="549" w:type="dxa"/>
          </w:tcPr>
          <w:p w14:paraId="5B17DC26" w14:textId="77777777" w:rsidR="007C336C" w:rsidRPr="007C336C" w:rsidRDefault="007C336C" w:rsidP="00155EF4">
            <w:pPr>
              <w:jc w:val="both"/>
              <w:rPr>
                <w:rFonts w:ascii="Arial" w:hAnsi="Arial" w:cs="Arial"/>
                <w:b/>
                <w:sz w:val="16"/>
                <w:szCs w:val="16"/>
              </w:rPr>
            </w:pPr>
          </w:p>
        </w:tc>
        <w:tc>
          <w:tcPr>
            <w:tcW w:w="549" w:type="dxa"/>
          </w:tcPr>
          <w:p w14:paraId="3D658488" w14:textId="77777777" w:rsidR="007C336C" w:rsidRPr="007C336C" w:rsidRDefault="007C336C" w:rsidP="00155EF4">
            <w:pPr>
              <w:jc w:val="both"/>
              <w:rPr>
                <w:rFonts w:ascii="Arial" w:hAnsi="Arial" w:cs="Arial"/>
                <w:b/>
                <w:sz w:val="16"/>
                <w:szCs w:val="16"/>
              </w:rPr>
            </w:pPr>
            <w:r w:rsidRPr="007C336C">
              <w:rPr>
                <w:rFonts w:ascii="Arial" w:hAnsi="Arial" w:cs="Arial"/>
                <w:b/>
                <w:sz w:val="16"/>
                <w:szCs w:val="16"/>
              </w:rPr>
              <w:t>32</w:t>
            </w:r>
          </w:p>
        </w:tc>
        <w:tc>
          <w:tcPr>
            <w:tcW w:w="549" w:type="dxa"/>
          </w:tcPr>
          <w:p w14:paraId="7A9A305E" w14:textId="77777777" w:rsidR="007C336C" w:rsidRPr="007C336C" w:rsidRDefault="007C336C" w:rsidP="00155EF4">
            <w:pPr>
              <w:jc w:val="both"/>
              <w:rPr>
                <w:rFonts w:ascii="Arial" w:hAnsi="Arial" w:cs="Arial"/>
                <w:b/>
                <w:sz w:val="16"/>
                <w:szCs w:val="16"/>
              </w:rPr>
            </w:pPr>
            <w:r w:rsidRPr="007C336C">
              <w:rPr>
                <w:rFonts w:ascii="Arial" w:hAnsi="Arial" w:cs="Arial"/>
                <w:b/>
                <w:sz w:val="16"/>
                <w:szCs w:val="16"/>
              </w:rPr>
              <w:t>34</w:t>
            </w:r>
          </w:p>
        </w:tc>
        <w:tc>
          <w:tcPr>
            <w:tcW w:w="549" w:type="dxa"/>
          </w:tcPr>
          <w:p w14:paraId="083E739F" w14:textId="77777777" w:rsidR="007C336C" w:rsidRPr="007C336C" w:rsidRDefault="007C336C" w:rsidP="00155EF4">
            <w:pPr>
              <w:jc w:val="both"/>
              <w:rPr>
                <w:rFonts w:ascii="Arial" w:hAnsi="Arial" w:cs="Arial"/>
                <w:b/>
                <w:sz w:val="16"/>
                <w:szCs w:val="16"/>
              </w:rPr>
            </w:pPr>
            <w:r w:rsidRPr="007C336C">
              <w:rPr>
                <w:rFonts w:ascii="Arial" w:hAnsi="Arial" w:cs="Arial"/>
                <w:b/>
                <w:sz w:val="16"/>
                <w:szCs w:val="16"/>
              </w:rPr>
              <w:t>41</w:t>
            </w:r>
          </w:p>
        </w:tc>
        <w:tc>
          <w:tcPr>
            <w:tcW w:w="549" w:type="dxa"/>
          </w:tcPr>
          <w:p w14:paraId="5EE65CC6" w14:textId="77777777" w:rsidR="007C336C" w:rsidRPr="007C336C" w:rsidRDefault="007C336C" w:rsidP="00155EF4">
            <w:pPr>
              <w:jc w:val="both"/>
              <w:rPr>
                <w:rFonts w:ascii="Arial" w:hAnsi="Arial" w:cs="Arial"/>
                <w:b/>
                <w:sz w:val="16"/>
                <w:szCs w:val="16"/>
              </w:rPr>
            </w:pPr>
            <w:r w:rsidRPr="007C336C">
              <w:rPr>
                <w:rFonts w:ascii="Arial" w:hAnsi="Arial" w:cs="Arial"/>
                <w:b/>
                <w:sz w:val="16"/>
                <w:szCs w:val="16"/>
              </w:rPr>
              <w:t>36</w:t>
            </w:r>
          </w:p>
        </w:tc>
        <w:tc>
          <w:tcPr>
            <w:tcW w:w="549" w:type="dxa"/>
          </w:tcPr>
          <w:p w14:paraId="4681F2BE" w14:textId="77777777" w:rsidR="007C336C" w:rsidRPr="007C336C" w:rsidRDefault="007C336C" w:rsidP="00155EF4">
            <w:pPr>
              <w:jc w:val="both"/>
              <w:rPr>
                <w:rFonts w:ascii="Arial" w:hAnsi="Arial" w:cs="Arial"/>
                <w:b/>
                <w:sz w:val="16"/>
                <w:szCs w:val="16"/>
              </w:rPr>
            </w:pPr>
            <w:r w:rsidRPr="007C336C">
              <w:rPr>
                <w:rFonts w:ascii="Arial" w:hAnsi="Arial" w:cs="Arial"/>
                <w:b/>
                <w:sz w:val="16"/>
                <w:szCs w:val="16"/>
              </w:rPr>
              <w:t>40</w:t>
            </w:r>
          </w:p>
        </w:tc>
        <w:tc>
          <w:tcPr>
            <w:tcW w:w="549" w:type="dxa"/>
          </w:tcPr>
          <w:p w14:paraId="024A4290" w14:textId="77777777" w:rsidR="007C336C" w:rsidRPr="007C336C" w:rsidRDefault="007C336C" w:rsidP="00155EF4">
            <w:pPr>
              <w:jc w:val="both"/>
              <w:rPr>
                <w:rFonts w:ascii="Arial" w:hAnsi="Arial" w:cs="Arial"/>
                <w:b/>
                <w:sz w:val="16"/>
                <w:szCs w:val="16"/>
              </w:rPr>
            </w:pPr>
            <w:r w:rsidRPr="007C336C">
              <w:rPr>
                <w:rFonts w:ascii="Arial" w:hAnsi="Arial" w:cs="Arial"/>
                <w:b/>
                <w:sz w:val="16"/>
                <w:szCs w:val="16"/>
              </w:rPr>
              <w:t>34</w:t>
            </w:r>
          </w:p>
        </w:tc>
        <w:tc>
          <w:tcPr>
            <w:tcW w:w="506" w:type="dxa"/>
          </w:tcPr>
          <w:p w14:paraId="75E83220" w14:textId="77777777" w:rsidR="007C336C" w:rsidRPr="007C336C" w:rsidRDefault="007C336C" w:rsidP="00155EF4">
            <w:pPr>
              <w:jc w:val="both"/>
              <w:rPr>
                <w:rFonts w:ascii="Arial" w:hAnsi="Arial" w:cs="Arial"/>
                <w:b/>
                <w:sz w:val="16"/>
                <w:szCs w:val="16"/>
              </w:rPr>
            </w:pPr>
            <w:r w:rsidRPr="007C336C">
              <w:rPr>
                <w:rFonts w:ascii="Arial" w:hAnsi="Arial" w:cs="Arial"/>
                <w:b/>
                <w:sz w:val="16"/>
                <w:szCs w:val="16"/>
              </w:rPr>
              <w:t>44</w:t>
            </w:r>
          </w:p>
        </w:tc>
        <w:tc>
          <w:tcPr>
            <w:tcW w:w="550" w:type="dxa"/>
            <w:gridSpan w:val="2"/>
          </w:tcPr>
          <w:p w14:paraId="67D7EF16" w14:textId="77777777" w:rsidR="007C336C" w:rsidRPr="007C336C" w:rsidRDefault="007C336C" w:rsidP="007C336C">
            <w:pPr>
              <w:jc w:val="both"/>
              <w:rPr>
                <w:rFonts w:ascii="Arial" w:hAnsi="Arial" w:cs="Arial"/>
                <w:b/>
                <w:sz w:val="16"/>
                <w:szCs w:val="16"/>
              </w:rPr>
            </w:pPr>
            <w:r>
              <w:rPr>
                <w:rFonts w:ascii="Arial" w:hAnsi="Arial" w:cs="Arial"/>
                <w:b/>
                <w:sz w:val="16"/>
                <w:szCs w:val="16"/>
              </w:rPr>
              <w:t>42</w:t>
            </w:r>
          </w:p>
        </w:tc>
      </w:tr>
    </w:tbl>
    <w:p w14:paraId="1ABF5278" w14:textId="77777777" w:rsidR="00155EF4" w:rsidRPr="0071041B" w:rsidRDefault="00155EF4" w:rsidP="00155EF4">
      <w:pPr>
        <w:autoSpaceDE w:val="0"/>
        <w:autoSpaceDN w:val="0"/>
        <w:adjustRightInd w:val="0"/>
        <w:spacing w:after="0" w:line="240" w:lineRule="auto"/>
        <w:jc w:val="both"/>
        <w:rPr>
          <w:rFonts w:ascii="Arial" w:hAnsi="Arial" w:cs="Arial"/>
          <w:color w:val="000000"/>
          <w:sz w:val="20"/>
          <w:szCs w:val="20"/>
          <w:shd w:val="clear" w:color="auto" w:fill="FFFFFF"/>
        </w:rPr>
      </w:pPr>
      <w:r w:rsidRPr="0071041B">
        <w:rPr>
          <w:rFonts w:ascii="Arial" w:hAnsi="Arial" w:cs="Arial"/>
          <w:b/>
          <w:color w:val="000000"/>
          <w:sz w:val="20"/>
          <w:szCs w:val="20"/>
          <w:shd w:val="clear" w:color="auto" w:fill="FFFFFF"/>
        </w:rPr>
        <w:t>FUENTE</w:t>
      </w:r>
      <w:r w:rsidRPr="0071041B">
        <w:rPr>
          <w:rFonts w:ascii="Arial" w:hAnsi="Arial" w:cs="Arial"/>
          <w:color w:val="000000"/>
          <w:sz w:val="20"/>
          <w:szCs w:val="20"/>
          <w:shd w:val="clear" w:color="auto" w:fill="FFFFFF"/>
        </w:rPr>
        <w:t>: ESCALE - Unidad de Estadística Educativa - Ministerio de Educación.</w:t>
      </w:r>
    </w:p>
    <w:p w14:paraId="38CB72ED" w14:textId="77777777" w:rsidR="00155EF4" w:rsidRDefault="00155EF4" w:rsidP="00155EF4">
      <w:pPr>
        <w:autoSpaceDE w:val="0"/>
        <w:autoSpaceDN w:val="0"/>
        <w:adjustRightInd w:val="0"/>
        <w:spacing w:after="0" w:line="240" w:lineRule="auto"/>
        <w:jc w:val="both"/>
        <w:rPr>
          <w:rFonts w:ascii="Times New Roman" w:hAnsi="Times New Roman" w:cs="Times New Roman"/>
          <w:color w:val="000000"/>
          <w:sz w:val="20"/>
          <w:szCs w:val="20"/>
        </w:rPr>
      </w:pPr>
    </w:p>
    <w:p w14:paraId="7004C3D0" w14:textId="77777777" w:rsidR="00155EF4" w:rsidRPr="0071041B" w:rsidRDefault="00155EF4" w:rsidP="00155EF4">
      <w:pPr>
        <w:autoSpaceDE w:val="0"/>
        <w:autoSpaceDN w:val="0"/>
        <w:adjustRightInd w:val="0"/>
        <w:spacing w:after="0" w:line="360" w:lineRule="auto"/>
        <w:jc w:val="both"/>
        <w:rPr>
          <w:rFonts w:ascii="Arial" w:hAnsi="Arial" w:cs="Arial"/>
        </w:rPr>
      </w:pPr>
      <w:r w:rsidRPr="0071041B">
        <w:rPr>
          <w:rFonts w:ascii="Arial" w:hAnsi="Arial" w:cs="Arial"/>
        </w:rPr>
        <w:t>Programa no Escolarizado de Educación Inicial PRONEI Huarisca</w:t>
      </w:r>
    </w:p>
    <w:p w14:paraId="01D8FAFA" w14:textId="77777777" w:rsidR="002712ED" w:rsidRDefault="00155EF4" w:rsidP="00155EF4">
      <w:pPr>
        <w:autoSpaceDE w:val="0"/>
        <w:autoSpaceDN w:val="0"/>
        <w:adjustRightInd w:val="0"/>
        <w:spacing w:after="0" w:line="360" w:lineRule="auto"/>
        <w:jc w:val="both"/>
        <w:rPr>
          <w:rFonts w:ascii="Arial" w:hAnsi="Arial" w:cs="Arial"/>
        </w:rPr>
      </w:pPr>
      <w:r w:rsidRPr="0071041B">
        <w:rPr>
          <w:rFonts w:ascii="Arial" w:hAnsi="Arial" w:cs="Arial"/>
          <w:b/>
        </w:rPr>
        <w:t>Año 2017</w:t>
      </w:r>
      <w:r w:rsidRPr="0071041B">
        <w:rPr>
          <w:rFonts w:ascii="Arial" w:hAnsi="Arial" w:cs="Arial"/>
        </w:rPr>
        <w:t>: 06 alumnos.</w:t>
      </w:r>
    </w:p>
    <w:p w14:paraId="7C20F865" w14:textId="77777777" w:rsidR="00155EF4" w:rsidRDefault="00155EF4" w:rsidP="00155EF4">
      <w:pPr>
        <w:autoSpaceDE w:val="0"/>
        <w:autoSpaceDN w:val="0"/>
        <w:adjustRightInd w:val="0"/>
        <w:spacing w:after="0" w:line="360" w:lineRule="auto"/>
        <w:jc w:val="both"/>
        <w:rPr>
          <w:rFonts w:ascii="Arial" w:hAnsi="Arial" w:cs="Arial"/>
        </w:rPr>
      </w:pPr>
      <w:r w:rsidRPr="0071041B">
        <w:rPr>
          <w:rFonts w:ascii="Arial" w:hAnsi="Arial" w:cs="Arial"/>
          <w:b/>
        </w:rPr>
        <w:t>Año 2018</w:t>
      </w:r>
      <w:r w:rsidR="007379A1">
        <w:rPr>
          <w:rFonts w:ascii="Arial" w:hAnsi="Arial" w:cs="Arial"/>
        </w:rPr>
        <w:t xml:space="preserve"> 05 a</w:t>
      </w:r>
      <w:r w:rsidRPr="0071041B">
        <w:rPr>
          <w:rFonts w:ascii="Arial" w:hAnsi="Arial" w:cs="Arial"/>
        </w:rPr>
        <w:t>lumnos</w:t>
      </w:r>
    </w:p>
    <w:p w14:paraId="17E64803" w14:textId="77777777" w:rsidR="007379A1" w:rsidRPr="0071041B" w:rsidRDefault="007379A1" w:rsidP="00155EF4">
      <w:pPr>
        <w:autoSpaceDE w:val="0"/>
        <w:autoSpaceDN w:val="0"/>
        <w:adjustRightInd w:val="0"/>
        <w:spacing w:after="0" w:line="360" w:lineRule="auto"/>
        <w:jc w:val="both"/>
        <w:rPr>
          <w:rFonts w:ascii="Arial" w:hAnsi="Arial" w:cs="Arial"/>
        </w:rPr>
      </w:pPr>
      <w:r w:rsidRPr="007379A1">
        <w:rPr>
          <w:rFonts w:ascii="Arial" w:hAnsi="Arial" w:cs="Arial"/>
          <w:b/>
        </w:rPr>
        <w:t>Año 2019</w:t>
      </w:r>
      <w:r>
        <w:rPr>
          <w:rFonts w:ascii="Arial" w:hAnsi="Arial" w:cs="Arial"/>
        </w:rPr>
        <w:t xml:space="preserve"> 06 alumnos</w:t>
      </w:r>
    </w:p>
    <w:p w14:paraId="605083E1" w14:textId="77777777" w:rsidR="00155EF4" w:rsidRPr="00C619AD" w:rsidRDefault="00155EF4" w:rsidP="00C619AD">
      <w:pPr>
        <w:pStyle w:val="NoSpacing"/>
        <w:spacing w:line="360" w:lineRule="auto"/>
        <w:jc w:val="both"/>
        <w:rPr>
          <w:rFonts w:ascii="Arial" w:hAnsi="Arial" w:cs="Arial"/>
        </w:rPr>
      </w:pPr>
      <w:r w:rsidRPr="00C619AD">
        <w:rPr>
          <w:rFonts w:ascii="Arial" w:hAnsi="Arial" w:cs="Arial"/>
        </w:rPr>
        <w:t xml:space="preserve">La cobertura educativa de nivel Inicial, se tiene de acuerdo a las matriculas de alumnos por años que, en el caso del anexo de la Breña la cantidad de alumnos matriculados se mantiene, así como en el PRONEI de Huarisca, en cambio en el Jardín de Niños de </w:t>
      </w:r>
      <w:r w:rsidR="000743C0" w:rsidRPr="00C619AD">
        <w:rPr>
          <w:rFonts w:ascii="Arial" w:hAnsi="Arial" w:cs="Arial"/>
        </w:rPr>
        <w:t>Huacrapuquio, hay u</w:t>
      </w:r>
      <w:r w:rsidRPr="00C619AD">
        <w:rPr>
          <w:rFonts w:ascii="Arial" w:hAnsi="Arial" w:cs="Arial"/>
        </w:rPr>
        <w:t>n crecimiento de número de niños matriculados, tal es así</w:t>
      </w:r>
      <w:r w:rsidR="00C619AD" w:rsidRPr="00C619AD">
        <w:rPr>
          <w:rFonts w:ascii="Arial" w:hAnsi="Arial" w:cs="Arial"/>
        </w:rPr>
        <w:t xml:space="preserve"> que en un lapso de tiempo de 15 años, 2004 – 2019</w:t>
      </w:r>
      <w:r w:rsidRPr="00C619AD">
        <w:rPr>
          <w:rFonts w:ascii="Arial" w:hAnsi="Arial" w:cs="Arial"/>
        </w:rPr>
        <w:t>, el alumnado se duplico</w:t>
      </w:r>
      <w:r w:rsidR="00C619AD" w:rsidRPr="00C619AD">
        <w:rPr>
          <w:rFonts w:ascii="Arial" w:hAnsi="Arial" w:cs="Arial"/>
        </w:rPr>
        <w:t>,</w:t>
      </w:r>
      <w:r w:rsidRPr="00C619AD">
        <w:rPr>
          <w:rFonts w:ascii="Arial" w:hAnsi="Arial" w:cs="Arial"/>
        </w:rPr>
        <w:t xml:space="preserve"> de 21</w:t>
      </w:r>
      <w:r w:rsidR="00C619AD" w:rsidRPr="00C619AD">
        <w:rPr>
          <w:rFonts w:ascii="Arial" w:hAnsi="Arial" w:cs="Arial"/>
        </w:rPr>
        <w:t xml:space="preserve"> alumnos</w:t>
      </w:r>
      <w:r w:rsidRPr="00C619AD">
        <w:rPr>
          <w:rFonts w:ascii="Arial" w:hAnsi="Arial" w:cs="Arial"/>
        </w:rPr>
        <w:t xml:space="preserve"> el </w:t>
      </w:r>
      <w:r w:rsidR="00C619AD" w:rsidRPr="00C619AD">
        <w:rPr>
          <w:rFonts w:ascii="Arial" w:hAnsi="Arial" w:cs="Arial"/>
        </w:rPr>
        <w:t>año 2004 a 42 alumnos el año 2019</w:t>
      </w:r>
      <w:r w:rsidRPr="00C619AD">
        <w:rPr>
          <w:rFonts w:ascii="Arial" w:hAnsi="Arial" w:cs="Arial"/>
        </w:rPr>
        <w:t>.</w:t>
      </w:r>
    </w:p>
    <w:p w14:paraId="0BE03EAF" w14:textId="3A362C8E" w:rsidR="00155EF4" w:rsidRDefault="002B394C" w:rsidP="007D411F">
      <w:pPr>
        <w:pStyle w:val="NoSpacing"/>
        <w:jc w:val="center"/>
        <w:rPr>
          <w:b/>
        </w:rPr>
      </w:pPr>
      <w:r>
        <w:rPr>
          <w:b/>
        </w:rPr>
        <w:t>CUADRO N° 2</w:t>
      </w:r>
      <w:r w:rsidR="00134E90">
        <w:rPr>
          <w:b/>
        </w:rPr>
        <w:t>0</w:t>
      </w:r>
    </w:p>
    <w:p w14:paraId="34D1814A" w14:textId="77777777" w:rsidR="00155EF4" w:rsidRPr="00FD6626" w:rsidRDefault="00155EF4" w:rsidP="007D411F">
      <w:pPr>
        <w:pStyle w:val="NoSpacing"/>
        <w:jc w:val="center"/>
        <w:rPr>
          <w:b/>
          <w:sz w:val="20"/>
          <w:szCs w:val="20"/>
        </w:rPr>
      </w:pPr>
      <w:r w:rsidRPr="00FD6626">
        <w:rPr>
          <w:b/>
          <w:sz w:val="20"/>
          <w:szCs w:val="20"/>
        </w:rPr>
        <w:t>NIVEL PRIMARIA</w:t>
      </w:r>
    </w:p>
    <w:p w14:paraId="6459B2D2" w14:textId="77777777" w:rsidR="00155EF4" w:rsidRPr="00FD6626" w:rsidRDefault="00155EF4" w:rsidP="00155EF4">
      <w:pPr>
        <w:spacing w:line="240" w:lineRule="auto"/>
        <w:jc w:val="center"/>
        <w:rPr>
          <w:rFonts w:ascii="Arial" w:hAnsi="Arial" w:cs="Arial"/>
          <w:b/>
          <w:sz w:val="20"/>
          <w:szCs w:val="20"/>
        </w:rPr>
      </w:pPr>
      <w:r w:rsidRPr="00FD6626">
        <w:rPr>
          <w:rFonts w:ascii="Arial" w:hAnsi="Arial" w:cs="Arial"/>
          <w:b/>
          <w:sz w:val="20"/>
          <w:szCs w:val="20"/>
        </w:rPr>
        <w:t>INSTITUCION EDUCATIVA N° 30165 HUACRAPUQUIO</w:t>
      </w:r>
    </w:p>
    <w:tbl>
      <w:tblPr>
        <w:tblStyle w:val="TableGrid"/>
        <w:tblW w:w="9634" w:type="dxa"/>
        <w:tblLook w:val="04A0" w:firstRow="1" w:lastRow="0" w:firstColumn="1" w:lastColumn="0" w:noHBand="0" w:noVBand="1"/>
      </w:tblPr>
      <w:tblGrid>
        <w:gridCol w:w="689"/>
        <w:gridCol w:w="559"/>
        <w:gridCol w:w="559"/>
        <w:gridCol w:w="558"/>
        <w:gridCol w:w="558"/>
        <w:gridCol w:w="558"/>
        <w:gridCol w:w="558"/>
        <w:gridCol w:w="558"/>
        <w:gridCol w:w="558"/>
        <w:gridCol w:w="558"/>
        <w:gridCol w:w="558"/>
        <w:gridCol w:w="558"/>
        <w:gridCol w:w="558"/>
        <w:gridCol w:w="558"/>
        <w:gridCol w:w="558"/>
        <w:gridCol w:w="532"/>
        <w:gridCol w:w="599"/>
      </w:tblGrid>
      <w:tr w:rsidR="007C336C" w:rsidRPr="007C336C" w14:paraId="378B357F" w14:textId="77777777" w:rsidTr="007C336C">
        <w:tc>
          <w:tcPr>
            <w:tcW w:w="689" w:type="dxa"/>
          </w:tcPr>
          <w:p w14:paraId="602E124E"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AÑOS</w:t>
            </w:r>
          </w:p>
          <w:p w14:paraId="62812961" w14:textId="77777777" w:rsidR="007C336C" w:rsidRPr="007C336C" w:rsidRDefault="007C336C" w:rsidP="00155EF4">
            <w:pPr>
              <w:jc w:val="both"/>
              <w:rPr>
                <w:rFonts w:ascii="Arial" w:hAnsi="Arial" w:cs="Arial"/>
                <w:b/>
                <w:sz w:val="14"/>
                <w:szCs w:val="14"/>
              </w:rPr>
            </w:pPr>
          </w:p>
        </w:tc>
        <w:tc>
          <w:tcPr>
            <w:tcW w:w="559" w:type="dxa"/>
          </w:tcPr>
          <w:p w14:paraId="101D4F6C"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2004</w:t>
            </w:r>
          </w:p>
        </w:tc>
        <w:tc>
          <w:tcPr>
            <w:tcW w:w="559" w:type="dxa"/>
          </w:tcPr>
          <w:p w14:paraId="4F7CAC43"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2005</w:t>
            </w:r>
          </w:p>
        </w:tc>
        <w:tc>
          <w:tcPr>
            <w:tcW w:w="558" w:type="dxa"/>
          </w:tcPr>
          <w:p w14:paraId="7CE971DC"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2006</w:t>
            </w:r>
          </w:p>
        </w:tc>
        <w:tc>
          <w:tcPr>
            <w:tcW w:w="558" w:type="dxa"/>
          </w:tcPr>
          <w:p w14:paraId="22C1F7DD"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2007</w:t>
            </w:r>
          </w:p>
        </w:tc>
        <w:tc>
          <w:tcPr>
            <w:tcW w:w="558" w:type="dxa"/>
          </w:tcPr>
          <w:p w14:paraId="064EA557"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2008</w:t>
            </w:r>
          </w:p>
        </w:tc>
        <w:tc>
          <w:tcPr>
            <w:tcW w:w="558" w:type="dxa"/>
          </w:tcPr>
          <w:p w14:paraId="1229BC19"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2009</w:t>
            </w:r>
          </w:p>
        </w:tc>
        <w:tc>
          <w:tcPr>
            <w:tcW w:w="558" w:type="dxa"/>
          </w:tcPr>
          <w:p w14:paraId="6621B51D"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2010</w:t>
            </w:r>
          </w:p>
        </w:tc>
        <w:tc>
          <w:tcPr>
            <w:tcW w:w="558" w:type="dxa"/>
          </w:tcPr>
          <w:p w14:paraId="362E15EB"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2011</w:t>
            </w:r>
          </w:p>
        </w:tc>
        <w:tc>
          <w:tcPr>
            <w:tcW w:w="558" w:type="dxa"/>
          </w:tcPr>
          <w:p w14:paraId="210B9FEE"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2012</w:t>
            </w:r>
          </w:p>
        </w:tc>
        <w:tc>
          <w:tcPr>
            <w:tcW w:w="558" w:type="dxa"/>
          </w:tcPr>
          <w:p w14:paraId="560332D8"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2013</w:t>
            </w:r>
          </w:p>
        </w:tc>
        <w:tc>
          <w:tcPr>
            <w:tcW w:w="558" w:type="dxa"/>
          </w:tcPr>
          <w:p w14:paraId="53C269F3"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2014</w:t>
            </w:r>
          </w:p>
        </w:tc>
        <w:tc>
          <w:tcPr>
            <w:tcW w:w="558" w:type="dxa"/>
          </w:tcPr>
          <w:p w14:paraId="6467752E"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2015</w:t>
            </w:r>
          </w:p>
        </w:tc>
        <w:tc>
          <w:tcPr>
            <w:tcW w:w="558" w:type="dxa"/>
          </w:tcPr>
          <w:p w14:paraId="700740BF"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2016</w:t>
            </w:r>
          </w:p>
        </w:tc>
        <w:tc>
          <w:tcPr>
            <w:tcW w:w="558" w:type="dxa"/>
          </w:tcPr>
          <w:p w14:paraId="614BD3D3"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2017</w:t>
            </w:r>
          </w:p>
        </w:tc>
        <w:tc>
          <w:tcPr>
            <w:tcW w:w="532" w:type="dxa"/>
          </w:tcPr>
          <w:p w14:paraId="350A29FB"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2018</w:t>
            </w:r>
          </w:p>
        </w:tc>
        <w:tc>
          <w:tcPr>
            <w:tcW w:w="599" w:type="dxa"/>
          </w:tcPr>
          <w:p w14:paraId="61F96457" w14:textId="77777777" w:rsidR="007C336C" w:rsidRPr="007C336C" w:rsidRDefault="007C336C" w:rsidP="007C336C">
            <w:pPr>
              <w:jc w:val="both"/>
              <w:rPr>
                <w:rFonts w:ascii="Arial" w:hAnsi="Arial" w:cs="Arial"/>
                <w:b/>
                <w:sz w:val="14"/>
                <w:szCs w:val="14"/>
              </w:rPr>
            </w:pPr>
            <w:r>
              <w:rPr>
                <w:rFonts w:ascii="Arial" w:hAnsi="Arial" w:cs="Arial"/>
                <w:b/>
                <w:sz w:val="14"/>
                <w:szCs w:val="14"/>
              </w:rPr>
              <w:t>2019</w:t>
            </w:r>
          </w:p>
        </w:tc>
      </w:tr>
      <w:tr w:rsidR="007C336C" w:rsidRPr="007C336C" w14:paraId="0E3C896D" w14:textId="77777777" w:rsidTr="007C336C">
        <w:tc>
          <w:tcPr>
            <w:tcW w:w="689" w:type="dxa"/>
          </w:tcPr>
          <w:p w14:paraId="72902572" w14:textId="77777777" w:rsidR="007C336C" w:rsidRPr="007C336C" w:rsidRDefault="007C336C" w:rsidP="007C336C">
            <w:pPr>
              <w:rPr>
                <w:rFonts w:ascii="Arial" w:hAnsi="Arial" w:cs="Arial"/>
                <w:b/>
                <w:sz w:val="14"/>
                <w:szCs w:val="14"/>
              </w:rPr>
            </w:pPr>
            <w:r w:rsidRPr="007C336C">
              <w:rPr>
                <w:rFonts w:ascii="Arial" w:hAnsi="Arial" w:cs="Arial"/>
                <w:b/>
                <w:sz w:val="14"/>
                <w:szCs w:val="14"/>
              </w:rPr>
              <w:t>TOTAL</w:t>
            </w:r>
          </w:p>
          <w:p w14:paraId="1EF97E3A" w14:textId="77777777" w:rsidR="007C336C" w:rsidRPr="007C336C" w:rsidRDefault="007C336C" w:rsidP="00155EF4">
            <w:pPr>
              <w:jc w:val="center"/>
              <w:rPr>
                <w:rFonts w:ascii="Arial" w:hAnsi="Arial" w:cs="Arial"/>
                <w:b/>
                <w:sz w:val="14"/>
                <w:szCs w:val="14"/>
              </w:rPr>
            </w:pPr>
          </w:p>
        </w:tc>
        <w:tc>
          <w:tcPr>
            <w:tcW w:w="559" w:type="dxa"/>
          </w:tcPr>
          <w:p w14:paraId="646C3BA1"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154</w:t>
            </w:r>
          </w:p>
        </w:tc>
        <w:tc>
          <w:tcPr>
            <w:tcW w:w="559" w:type="dxa"/>
          </w:tcPr>
          <w:p w14:paraId="2738710C"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152</w:t>
            </w:r>
          </w:p>
        </w:tc>
        <w:tc>
          <w:tcPr>
            <w:tcW w:w="558" w:type="dxa"/>
          </w:tcPr>
          <w:p w14:paraId="3B559FDE"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165</w:t>
            </w:r>
          </w:p>
        </w:tc>
        <w:tc>
          <w:tcPr>
            <w:tcW w:w="558" w:type="dxa"/>
          </w:tcPr>
          <w:p w14:paraId="5EE2DE90"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158</w:t>
            </w:r>
          </w:p>
        </w:tc>
        <w:tc>
          <w:tcPr>
            <w:tcW w:w="558" w:type="dxa"/>
          </w:tcPr>
          <w:p w14:paraId="40812F20"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149</w:t>
            </w:r>
          </w:p>
        </w:tc>
        <w:tc>
          <w:tcPr>
            <w:tcW w:w="558" w:type="dxa"/>
          </w:tcPr>
          <w:p w14:paraId="36F9BF49"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136</w:t>
            </w:r>
          </w:p>
        </w:tc>
        <w:tc>
          <w:tcPr>
            <w:tcW w:w="558" w:type="dxa"/>
          </w:tcPr>
          <w:p w14:paraId="262C1323"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122</w:t>
            </w:r>
          </w:p>
        </w:tc>
        <w:tc>
          <w:tcPr>
            <w:tcW w:w="558" w:type="dxa"/>
          </w:tcPr>
          <w:p w14:paraId="03E6E15D"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116</w:t>
            </w:r>
          </w:p>
        </w:tc>
        <w:tc>
          <w:tcPr>
            <w:tcW w:w="558" w:type="dxa"/>
          </w:tcPr>
          <w:p w14:paraId="4B605060"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101</w:t>
            </w:r>
          </w:p>
        </w:tc>
        <w:tc>
          <w:tcPr>
            <w:tcW w:w="558" w:type="dxa"/>
          </w:tcPr>
          <w:p w14:paraId="48F8576E"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94</w:t>
            </w:r>
          </w:p>
        </w:tc>
        <w:tc>
          <w:tcPr>
            <w:tcW w:w="558" w:type="dxa"/>
          </w:tcPr>
          <w:p w14:paraId="7A3EE7A8"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76</w:t>
            </w:r>
          </w:p>
        </w:tc>
        <w:tc>
          <w:tcPr>
            <w:tcW w:w="558" w:type="dxa"/>
          </w:tcPr>
          <w:p w14:paraId="5A4A09EC"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76</w:t>
            </w:r>
          </w:p>
        </w:tc>
        <w:tc>
          <w:tcPr>
            <w:tcW w:w="558" w:type="dxa"/>
          </w:tcPr>
          <w:p w14:paraId="656B802B"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74</w:t>
            </w:r>
          </w:p>
        </w:tc>
        <w:tc>
          <w:tcPr>
            <w:tcW w:w="558" w:type="dxa"/>
          </w:tcPr>
          <w:p w14:paraId="6820DEDD"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82</w:t>
            </w:r>
          </w:p>
        </w:tc>
        <w:tc>
          <w:tcPr>
            <w:tcW w:w="532" w:type="dxa"/>
          </w:tcPr>
          <w:p w14:paraId="5012BE0B"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72</w:t>
            </w:r>
          </w:p>
        </w:tc>
        <w:tc>
          <w:tcPr>
            <w:tcW w:w="599" w:type="dxa"/>
          </w:tcPr>
          <w:p w14:paraId="7A118C33" w14:textId="77777777" w:rsidR="007C336C" w:rsidRPr="007C336C" w:rsidRDefault="007C336C" w:rsidP="00155EF4">
            <w:pPr>
              <w:jc w:val="center"/>
              <w:rPr>
                <w:rFonts w:ascii="Arial" w:hAnsi="Arial" w:cs="Arial"/>
                <w:b/>
                <w:sz w:val="14"/>
                <w:szCs w:val="14"/>
              </w:rPr>
            </w:pPr>
            <w:r>
              <w:rPr>
                <w:rFonts w:ascii="Arial" w:hAnsi="Arial" w:cs="Arial"/>
                <w:b/>
                <w:sz w:val="14"/>
                <w:szCs w:val="14"/>
              </w:rPr>
              <w:t>73</w:t>
            </w:r>
          </w:p>
        </w:tc>
      </w:tr>
    </w:tbl>
    <w:p w14:paraId="4370C8AE" w14:textId="77777777" w:rsidR="00155EF4" w:rsidRDefault="00155EF4" w:rsidP="00155EF4">
      <w:pPr>
        <w:autoSpaceDE w:val="0"/>
        <w:autoSpaceDN w:val="0"/>
        <w:adjustRightInd w:val="0"/>
        <w:spacing w:after="0" w:line="240" w:lineRule="auto"/>
        <w:jc w:val="both"/>
        <w:rPr>
          <w:rFonts w:ascii="Arial" w:hAnsi="Arial" w:cs="Arial"/>
          <w:color w:val="000000"/>
          <w:sz w:val="20"/>
          <w:szCs w:val="20"/>
          <w:shd w:val="clear" w:color="auto" w:fill="FFFFFF"/>
        </w:rPr>
      </w:pPr>
      <w:r w:rsidRPr="00FD6626">
        <w:rPr>
          <w:rFonts w:ascii="Arial" w:hAnsi="Arial" w:cs="Arial"/>
          <w:b/>
          <w:color w:val="000000"/>
          <w:sz w:val="20"/>
          <w:szCs w:val="20"/>
          <w:shd w:val="clear" w:color="auto" w:fill="FFFFFF"/>
        </w:rPr>
        <w:t>FUENTE:</w:t>
      </w:r>
      <w:r w:rsidRPr="00FD6626">
        <w:rPr>
          <w:rFonts w:ascii="Arial" w:hAnsi="Arial" w:cs="Arial"/>
          <w:color w:val="000000"/>
          <w:sz w:val="20"/>
          <w:szCs w:val="20"/>
          <w:shd w:val="clear" w:color="auto" w:fill="FFFFFF"/>
        </w:rPr>
        <w:t> ESCALE - Unidad de Estadística Educativa - Ministerio de Educación.</w:t>
      </w:r>
    </w:p>
    <w:p w14:paraId="58CF89E2" w14:textId="77777777" w:rsidR="007D411F" w:rsidRDefault="007D411F" w:rsidP="00155EF4">
      <w:pPr>
        <w:autoSpaceDE w:val="0"/>
        <w:autoSpaceDN w:val="0"/>
        <w:adjustRightInd w:val="0"/>
        <w:spacing w:after="0" w:line="240" w:lineRule="auto"/>
        <w:jc w:val="both"/>
        <w:rPr>
          <w:rFonts w:ascii="Arial" w:hAnsi="Arial" w:cs="Arial"/>
          <w:color w:val="000000"/>
          <w:sz w:val="20"/>
          <w:szCs w:val="20"/>
          <w:shd w:val="clear" w:color="auto" w:fill="FFFFFF"/>
        </w:rPr>
      </w:pPr>
    </w:p>
    <w:p w14:paraId="2CE998AA" w14:textId="49205922" w:rsidR="00155EF4" w:rsidRPr="00FD6626" w:rsidRDefault="00134E90" w:rsidP="00B10C2A">
      <w:pPr>
        <w:autoSpaceDE w:val="0"/>
        <w:autoSpaceDN w:val="0"/>
        <w:adjustRightInd w:val="0"/>
        <w:spacing w:after="0" w:line="240" w:lineRule="auto"/>
        <w:jc w:val="center"/>
        <w:rPr>
          <w:rFonts w:ascii="Arial" w:hAnsi="Arial" w:cs="Arial"/>
          <w:b/>
          <w:color w:val="000000"/>
          <w:sz w:val="20"/>
          <w:szCs w:val="20"/>
          <w:shd w:val="clear" w:color="auto" w:fill="FFFFFF"/>
        </w:rPr>
      </w:pPr>
      <w:r>
        <w:rPr>
          <w:rFonts w:ascii="Arial" w:hAnsi="Arial" w:cs="Arial"/>
          <w:b/>
          <w:color w:val="000000"/>
          <w:sz w:val="20"/>
          <w:szCs w:val="20"/>
          <w:shd w:val="clear" w:color="auto" w:fill="FFFFFF"/>
        </w:rPr>
        <w:t>CUADRO N° 21</w:t>
      </w:r>
    </w:p>
    <w:p w14:paraId="18928B60" w14:textId="77777777" w:rsidR="00155EF4" w:rsidRPr="00FD6626" w:rsidRDefault="00155EF4" w:rsidP="00155EF4">
      <w:pPr>
        <w:autoSpaceDE w:val="0"/>
        <w:autoSpaceDN w:val="0"/>
        <w:adjustRightInd w:val="0"/>
        <w:spacing w:after="0" w:line="240" w:lineRule="auto"/>
        <w:jc w:val="center"/>
        <w:rPr>
          <w:rFonts w:ascii="Arial" w:hAnsi="Arial" w:cs="Arial"/>
          <w:b/>
          <w:color w:val="000000"/>
          <w:sz w:val="20"/>
          <w:szCs w:val="20"/>
        </w:rPr>
      </w:pPr>
      <w:r w:rsidRPr="00FD6626">
        <w:rPr>
          <w:rFonts w:ascii="Arial" w:hAnsi="Arial" w:cs="Arial"/>
          <w:b/>
          <w:color w:val="000000"/>
          <w:sz w:val="20"/>
          <w:szCs w:val="20"/>
        </w:rPr>
        <w:t>INSTITUCION EDUCATIVA N° 30167 LA BREÑA</w:t>
      </w:r>
    </w:p>
    <w:p w14:paraId="48F99EA4" w14:textId="77777777" w:rsidR="00155EF4" w:rsidRPr="000743C0" w:rsidRDefault="00155EF4" w:rsidP="00155EF4">
      <w:pPr>
        <w:autoSpaceDE w:val="0"/>
        <w:autoSpaceDN w:val="0"/>
        <w:adjustRightInd w:val="0"/>
        <w:spacing w:after="0" w:line="240" w:lineRule="auto"/>
        <w:jc w:val="both"/>
        <w:rPr>
          <w:rFonts w:ascii="Arial" w:hAnsi="Arial" w:cs="Arial"/>
          <w:color w:val="000000"/>
        </w:rPr>
      </w:pPr>
    </w:p>
    <w:tbl>
      <w:tblPr>
        <w:tblStyle w:val="TableGrid"/>
        <w:tblW w:w="9634" w:type="dxa"/>
        <w:tblLook w:val="04A0" w:firstRow="1" w:lastRow="0" w:firstColumn="1" w:lastColumn="0" w:noHBand="0" w:noVBand="1"/>
      </w:tblPr>
      <w:tblGrid>
        <w:gridCol w:w="688"/>
        <w:gridCol w:w="556"/>
        <w:gridCol w:w="557"/>
        <w:gridCol w:w="556"/>
        <w:gridCol w:w="556"/>
        <w:gridCol w:w="556"/>
        <w:gridCol w:w="556"/>
        <w:gridCol w:w="556"/>
        <w:gridCol w:w="556"/>
        <w:gridCol w:w="556"/>
        <w:gridCol w:w="556"/>
        <w:gridCol w:w="556"/>
        <w:gridCol w:w="556"/>
        <w:gridCol w:w="556"/>
        <w:gridCol w:w="556"/>
        <w:gridCol w:w="493"/>
        <w:gridCol w:w="35"/>
        <w:gridCol w:w="633"/>
      </w:tblGrid>
      <w:tr w:rsidR="007C336C" w:rsidRPr="007C336C" w14:paraId="3E8459D2" w14:textId="77777777" w:rsidTr="007C336C">
        <w:tc>
          <w:tcPr>
            <w:tcW w:w="688" w:type="dxa"/>
          </w:tcPr>
          <w:p w14:paraId="2B47DF55"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AÑOS</w:t>
            </w:r>
          </w:p>
          <w:p w14:paraId="7F4F8CFA" w14:textId="77777777" w:rsidR="007C336C" w:rsidRPr="007C336C" w:rsidRDefault="007C336C" w:rsidP="00155EF4">
            <w:pPr>
              <w:jc w:val="both"/>
              <w:rPr>
                <w:rFonts w:ascii="Arial" w:hAnsi="Arial" w:cs="Arial"/>
                <w:b/>
                <w:sz w:val="14"/>
                <w:szCs w:val="14"/>
              </w:rPr>
            </w:pPr>
          </w:p>
        </w:tc>
        <w:tc>
          <w:tcPr>
            <w:tcW w:w="556" w:type="dxa"/>
          </w:tcPr>
          <w:p w14:paraId="29E04F81"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2004</w:t>
            </w:r>
          </w:p>
        </w:tc>
        <w:tc>
          <w:tcPr>
            <w:tcW w:w="557" w:type="dxa"/>
          </w:tcPr>
          <w:p w14:paraId="1D56C4EF"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2005</w:t>
            </w:r>
          </w:p>
        </w:tc>
        <w:tc>
          <w:tcPr>
            <w:tcW w:w="556" w:type="dxa"/>
          </w:tcPr>
          <w:p w14:paraId="24CDB9BA"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2006</w:t>
            </w:r>
          </w:p>
        </w:tc>
        <w:tc>
          <w:tcPr>
            <w:tcW w:w="556" w:type="dxa"/>
          </w:tcPr>
          <w:p w14:paraId="035AD131"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2007</w:t>
            </w:r>
          </w:p>
        </w:tc>
        <w:tc>
          <w:tcPr>
            <w:tcW w:w="556" w:type="dxa"/>
          </w:tcPr>
          <w:p w14:paraId="4E17F641"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2008</w:t>
            </w:r>
          </w:p>
        </w:tc>
        <w:tc>
          <w:tcPr>
            <w:tcW w:w="556" w:type="dxa"/>
          </w:tcPr>
          <w:p w14:paraId="084EF0F6"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2009</w:t>
            </w:r>
          </w:p>
        </w:tc>
        <w:tc>
          <w:tcPr>
            <w:tcW w:w="556" w:type="dxa"/>
          </w:tcPr>
          <w:p w14:paraId="577EBC92"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2010</w:t>
            </w:r>
          </w:p>
        </w:tc>
        <w:tc>
          <w:tcPr>
            <w:tcW w:w="556" w:type="dxa"/>
          </w:tcPr>
          <w:p w14:paraId="34151783"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2011</w:t>
            </w:r>
          </w:p>
        </w:tc>
        <w:tc>
          <w:tcPr>
            <w:tcW w:w="556" w:type="dxa"/>
          </w:tcPr>
          <w:p w14:paraId="2833DAB4"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2012</w:t>
            </w:r>
          </w:p>
        </w:tc>
        <w:tc>
          <w:tcPr>
            <w:tcW w:w="556" w:type="dxa"/>
          </w:tcPr>
          <w:p w14:paraId="6859E442"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2013</w:t>
            </w:r>
          </w:p>
        </w:tc>
        <w:tc>
          <w:tcPr>
            <w:tcW w:w="556" w:type="dxa"/>
          </w:tcPr>
          <w:p w14:paraId="5B96B302"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2014</w:t>
            </w:r>
          </w:p>
        </w:tc>
        <w:tc>
          <w:tcPr>
            <w:tcW w:w="556" w:type="dxa"/>
          </w:tcPr>
          <w:p w14:paraId="3F5E374E"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2015</w:t>
            </w:r>
          </w:p>
        </w:tc>
        <w:tc>
          <w:tcPr>
            <w:tcW w:w="556" w:type="dxa"/>
          </w:tcPr>
          <w:p w14:paraId="1C7C948A"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2016</w:t>
            </w:r>
          </w:p>
        </w:tc>
        <w:tc>
          <w:tcPr>
            <w:tcW w:w="556" w:type="dxa"/>
          </w:tcPr>
          <w:p w14:paraId="725B2681"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2017</w:t>
            </w:r>
          </w:p>
        </w:tc>
        <w:tc>
          <w:tcPr>
            <w:tcW w:w="528" w:type="dxa"/>
            <w:gridSpan w:val="2"/>
          </w:tcPr>
          <w:p w14:paraId="2DE121CB" w14:textId="77777777" w:rsidR="007C336C" w:rsidRPr="007C336C" w:rsidRDefault="007C336C" w:rsidP="00155EF4">
            <w:pPr>
              <w:jc w:val="both"/>
              <w:rPr>
                <w:rFonts w:ascii="Arial" w:hAnsi="Arial" w:cs="Arial"/>
                <w:b/>
                <w:sz w:val="14"/>
                <w:szCs w:val="14"/>
              </w:rPr>
            </w:pPr>
            <w:r w:rsidRPr="007C336C">
              <w:rPr>
                <w:rFonts w:ascii="Arial" w:hAnsi="Arial" w:cs="Arial"/>
                <w:b/>
                <w:sz w:val="14"/>
                <w:szCs w:val="14"/>
              </w:rPr>
              <w:t>2018</w:t>
            </w:r>
          </w:p>
        </w:tc>
        <w:tc>
          <w:tcPr>
            <w:tcW w:w="633" w:type="dxa"/>
          </w:tcPr>
          <w:p w14:paraId="30DA3733" w14:textId="77777777" w:rsidR="007C336C" w:rsidRPr="007C336C" w:rsidRDefault="007C336C" w:rsidP="007C336C">
            <w:pPr>
              <w:jc w:val="both"/>
              <w:rPr>
                <w:rFonts w:ascii="Arial" w:hAnsi="Arial" w:cs="Arial"/>
                <w:b/>
                <w:sz w:val="14"/>
                <w:szCs w:val="14"/>
              </w:rPr>
            </w:pPr>
            <w:r>
              <w:rPr>
                <w:rFonts w:ascii="Arial" w:hAnsi="Arial" w:cs="Arial"/>
                <w:b/>
                <w:sz w:val="14"/>
                <w:szCs w:val="14"/>
              </w:rPr>
              <w:t>2019</w:t>
            </w:r>
          </w:p>
        </w:tc>
      </w:tr>
      <w:tr w:rsidR="007C336C" w:rsidRPr="007C336C" w14:paraId="54E8CF17" w14:textId="77777777" w:rsidTr="007C336C">
        <w:tc>
          <w:tcPr>
            <w:tcW w:w="688" w:type="dxa"/>
          </w:tcPr>
          <w:p w14:paraId="7676B343"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TOTAL</w:t>
            </w:r>
          </w:p>
          <w:p w14:paraId="42C819B6" w14:textId="77777777" w:rsidR="007C336C" w:rsidRPr="007C336C" w:rsidRDefault="007C336C" w:rsidP="00155EF4">
            <w:pPr>
              <w:jc w:val="center"/>
              <w:rPr>
                <w:rFonts w:ascii="Arial" w:hAnsi="Arial" w:cs="Arial"/>
                <w:b/>
                <w:sz w:val="14"/>
                <w:szCs w:val="14"/>
              </w:rPr>
            </w:pPr>
          </w:p>
        </w:tc>
        <w:tc>
          <w:tcPr>
            <w:tcW w:w="556" w:type="dxa"/>
          </w:tcPr>
          <w:p w14:paraId="118F2513"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35</w:t>
            </w:r>
          </w:p>
        </w:tc>
        <w:tc>
          <w:tcPr>
            <w:tcW w:w="557" w:type="dxa"/>
          </w:tcPr>
          <w:p w14:paraId="3B8E0818"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41</w:t>
            </w:r>
          </w:p>
        </w:tc>
        <w:tc>
          <w:tcPr>
            <w:tcW w:w="556" w:type="dxa"/>
          </w:tcPr>
          <w:p w14:paraId="52D9516A"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54</w:t>
            </w:r>
          </w:p>
        </w:tc>
        <w:tc>
          <w:tcPr>
            <w:tcW w:w="556" w:type="dxa"/>
          </w:tcPr>
          <w:p w14:paraId="76154165" w14:textId="77777777" w:rsidR="007C336C" w:rsidRPr="007C336C" w:rsidRDefault="007C336C" w:rsidP="00155EF4">
            <w:pPr>
              <w:jc w:val="center"/>
              <w:rPr>
                <w:rFonts w:ascii="Arial" w:hAnsi="Arial" w:cs="Arial"/>
                <w:b/>
                <w:sz w:val="14"/>
                <w:szCs w:val="14"/>
              </w:rPr>
            </w:pPr>
          </w:p>
        </w:tc>
        <w:tc>
          <w:tcPr>
            <w:tcW w:w="556" w:type="dxa"/>
          </w:tcPr>
          <w:p w14:paraId="287AC37E"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40</w:t>
            </w:r>
          </w:p>
        </w:tc>
        <w:tc>
          <w:tcPr>
            <w:tcW w:w="556" w:type="dxa"/>
          </w:tcPr>
          <w:p w14:paraId="08AA7FBC"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40</w:t>
            </w:r>
          </w:p>
        </w:tc>
        <w:tc>
          <w:tcPr>
            <w:tcW w:w="556" w:type="dxa"/>
          </w:tcPr>
          <w:p w14:paraId="0FF3034D"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40</w:t>
            </w:r>
          </w:p>
        </w:tc>
        <w:tc>
          <w:tcPr>
            <w:tcW w:w="556" w:type="dxa"/>
          </w:tcPr>
          <w:p w14:paraId="78D256B1"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51</w:t>
            </w:r>
          </w:p>
        </w:tc>
        <w:tc>
          <w:tcPr>
            <w:tcW w:w="556" w:type="dxa"/>
          </w:tcPr>
          <w:p w14:paraId="3854CD92"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46</w:t>
            </w:r>
          </w:p>
        </w:tc>
        <w:tc>
          <w:tcPr>
            <w:tcW w:w="556" w:type="dxa"/>
          </w:tcPr>
          <w:p w14:paraId="285F2AE3"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47</w:t>
            </w:r>
          </w:p>
        </w:tc>
        <w:tc>
          <w:tcPr>
            <w:tcW w:w="556" w:type="dxa"/>
          </w:tcPr>
          <w:p w14:paraId="65FD1FED" w14:textId="77777777" w:rsidR="007C336C" w:rsidRPr="007C336C" w:rsidRDefault="007C336C" w:rsidP="00155EF4">
            <w:pPr>
              <w:jc w:val="center"/>
              <w:rPr>
                <w:rFonts w:ascii="Arial" w:hAnsi="Arial" w:cs="Arial"/>
                <w:b/>
                <w:sz w:val="14"/>
                <w:szCs w:val="14"/>
              </w:rPr>
            </w:pPr>
          </w:p>
        </w:tc>
        <w:tc>
          <w:tcPr>
            <w:tcW w:w="556" w:type="dxa"/>
          </w:tcPr>
          <w:p w14:paraId="3ABEC2A8"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39</w:t>
            </w:r>
          </w:p>
        </w:tc>
        <w:tc>
          <w:tcPr>
            <w:tcW w:w="556" w:type="dxa"/>
          </w:tcPr>
          <w:p w14:paraId="433E6EAA"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41</w:t>
            </w:r>
          </w:p>
        </w:tc>
        <w:tc>
          <w:tcPr>
            <w:tcW w:w="556" w:type="dxa"/>
          </w:tcPr>
          <w:p w14:paraId="4D283C1C"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37</w:t>
            </w:r>
          </w:p>
        </w:tc>
        <w:tc>
          <w:tcPr>
            <w:tcW w:w="493" w:type="dxa"/>
          </w:tcPr>
          <w:p w14:paraId="1B96DB89" w14:textId="77777777" w:rsidR="007C336C" w:rsidRPr="007C336C" w:rsidRDefault="007C336C" w:rsidP="00155EF4">
            <w:pPr>
              <w:jc w:val="center"/>
              <w:rPr>
                <w:rFonts w:ascii="Arial" w:hAnsi="Arial" w:cs="Arial"/>
                <w:b/>
                <w:sz w:val="14"/>
                <w:szCs w:val="14"/>
              </w:rPr>
            </w:pPr>
            <w:r w:rsidRPr="007C336C">
              <w:rPr>
                <w:rFonts w:ascii="Arial" w:hAnsi="Arial" w:cs="Arial"/>
                <w:b/>
                <w:sz w:val="14"/>
                <w:szCs w:val="14"/>
              </w:rPr>
              <w:t>32</w:t>
            </w:r>
          </w:p>
        </w:tc>
        <w:tc>
          <w:tcPr>
            <w:tcW w:w="668" w:type="dxa"/>
            <w:gridSpan w:val="2"/>
          </w:tcPr>
          <w:p w14:paraId="0570D6B0" w14:textId="77777777" w:rsidR="007C336C" w:rsidRPr="007C336C" w:rsidRDefault="007C336C" w:rsidP="00155EF4">
            <w:pPr>
              <w:jc w:val="center"/>
              <w:rPr>
                <w:rFonts w:ascii="Arial" w:hAnsi="Arial" w:cs="Arial"/>
                <w:b/>
                <w:sz w:val="14"/>
                <w:szCs w:val="14"/>
              </w:rPr>
            </w:pPr>
          </w:p>
        </w:tc>
      </w:tr>
    </w:tbl>
    <w:p w14:paraId="025D8531" w14:textId="77777777" w:rsidR="00155EF4" w:rsidRPr="00FD6626" w:rsidRDefault="00155EF4" w:rsidP="00155EF4">
      <w:pPr>
        <w:spacing w:line="240" w:lineRule="auto"/>
        <w:jc w:val="both"/>
        <w:rPr>
          <w:rFonts w:ascii="Arial" w:hAnsi="Arial" w:cs="Arial"/>
          <w:color w:val="000000"/>
          <w:sz w:val="20"/>
          <w:szCs w:val="20"/>
          <w:shd w:val="clear" w:color="auto" w:fill="FFFFFF"/>
        </w:rPr>
      </w:pPr>
      <w:r w:rsidRPr="00FD6626">
        <w:rPr>
          <w:rFonts w:ascii="Arial" w:hAnsi="Arial" w:cs="Arial"/>
          <w:b/>
          <w:color w:val="000000"/>
          <w:sz w:val="20"/>
          <w:szCs w:val="20"/>
          <w:shd w:val="clear" w:color="auto" w:fill="FFFFFF"/>
        </w:rPr>
        <w:t>FUENTE:</w:t>
      </w:r>
      <w:r w:rsidRPr="00FD6626">
        <w:rPr>
          <w:rFonts w:ascii="Arial" w:hAnsi="Arial" w:cs="Arial"/>
          <w:color w:val="000000"/>
          <w:sz w:val="20"/>
          <w:szCs w:val="20"/>
          <w:shd w:val="clear" w:color="auto" w:fill="FFFFFF"/>
        </w:rPr>
        <w:t> ESCALE - Unidad de Estadística Educativa - Ministerio de Educación.</w:t>
      </w:r>
    </w:p>
    <w:p w14:paraId="347E55C8" w14:textId="76F44479" w:rsidR="00EB64BF" w:rsidRDefault="00155EF4" w:rsidP="00EB64BF">
      <w:pPr>
        <w:spacing w:line="360" w:lineRule="auto"/>
        <w:jc w:val="both"/>
        <w:rPr>
          <w:rFonts w:ascii="Arial" w:hAnsi="Arial" w:cs="Arial"/>
        </w:rPr>
      </w:pPr>
      <w:r w:rsidRPr="00FD6626">
        <w:rPr>
          <w:rFonts w:ascii="Arial" w:hAnsi="Arial" w:cs="Arial"/>
        </w:rPr>
        <w:t>En cuanto a lo relacionado a alumnado matriculados de nivel primaria, se tiene que en la Institución Educativa de La Breña, la matrícul</w:t>
      </w:r>
      <w:r w:rsidR="00C619AD">
        <w:rPr>
          <w:rFonts w:ascii="Arial" w:hAnsi="Arial" w:cs="Arial"/>
        </w:rPr>
        <w:t>a de alumnos de 2004 al año 2019</w:t>
      </w:r>
      <w:r w:rsidRPr="00FD6626">
        <w:rPr>
          <w:rFonts w:ascii="Arial" w:hAnsi="Arial" w:cs="Arial"/>
        </w:rPr>
        <w:t xml:space="preserve"> se mantuvieron sin mayores diferencias; en cambio en la Institución Educativo N° 30165 de Huacrapuquio, el descenso fue drástico de 154 alumn</w:t>
      </w:r>
      <w:r w:rsidR="00C619AD">
        <w:rPr>
          <w:rFonts w:ascii="Arial" w:hAnsi="Arial" w:cs="Arial"/>
        </w:rPr>
        <w:t>os matriculados el año 2004 a 73</w:t>
      </w:r>
      <w:r w:rsidRPr="00FD6626">
        <w:rPr>
          <w:rFonts w:ascii="Arial" w:hAnsi="Arial" w:cs="Arial"/>
        </w:rPr>
        <w:t xml:space="preserve"> el año </w:t>
      </w:r>
      <w:r w:rsidR="00EB64BF">
        <w:rPr>
          <w:rFonts w:ascii="Arial" w:hAnsi="Arial" w:cs="Arial"/>
        </w:rPr>
        <w:t>2019</w:t>
      </w:r>
      <w:r w:rsidR="00EB64BF" w:rsidRPr="00FD6626">
        <w:rPr>
          <w:rFonts w:ascii="Arial" w:hAnsi="Arial" w:cs="Arial"/>
        </w:rPr>
        <w:t>, con un descenso del más del 100%,</w:t>
      </w:r>
    </w:p>
    <w:p w14:paraId="14949685" w14:textId="77777777" w:rsidR="00EB64BF" w:rsidRDefault="00EB64BF" w:rsidP="00EB64BF">
      <w:pPr>
        <w:pStyle w:val="NoSpacing"/>
        <w:rPr>
          <w:rFonts w:ascii="Arial" w:hAnsi="Arial" w:cs="Arial"/>
          <w:b/>
          <w:sz w:val="20"/>
          <w:szCs w:val="20"/>
        </w:rPr>
      </w:pPr>
      <w:r w:rsidRPr="00C37A96">
        <w:rPr>
          <w:rFonts w:ascii="Arial" w:hAnsi="Arial" w:cs="Arial"/>
          <w:b/>
          <w:noProof/>
          <w:lang w:val="en-US"/>
        </w:rPr>
        <w:drawing>
          <wp:inline distT="0" distB="0" distL="0" distR="0" wp14:anchorId="160B2120" wp14:editId="44027BCD">
            <wp:extent cx="781050" cy="581025"/>
            <wp:effectExtent l="0" t="0" r="0" b="9525"/>
            <wp:docPr id="12" name="Imagen 12"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235F31ED" w14:textId="77777777" w:rsidR="00EB64BF" w:rsidRPr="00561F7F" w:rsidRDefault="00EB64BF" w:rsidP="00EB64BF">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0E746C64" w14:textId="6A7585F8" w:rsidR="00B10C2A" w:rsidRPr="00164CC2" w:rsidRDefault="00134E90" w:rsidP="00164CC2">
      <w:pPr>
        <w:pStyle w:val="NoSpacing"/>
        <w:jc w:val="center"/>
        <w:rPr>
          <w:rFonts w:ascii="Arial" w:hAnsi="Arial" w:cs="Arial"/>
          <w:b/>
          <w:sz w:val="20"/>
          <w:szCs w:val="20"/>
        </w:rPr>
      </w:pPr>
      <w:r>
        <w:rPr>
          <w:rFonts w:ascii="Arial" w:hAnsi="Arial" w:cs="Arial"/>
          <w:b/>
          <w:sz w:val="20"/>
          <w:szCs w:val="20"/>
        </w:rPr>
        <w:t>CUADRO N° 22</w:t>
      </w:r>
    </w:p>
    <w:p w14:paraId="236EEECE" w14:textId="77777777" w:rsidR="00155EF4" w:rsidRPr="00FD6626" w:rsidRDefault="00155EF4" w:rsidP="00155EF4">
      <w:pPr>
        <w:autoSpaceDE w:val="0"/>
        <w:autoSpaceDN w:val="0"/>
        <w:adjustRightInd w:val="0"/>
        <w:spacing w:after="0" w:line="240" w:lineRule="auto"/>
        <w:jc w:val="center"/>
        <w:rPr>
          <w:rFonts w:ascii="Arial" w:hAnsi="Arial" w:cs="Arial"/>
          <w:b/>
          <w:color w:val="000000"/>
          <w:sz w:val="20"/>
          <w:szCs w:val="20"/>
        </w:rPr>
      </w:pPr>
      <w:r w:rsidRPr="00FD6626">
        <w:rPr>
          <w:rFonts w:ascii="Arial" w:hAnsi="Arial" w:cs="Arial"/>
          <w:b/>
          <w:color w:val="000000"/>
          <w:sz w:val="20"/>
          <w:szCs w:val="20"/>
        </w:rPr>
        <w:t>NIVEL SECUNDARIA</w:t>
      </w:r>
    </w:p>
    <w:p w14:paraId="71CC0A55" w14:textId="77777777" w:rsidR="00155EF4" w:rsidRPr="000743C0" w:rsidRDefault="00155EF4" w:rsidP="00155EF4">
      <w:pPr>
        <w:autoSpaceDE w:val="0"/>
        <w:autoSpaceDN w:val="0"/>
        <w:adjustRightInd w:val="0"/>
        <w:spacing w:after="0" w:line="240" w:lineRule="auto"/>
        <w:jc w:val="center"/>
        <w:rPr>
          <w:rFonts w:ascii="Arial" w:hAnsi="Arial" w:cs="Arial"/>
          <w:b/>
          <w:color w:val="000000"/>
        </w:rPr>
      </w:pPr>
      <w:r w:rsidRPr="000743C0">
        <w:rPr>
          <w:rFonts w:ascii="Arial" w:hAnsi="Arial" w:cs="Arial"/>
          <w:b/>
          <w:color w:val="000000"/>
        </w:rPr>
        <w:t>Institución Educativa José Olaya Huacrapuquio</w:t>
      </w:r>
    </w:p>
    <w:p w14:paraId="3BB5533E" w14:textId="77777777" w:rsidR="00155EF4" w:rsidRPr="0020602B" w:rsidRDefault="00155EF4" w:rsidP="00155EF4">
      <w:pPr>
        <w:autoSpaceDE w:val="0"/>
        <w:autoSpaceDN w:val="0"/>
        <w:adjustRightInd w:val="0"/>
        <w:spacing w:after="0" w:line="240" w:lineRule="auto"/>
        <w:jc w:val="both"/>
        <w:rPr>
          <w:rFonts w:ascii="Arial" w:hAnsi="Arial" w:cs="Arial"/>
          <w:color w:val="000000"/>
          <w:sz w:val="16"/>
          <w:szCs w:val="16"/>
        </w:rPr>
      </w:pPr>
    </w:p>
    <w:tbl>
      <w:tblPr>
        <w:tblStyle w:val="TableGrid"/>
        <w:tblW w:w="9782" w:type="dxa"/>
        <w:tblInd w:w="-289" w:type="dxa"/>
        <w:tblLayout w:type="fixed"/>
        <w:tblLook w:val="04A0" w:firstRow="1" w:lastRow="0" w:firstColumn="1" w:lastColumn="0" w:noHBand="0" w:noVBand="1"/>
      </w:tblPr>
      <w:tblGrid>
        <w:gridCol w:w="710"/>
        <w:gridCol w:w="567"/>
        <w:gridCol w:w="567"/>
        <w:gridCol w:w="567"/>
        <w:gridCol w:w="567"/>
        <w:gridCol w:w="567"/>
        <w:gridCol w:w="567"/>
        <w:gridCol w:w="567"/>
        <w:gridCol w:w="567"/>
        <w:gridCol w:w="567"/>
        <w:gridCol w:w="567"/>
        <w:gridCol w:w="567"/>
        <w:gridCol w:w="567"/>
        <w:gridCol w:w="567"/>
        <w:gridCol w:w="567"/>
        <w:gridCol w:w="567"/>
        <w:gridCol w:w="567"/>
      </w:tblGrid>
      <w:tr w:rsidR="007379A1" w:rsidRPr="007C336C" w14:paraId="4751B9DF" w14:textId="77777777" w:rsidTr="007379A1">
        <w:tc>
          <w:tcPr>
            <w:tcW w:w="710" w:type="dxa"/>
          </w:tcPr>
          <w:p w14:paraId="36474ECF"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AÑOS</w:t>
            </w:r>
          </w:p>
          <w:p w14:paraId="68A73A81" w14:textId="77777777" w:rsidR="007379A1" w:rsidRPr="007C336C" w:rsidRDefault="007379A1" w:rsidP="00155EF4">
            <w:pPr>
              <w:jc w:val="both"/>
              <w:rPr>
                <w:rFonts w:ascii="Arial" w:hAnsi="Arial" w:cs="Arial"/>
                <w:b/>
                <w:sz w:val="14"/>
                <w:szCs w:val="14"/>
              </w:rPr>
            </w:pPr>
          </w:p>
        </w:tc>
        <w:tc>
          <w:tcPr>
            <w:tcW w:w="567" w:type="dxa"/>
          </w:tcPr>
          <w:p w14:paraId="727C68DC"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2004</w:t>
            </w:r>
          </w:p>
        </w:tc>
        <w:tc>
          <w:tcPr>
            <w:tcW w:w="567" w:type="dxa"/>
          </w:tcPr>
          <w:p w14:paraId="29CFC5BF"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2005</w:t>
            </w:r>
          </w:p>
        </w:tc>
        <w:tc>
          <w:tcPr>
            <w:tcW w:w="567" w:type="dxa"/>
          </w:tcPr>
          <w:p w14:paraId="22E1F3C0"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2006</w:t>
            </w:r>
          </w:p>
        </w:tc>
        <w:tc>
          <w:tcPr>
            <w:tcW w:w="567" w:type="dxa"/>
          </w:tcPr>
          <w:p w14:paraId="5150CB8A"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2007</w:t>
            </w:r>
          </w:p>
        </w:tc>
        <w:tc>
          <w:tcPr>
            <w:tcW w:w="567" w:type="dxa"/>
          </w:tcPr>
          <w:p w14:paraId="239D4F37"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2008</w:t>
            </w:r>
          </w:p>
        </w:tc>
        <w:tc>
          <w:tcPr>
            <w:tcW w:w="567" w:type="dxa"/>
          </w:tcPr>
          <w:p w14:paraId="64F4C1E7"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2009</w:t>
            </w:r>
          </w:p>
        </w:tc>
        <w:tc>
          <w:tcPr>
            <w:tcW w:w="567" w:type="dxa"/>
          </w:tcPr>
          <w:p w14:paraId="1CBF9B5A"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2010</w:t>
            </w:r>
          </w:p>
        </w:tc>
        <w:tc>
          <w:tcPr>
            <w:tcW w:w="567" w:type="dxa"/>
          </w:tcPr>
          <w:p w14:paraId="7DB79CC4"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2011</w:t>
            </w:r>
          </w:p>
        </w:tc>
        <w:tc>
          <w:tcPr>
            <w:tcW w:w="567" w:type="dxa"/>
          </w:tcPr>
          <w:p w14:paraId="0805F994"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2012</w:t>
            </w:r>
          </w:p>
        </w:tc>
        <w:tc>
          <w:tcPr>
            <w:tcW w:w="567" w:type="dxa"/>
          </w:tcPr>
          <w:p w14:paraId="6844454E"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2013</w:t>
            </w:r>
          </w:p>
        </w:tc>
        <w:tc>
          <w:tcPr>
            <w:tcW w:w="567" w:type="dxa"/>
          </w:tcPr>
          <w:p w14:paraId="1E23B76D"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2014</w:t>
            </w:r>
          </w:p>
        </w:tc>
        <w:tc>
          <w:tcPr>
            <w:tcW w:w="567" w:type="dxa"/>
          </w:tcPr>
          <w:p w14:paraId="5B408E43"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2015</w:t>
            </w:r>
          </w:p>
        </w:tc>
        <w:tc>
          <w:tcPr>
            <w:tcW w:w="567" w:type="dxa"/>
          </w:tcPr>
          <w:p w14:paraId="569E8CFC"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2016</w:t>
            </w:r>
          </w:p>
        </w:tc>
        <w:tc>
          <w:tcPr>
            <w:tcW w:w="567" w:type="dxa"/>
          </w:tcPr>
          <w:p w14:paraId="1B9387ED"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2017</w:t>
            </w:r>
          </w:p>
        </w:tc>
        <w:tc>
          <w:tcPr>
            <w:tcW w:w="567" w:type="dxa"/>
          </w:tcPr>
          <w:p w14:paraId="05D2438D"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2018</w:t>
            </w:r>
          </w:p>
        </w:tc>
        <w:tc>
          <w:tcPr>
            <w:tcW w:w="567" w:type="dxa"/>
          </w:tcPr>
          <w:p w14:paraId="6E763164" w14:textId="77777777" w:rsidR="007379A1" w:rsidRPr="007C336C" w:rsidRDefault="007379A1" w:rsidP="007379A1">
            <w:pPr>
              <w:jc w:val="both"/>
              <w:rPr>
                <w:rFonts w:ascii="Arial" w:hAnsi="Arial" w:cs="Arial"/>
                <w:b/>
                <w:sz w:val="14"/>
                <w:szCs w:val="14"/>
              </w:rPr>
            </w:pPr>
            <w:r>
              <w:rPr>
                <w:rFonts w:ascii="Arial" w:hAnsi="Arial" w:cs="Arial"/>
                <w:b/>
                <w:sz w:val="14"/>
                <w:szCs w:val="14"/>
              </w:rPr>
              <w:t>2019</w:t>
            </w:r>
          </w:p>
        </w:tc>
      </w:tr>
      <w:tr w:rsidR="007379A1" w:rsidRPr="007C336C" w14:paraId="3224F9C0" w14:textId="77777777" w:rsidTr="007379A1">
        <w:tc>
          <w:tcPr>
            <w:tcW w:w="710" w:type="dxa"/>
          </w:tcPr>
          <w:p w14:paraId="25547342"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TOTAL</w:t>
            </w:r>
          </w:p>
          <w:p w14:paraId="33D67D40" w14:textId="77777777" w:rsidR="007379A1" w:rsidRPr="007C336C" w:rsidRDefault="007379A1" w:rsidP="00155EF4">
            <w:pPr>
              <w:jc w:val="both"/>
              <w:rPr>
                <w:rFonts w:ascii="Arial" w:hAnsi="Arial" w:cs="Arial"/>
                <w:b/>
                <w:sz w:val="14"/>
                <w:szCs w:val="14"/>
              </w:rPr>
            </w:pPr>
          </w:p>
        </w:tc>
        <w:tc>
          <w:tcPr>
            <w:tcW w:w="567" w:type="dxa"/>
          </w:tcPr>
          <w:p w14:paraId="468FC4A9" w14:textId="77777777" w:rsidR="007379A1" w:rsidRPr="007C336C" w:rsidRDefault="007379A1" w:rsidP="00155EF4">
            <w:pPr>
              <w:jc w:val="both"/>
              <w:rPr>
                <w:rFonts w:ascii="Arial" w:hAnsi="Arial" w:cs="Arial"/>
                <w:b/>
                <w:sz w:val="14"/>
                <w:szCs w:val="14"/>
              </w:rPr>
            </w:pPr>
          </w:p>
        </w:tc>
        <w:tc>
          <w:tcPr>
            <w:tcW w:w="567" w:type="dxa"/>
          </w:tcPr>
          <w:p w14:paraId="14785B04" w14:textId="77777777" w:rsidR="007379A1" w:rsidRPr="007C336C" w:rsidRDefault="007379A1" w:rsidP="00155EF4">
            <w:pPr>
              <w:jc w:val="both"/>
              <w:rPr>
                <w:rFonts w:ascii="Arial" w:hAnsi="Arial" w:cs="Arial"/>
                <w:b/>
                <w:sz w:val="14"/>
                <w:szCs w:val="14"/>
              </w:rPr>
            </w:pPr>
          </w:p>
        </w:tc>
        <w:tc>
          <w:tcPr>
            <w:tcW w:w="567" w:type="dxa"/>
          </w:tcPr>
          <w:p w14:paraId="68487733" w14:textId="77777777" w:rsidR="007379A1" w:rsidRPr="007C336C" w:rsidRDefault="007379A1" w:rsidP="00155EF4">
            <w:pPr>
              <w:jc w:val="both"/>
              <w:rPr>
                <w:rFonts w:ascii="Arial" w:hAnsi="Arial" w:cs="Arial"/>
                <w:b/>
                <w:sz w:val="14"/>
                <w:szCs w:val="14"/>
              </w:rPr>
            </w:pPr>
          </w:p>
        </w:tc>
        <w:tc>
          <w:tcPr>
            <w:tcW w:w="567" w:type="dxa"/>
          </w:tcPr>
          <w:p w14:paraId="3F11DC0F" w14:textId="77777777" w:rsidR="007379A1" w:rsidRPr="007C336C" w:rsidRDefault="007379A1" w:rsidP="00155EF4">
            <w:pPr>
              <w:jc w:val="both"/>
              <w:rPr>
                <w:rFonts w:ascii="Arial" w:hAnsi="Arial" w:cs="Arial"/>
                <w:b/>
                <w:sz w:val="14"/>
                <w:szCs w:val="14"/>
              </w:rPr>
            </w:pPr>
          </w:p>
        </w:tc>
        <w:tc>
          <w:tcPr>
            <w:tcW w:w="567" w:type="dxa"/>
          </w:tcPr>
          <w:p w14:paraId="2B3400F2" w14:textId="77777777" w:rsidR="007379A1" w:rsidRPr="007C336C" w:rsidRDefault="007379A1" w:rsidP="00155EF4">
            <w:pPr>
              <w:jc w:val="both"/>
              <w:rPr>
                <w:rFonts w:ascii="Arial" w:hAnsi="Arial" w:cs="Arial"/>
                <w:b/>
                <w:sz w:val="14"/>
                <w:szCs w:val="14"/>
              </w:rPr>
            </w:pPr>
          </w:p>
        </w:tc>
        <w:tc>
          <w:tcPr>
            <w:tcW w:w="567" w:type="dxa"/>
          </w:tcPr>
          <w:p w14:paraId="0515010F"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84</w:t>
            </w:r>
          </w:p>
        </w:tc>
        <w:tc>
          <w:tcPr>
            <w:tcW w:w="567" w:type="dxa"/>
          </w:tcPr>
          <w:p w14:paraId="11D65852"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87</w:t>
            </w:r>
          </w:p>
        </w:tc>
        <w:tc>
          <w:tcPr>
            <w:tcW w:w="567" w:type="dxa"/>
          </w:tcPr>
          <w:p w14:paraId="6706FA48" w14:textId="77777777" w:rsidR="007379A1" w:rsidRPr="007C336C" w:rsidRDefault="007379A1" w:rsidP="00155EF4">
            <w:pPr>
              <w:jc w:val="both"/>
              <w:rPr>
                <w:rFonts w:ascii="Arial" w:hAnsi="Arial" w:cs="Arial"/>
                <w:b/>
                <w:sz w:val="14"/>
                <w:szCs w:val="14"/>
              </w:rPr>
            </w:pPr>
          </w:p>
        </w:tc>
        <w:tc>
          <w:tcPr>
            <w:tcW w:w="567" w:type="dxa"/>
          </w:tcPr>
          <w:p w14:paraId="11BC9AB7" w14:textId="77777777" w:rsidR="007379A1" w:rsidRPr="007C336C" w:rsidRDefault="007379A1" w:rsidP="00155EF4">
            <w:pPr>
              <w:jc w:val="both"/>
              <w:rPr>
                <w:rFonts w:ascii="Arial" w:hAnsi="Arial" w:cs="Arial"/>
                <w:b/>
                <w:sz w:val="14"/>
                <w:szCs w:val="14"/>
              </w:rPr>
            </w:pPr>
          </w:p>
        </w:tc>
        <w:tc>
          <w:tcPr>
            <w:tcW w:w="567" w:type="dxa"/>
          </w:tcPr>
          <w:p w14:paraId="0B8809F1" w14:textId="77777777" w:rsidR="007379A1" w:rsidRPr="007C336C" w:rsidRDefault="007379A1" w:rsidP="00155EF4">
            <w:pPr>
              <w:jc w:val="both"/>
              <w:rPr>
                <w:rFonts w:ascii="Arial" w:hAnsi="Arial" w:cs="Arial"/>
                <w:b/>
                <w:sz w:val="14"/>
                <w:szCs w:val="14"/>
              </w:rPr>
            </w:pPr>
          </w:p>
        </w:tc>
        <w:tc>
          <w:tcPr>
            <w:tcW w:w="567" w:type="dxa"/>
          </w:tcPr>
          <w:p w14:paraId="7CF22383"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55</w:t>
            </w:r>
          </w:p>
        </w:tc>
        <w:tc>
          <w:tcPr>
            <w:tcW w:w="567" w:type="dxa"/>
          </w:tcPr>
          <w:p w14:paraId="704944EF"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49</w:t>
            </w:r>
          </w:p>
        </w:tc>
        <w:tc>
          <w:tcPr>
            <w:tcW w:w="567" w:type="dxa"/>
          </w:tcPr>
          <w:p w14:paraId="45E677D7"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57</w:t>
            </w:r>
          </w:p>
        </w:tc>
        <w:tc>
          <w:tcPr>
            <w:tcW w:w="567" w:type="dxa"/>
          </w:tcPr>
          <w:p w14:paraId="3590460D"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61</w:t>
            </w:r>
          </w:p>
        </w:tc>
        <w:tc>
          <w:tcPr>
            <w:tcW w:w="567" w:type="dxa"/>
          </w:tcPr>
          <w:p w14:paraId="7ADC3D7B" w14:textId="77777777" w:rsidR="007379A1" w:rsidRPr="007C336C" w:rsidRDefault="007379A1" w:rsidP="00155EF4">
            <w:pPr>
              <w:jc w:val="both"/>
              <w:rPr>
                <w:rFonts w:ascii="Arial" w:hAnsi="Arial" w:cs="Arial"/>
                <w:b/>
                <w:sz w:val="14"/>
                <w:szCs w:val="14"/>
              </w:rPr>
            </w:pPr>
            <w:r w:rsidRPr="007C336C">
              <w:rPr>
                <w:rFonts w:ascii="Arial" w:hAnsi="Arial" w:cs="Arial"/>
                <w:b/>
                <w:sz w:val="14"/>
                <w:szCs w:val="14"/>
              </w:rPr>
              <w:t>44</w:t>
            </w:r>
          </w:p>
        </w:tc>
        <w:tc>
          <w:tcPr>
            <w:tcW w:w="567" w:type="dxa"/>
          </w:tcPr>
          <w:p w14:paraId="6E2F92F0" w14:textId="77777777" w:rsidR="007379A1" w:rsidRPr="007C336C" w:rsidRDefault="007379A1" w:rsidP="007379A1">
            <w:pPr>
              <w:jc w:val="both"/>
              <w:rPr>
                <w:rFonts w:ascii="Arial" w:hAnsi="Arial" w:cs="Arial"/>
                <w:b/>
                <w:sz w:val="14"/>
                <w:szCs w:val="14"/>
              </w:rPr>
            </w:pPr>
            <w:r>
              <w:rPr>
                <w:rFonts w:ascii="Arial" w:hAnsi="Arial" w:cs="Arial"/>
                <w:b/>
                <w:sz w:val="14"/>
                <w:szCs w:val="14"/>
              </w:rPr>
              <w:t>63</w:t>
            </w:r>
          </w:p>
        </w:tc>
      </w:tr>
    </w:tbl>
    <w:p w14:paraId="4F8DF844" w14:textId="77777777" w:rsidR="00155EF4" w:rsidRPr="00FD6626" w:rsidRDefault="00155EF4" w:rsidP="00155EF4">
      <w:pPr>
        <w:autoSpaceDE w:val="0"/>
        <w:autoSpaceDN w:val="0"/>
        <w:adjustRightInd w:val="0"/>
        <w:spacing w:after="0" w:line="240" w:lineRule="auto"/>
        <w:jc w:val="both"/>
        <w:rPr>
          <w:rFonts w:ascii="Arial" w:hAnsi="Arial" w:cs="Arial"/>
          <w:color w:val="000000"/>
          <w:sz w:val="20"/>
          <w:szCs w:val="20"/>
          <w:shd w:val="clear" w:color="auto" w:fill="FFFFFF"/>
        </w:rPr>
      </w:pPr>
      <w:r w:rsidRPr="00FD6626">
        <w:rPr>
          <w:rFonts w:ascii="Arial" w:hAnsi="Arial" w:cs="Arial"/>
          <w:b/>
          <w:color w:val="000000"/>
          <w:sz w:val="20"/>
          <w:szCs w:val="20"/>
          <w:shd w:val="clear" w:color="auto" w:fill="FFFFFF"/>
        </w:rPr>
        <w:t>FUENTE</w:t>
      </w:r>
      <w:r w:rsidRPr="00FD6626">
        <w:rPr>
          <w:rFonts w:ascii="Arial" w:hAnsi="Arial" w:cs="Arial"/>
          <w:color w:val="000000"/>
          <w:sz w:val="20"/>
          <w:szCs w:val="20"/>
          <w:shd w:val="clear" w:color="auto" w:fill="FFFFFF"/>
        </w:rPr>
        <w:t>: ESCALE - Unidad de Estadística Educativa - Ministerio de Educación.</w:t>
      </w:r>
    </w:p>
    <w:p w14:paraId="147A276A" w14:textId="77777777" w:rsidR="00886CF0" w:rsidRPr="00FD6626" w:rsidRDefault="00886CF0" w:rsidP="00155EF4">
      <w:pPr>
        <w:autoSpaceDE w:val="0"/>
        <w:autoSpaceDN w:val="0"/>
        <w:adjustRightInd w:val="0"/>
        <w:spacing w:after="0" w:line="240" w:lineRule="auto"/>
        <w:jc w:val="both"/>
        <w:rPr>
          <w:rFonts w:ascii="Times New Roman" w:hAnsi="Times New Roman" w:cs="Times New Roman"/>
          <w:color w:val="000000"/>
          <w:shd w:val="clear" w:color="auto" w:fill="FFFFFF"/>
        </w:rPr>
      </w:pPr>
    </w:p>
    <w:p w14:paraId="2D46D7C3" w14:textId="77777777" w:rsidR="00886CF0" w:rsidRPr="00FD6626" w:rsidRDefault="00100781" w:rsidP="00EE1CBB">
      <w:pPr>
        <w:autoSpaceDE w:val="0"/>
        <w:autoSpaceDN w:val="0"/>
        <w:adjustRightInd w:val="0"/>
        <w:spacing w:after="0" w:line="360" w:lineRule="auto"/>
        <w:jc w:val="both"/>
        <w:rPr>
          <w:rFonts w:ascii="Arial" w:hAnsi="Arial" w:cs="Arial"/>
          <w:color w:val="000000"/>
          <w:shd w:val="clear" w:color="auto" w:fill="FFFFFF"/>
        </w:rPr>
      </w:pPr>
      <w:r w:rsidRPr="00FD6626">
        <w:rPr>
          <w:rFonts w:ascii="Arial" w:hAnsi="Arial" w:cs="Arial"/>
          <w:color w:val="000000"/>
          <w:shd w:val="clear" w:color="auto" w:fill="FFFFFF"/>
        </w:rPr>
        <w:t xml:space="preserve">En el nivel secundario el panorama de migración escolar es lo mismo, en el Colegio José Olaya, tomando como base el año 2009 hubo a nivel general 84 alumnos y en el año 2018 se matricularon 44 alumnos, significando un descenso </w:t>
      </w:r>
      <w:r w:rsidR="00EE1CBB" w:rsidRPr="00FD6626">
        <w:rPr>
          <w:rFonts w:ascii="Arial" w:hAnsi="Arial" w:cs="Arial"/>
          <w:color w:val="000000"/>
          <w:shd w:val="clear" w:color="auto" w:fill="FFFFFF"/>
        </w:rPr>
        <w:t>del 48 %.</w:t>
      </w:r>
    </w:p>
    <w:p w14:paraId="7A7DDD7E" w14:textId="77777777" w:rsidR="00164CC2" w:rsidRDefault="005E52B3" w:rsidP="00A967D5">
      <w:pPr>
        <w:autoSpaceDE w:val="0"/>
        <w:autoSpaceDN w:val="0"/>
        <w:adjustRightInd w:val="0"/>
        <w:spacing w:after="0" w:line="360" w:lineRule="auto"/>
        <w:jc w:val="both"/>
        <w:rPr>
          <w:rFonts w:ascii="Arial" w:hAnsi="Arial" w:cs="Arial"/>
          <w:color w:val="000000"/>
          <w:shd w:val="clear" w:color="auto" w:fill="FFFFFF"/>
        </w:rPr>
      </w:pPr>
      <w:r w:rsidRPr="00317744">
        <w:rPr>
          <w:rFonts w:ascii="Arial" w:hAnsi="Arial" w:cs="Arial"/>
          <w:color w:val="000000"/>
          <w:shd w:val="clear" w:color="auto" w:fill="FFFFFF"/>
        </w:rPr>
        <w:t>La migración de alumnos a otras Ins</w:t>
      </w:r>
      <w:r w:rsidR="004D02AB" w:rsidRPr="00317744">
        <w:rPr>
          <w:rFonts w:ascii="Arial" w:hAnsi="Arial" w:cs="Arial"/>
          <w:color w:val="000000"/>
          <w:shd w:val="clear" w:color="auto" w:fill="FFFFFF"/>
        </w:rPr>
        <w:t>tituciones Educativas es el resultado</w:t>
      </w:r>
      <w:r w:rsidRPr="00317744">
        <w:rPr>
          <w:rFonts w:ascii="Arial" w:hAnsi="Arial" w:cs="Arial"/>
          <w:color w:val="000000"/>
          <w:shd w:val="clear" w:color="auto" w:fill="FFFFFF"/>
        </w:rPr>
        <w:t xml:space="preserve"> de la disminución de alumnos en las Instituciones educativas de H</w:t>
      </w:r>
      <w:r w:rsidR="00057F10" w:rsidRPr="00317744">
        <w:rPr>
          <w:rFonts w:ascii="Arial" w:hAnsi="Arial" w:cs="Arial"/>
          <w:color w:val="000000"/>
          <w:shd w:val="clear" w:color="auto" w:fill="FFFFFF"/>
        </w:rPr>
        <w:t>uacrapuquio, real</w:t>
      </w:r>
      <w:r w:rsidR="00EE1CBB" w:rsidRPr="00317744">
        <w:rPr>
          <w:rFonts w:ascii="Arial" w:hAnsi="Arial" w:cs="Arial"/>
          <w:color w:val="000000"/>
          <w:shd w:val="clear" w:color="auto" w:fill="FFFFFF"/>
        </w:rPr>
        <w:t>izando comparativamente entre lo</w:t>
      </w:r>
      <w:r w:rsidR="00057F10" w:rsidRPr="00317744">
        <w:rPr>
          <w:rFonts w:ascii="Arial" w:hAnsi="Arial" w:cs="Arial"/>
          <w:color w:val="000000"/>
          <w:shd w:val="clear" w:color="auto" w:fill="FFFFFF"/>
        </w:rPr>
        <w:t xml:space="preserve">s alumnos que culminan la primaria y secundaria </w:t>
      </w:r>
      <w:r w:rsidR="00A967D5" w:rsidRPr="00317744">
        <w:rPr>
          <w:rFonts w:ascii="Arial" w:hAnsi="Arial" w:cs="Arial"/>
          <w:color w:val="000000"/>
          <w:shd w:val="clear" w:color="auto" w:fill="FFFFFF"/>
        </w:rPr>
        <w:t>observamos</w:t>
      </w:r>
      <w:r w:rsidR="00057F10" w:rsidRPr="00317744">
        <w:rPr>
          <w:rFonts w:ascii="Arial" w:hAnsi="Arial" w:cs="Arial"/>
          <w:color w:val="000000"/>
          <w:shd w:val="clear" w:color="auto" w:fill="FFFFFF"/>
        </w:rPr>
        <w:t xml:space="preserve"> </w:t>
      </w:r>
      <w:r w:rsidR="00EE1CBB" w:rsidRPr="00317744">
        <w:rPr>
          <w:rFonts w:ascii="Arial" w:hAnsi="Arial" w:cs="Arial"/>
          <w:color w:val="000000"/>
          <w:shd w:val="clear" w:color="auto" w:fill="FFFFFF"/>
        </w:rPr>
        <w:t>lo siguiente: cu</w:t>
      </w:r>
      <w:r w:rsidR="00A967D5" w:rsidRPr="00317744">
        <w:rPr>
          <w:rFonts w:ascii="Arial" w:hAnsi="Arial" w:cs="Arial"/>
          <w:color w:val="000000"/>
          <w:shd w:val="clear" w:color="auto" w:fill="FFFFFF"/>
        </w:rPr>
        <w:t>lminaron</w:t>
      </w:r>
      <w:r w:rsidR="00057F10" w:rsidRPr="00317744">
        <w:rPr>
          <w:rFonts w:ascii="Arial" w:hAnsi="Arial" w:cs="Arial"/>
          <w:color w:val="000000"/>
          <w:shd w:val="clear" w:color="auto" w:fill="FFFFFF"/>
        </w:rPr>
        <w:t xml:space="preserve">  la primaria a nivel </w:t>
      </w:r>
      <w:r w:rsidR="00A967D5" w:rsidRPr="00317744">
        <w:rPr>
          <w:rFonts w:ascii="Arial" w:hAnsi="Arial" w:cs="Arial"/>
          <w:color w:val="000000"/>
          <w:shd w:val="clear" w:color="auto" w:fill="FFFFFF"/>
        </w:rPr>
        <w:t>distrital</w:t>
      </w:r>
      <w:r w:rsidR="00EE1CBB" w:rsidRPr="00317744">
        <w:rPr>
          <w:rFonts w:ascii="Arial" w:hAnsi="Arial" w:cs="Arial"/>
          <w:color w:val="000000"/>
          <w:shd w:val="clear" w:color="auto" w:fill="FFFFFF"/>
        </w:rPr>
        <w:t xml:space="preserve"> </w:t>
      </w:r>
      <w:r w:rsidR="00057F10" w:rsidRPr="00317744">
        <w:rPr>
          <w:rFonts w:ascii="Arial" w:hAnsi="Arial" w:cs="Arial"/>
          <w:color w:val="000000"/>
          <w:shd w:val="clear" w:color="auto" w:fill="FFFFFF"/>
        </w:rPr>
        <w:t xml:space="preserve">33 alumnos, sin embargo en el Colegio </w:t>
      </w:r>
      <w:r w:rsidR="00A967D5" w:rsidRPr="00317744">
        <w:rPr>
          <w:rFonts w:ascii="Arial" w:hAnsi="Arial" w:cs="Arial"/>
          <w:color w:val="000000"/>
          <w:shd w:val="clear" w:color="auto" w:fill="FFFFFF"/>
        </w:rPr>
        <w:t>José</w:t>
      </w:r>
      <w:r w:rsidR="00EE1CBB" w:rsidRPr="00317744">
        <w:rPr>
          <w:rFonts w:ascii="Arial" w:hAnsi="Arial" w:cs="Arial"/>
          <w:color w:val="000000"/>
          <w:shd w:val="clear" w:color="auto" w:fill="FFFFFF"/>
        </w:rPr>
        <w:t xml:space="preserve"> Olaya se matricularon</w:t>
      </w:r>
      <w:r w:rsidR="00057F10" w:rsidRPr="00317744">
        <w:rPr>
          <w:rFonts w:ascii="Arial" w:hAnsi="Arial" w:cs="Arial"/>
          <w:color w:val="000000"/>
          <w:shd w:val="clear" w:color="auto" w:fill="FFFFFF"/>
        </w:rPr>
        <w:t xml:space="preserve"> 2 </w:t>
      </w:r>
    </w:p>
    <w:p w14:paraId="5018CFCF" w14:textId="77777777" w:rsidR="005E52B3" w:rsidRPr="00317744" w:rsidRDefault="00057F10" w:rsidP="00A967D5">
      <w:pPr>
        <w:autoSpaceDE w:val="0"/>
        <w:autoSpaceDN w:val="0"/>
        <w:adjustRightInd w:val="0"/>
        <w:spacing w:after="0" w:line="360" w:lineRule="auto"/>
        <w:jc w:val="both"/>
        <w:rPr>
          <w:rFonts w:ascii="Arial" w:hAnsi="Arial" w:cs="Arial"/>
          <w:color w:val="000000"/>
          <w:shd w:val="clear" w:color="auto" w:fill="FFFFFF"/>
        </w:rPr>
      </w:pPr>
      <w:r w:rsidRPr="00317744">
        <w:rPr>
          <w:rFonts w:ascii="Arial" w:hAnsi="Arial" w:cs="Arial"/>
          <w:color w:val="000000"/>
          <w:shd w:val="clear" w:color="auto" w:fill="FFFFFF"/>
        </w:rPr>
        <w:t>alumnos</w:t>
      </w:r>
      <w:r w:rsidR="00EE1CBB" w:rsidRPr="00317744">
        <w:rPr>
          <w:rFonts w:ascii="Arial" w:hAnsi="Arial" w:cs="Arial"/>
          <w:color w:val="000000"/>
          <w:shd w:val="clear" w:color="auto" w:fill="FFFFFF"/>
        </w:rPr>
        <w:t xml:space="preserve"> para el primer año de secundaria</w:t>
      </w:r>
      <w:r w:rsidRPr="00317744">
        <w:rPr>
          <w:rFonts w:ascii="Arial" w:hAnsi="Arial" w:cs="Arial"/>
          <w:color w:val="000000"/>
          <w:shd w:val="clear" w:color="auto" w:fill="FFFFFF"/>
        </w:rPr>
        <w:t xml:space="preserve">, siendo la brecha del 93 %. </w:t>
      </w:r>
      <w:r w:rsidR="00EE1CBB" w:rsidRPr="00317744">
        <w:rPr>
          <w:rFonts w:ascii="Arial" w:hAnsi="Arial" w:cs="Arial"/>
          <w:color w:val="000000"/>
          <w:shd w:val="clear" w:color="auto" w:fill="FFFFFF"/>
        </w:rPr>
        <w:t>Es decir 31 alumnos migraron a estudiar a la ciudad de Huancayo en primer lugar y al distrito de Huayucachi en segundo lugar.</w:t>
      </w:r>
    </w:p>
    <w:p w14:paraId="62E91EB3" w14:textId="77777777" w:rsidR="003A50B2" w:rsidRPr="00317744" w:rsidRDefault="00057F10" w:rsidP="003A50B2">
      <w:pPr>
        <w:autoSpaceDE w:val="0"/>
        <w:autoSpaceDN w:val="0"/>
        <w:adjustRightInd w:val="0"/>
        <w:spacing w:after="0" w:line="360" w:lineRule="auto"/>
        <w:jc w:val="both"/>
        <w:rPr>
          <w:rFonts w:ascii="Arial" w:hAnsi="Arial" w:cs="Arial"/>
          <w:color w:val="000000"/>
          <w:shd w:val="clear" w:color="auto" w:fill="FFFFFF"/>
        </w:rPr>
      </w:pPr>
      <w:r w:rsidRPr="00317744">
        <w:rPr>
          <w:rFonts w:ascii="Arial" w:hAnsi="Arial" w:cs="Arial"/>
          <w:color w:val="000000"/>
          <w:shd w:val="clear" w:color="auto" w:fill="FFFFFF"/>
        </w:rPr>
        <w:t xml:space="preserve">Esta realidad </w:t>
      </w:r>
      <w:r w:rsidR="00164CC2" w:rsidRPr="00317744">
        <w:rPr>
          <w:rFonts w:ascii="Arial" w:hAnsi="Arial" w:cs="Arial"/>
          <w:color w:val="000000"/>
          <w:shd w:val="clear" w:color="auto" w:fill="FFFFFF"/>
        </w:rPr>
        <w:t>permite a</w:t>
      </w:r>
      <w:r w:rsidRPr="00317744">
        <w:rPr>
          <w:rFonts w:ascii="Arial" w:hAnsi="Arial" w:cs="Arial"/>
          <w:color w:val="000000"/>
          <w:shd w:val="clear" w:color="auto" w:fill="FFFFFF"/>
        </w:rPr>
        <w:t xml:space="preserve"> que el gobierno local implemente políticas </w:t>
      </w:r>
      <w:r w:rsidR="00A967D5" w:rsidRPr="00317744">
        <w:rPr>
          <w:rFonts w:ascii="Arial" w:hAnsi="Arial" w:cs="Arial"/>
          <w:color w:val="000000"/>
          <w:shd w:val="clear" w:color="auto" w:fill="FFFFFF"/>
        </w:rPr>
        <w:t>públicas</w:t>
      </w:r>
      <w:r w:rsidRPr="00317744">
        <w:rPr>
          <w:rFonts w:ascii="Arial" w:hAnsi="Arial" w:cs="Arial"/>
          <w:color w:val="000000"/>
          <w:shd w:val="clear" w:color="auto" w:fill="FFFFFF"/>
        </w:rPr>
        <w:t xml:space="preserve"> de mejoramiento de la calidad educativa en todos los niveles educativos, especialmente con el nivel secundario otorgando a los alumnos de secundaria, incentivos como be</w:t>
      </w:r>
      <w:r w:rsidR="00092CE9" w:rsidRPr="00317744">
        <w:rPr>
          <w:rFonts w:ascii="Arial" w:hAnsi="Arial" w:cs="Arial"/>
          <w:color w:val="000000"/>
          <w:shd w:val="clear" w:color="auto" w:fill="FFFFFF"/>
        </w:rPr>
        <w:t>cas integrales con academias de preparación pre universitarias</w:t>
      </w:r>
      <w:r w:rsidRPr="00317744">
        <w:rPr>
          <w:rFonts w:ascii="Arial" w:hAnsi="Arial" w:cs="Arial"/>
          <w:color w:val="000000"/>
          <w:shd w:val="clear" w:color="auto" w:fill="FFFFFF"/>
        </w:rPr>
        <w:t xml:space="preserve"> </w:t>
      </w:r>
      <w:r w:rsidR="00A967D5" w:rsidRPr="00317744">
        <w:rPr>
          <w:rFonts w:ascii="Arial" w:hAnsi="Arial" w:cs="Arial"/>
          <w:color w:val="000000"/>
          <w:shd w:val="clear" w:color="auto" w:fill="FFFFFF"/>
        </w:rPr>
        <w:t>privadas o públicas de la provincia de Huancayo.</w:t>
      </w:r>
    </w:p>
    <w:p w14:paraId="05170040" w14:textId="653D05E0" w:rsidR="00A967D5" w:rsidRPr="00164CC2" w:rsidRDefault="00A967D5" w:rsidP="00164CC2">
      <w:pPr>
        <w:pStyle w:val="NoSpacing"/>
        <w:jc w:val="center"/>
      </w:pPr>
      <w:r w:rsidRPr="00164CC2">
        <w:t>CUADRO N°</w:t>
      </w:r>
      <w:r w:rsidR="00134E90">
        <w:t xml:space="preserve"> 23</w:t>
      </w:r>
    </w:p>
    <w:p w14:paraId="5E715810" w14:textId="77777777" w:rsidR="00A967D5" w:rsidRPr="003A50B2" w:rsidRDefault="00A967D5" w:rsidP="00A967D5">
      <w:pPr>
        <w:spacing w:after="0" w:line="240" w:lineRule="auto"/>
        <w:jc w:val="center"/>
        <w:rPr>
          <w:rFonts w:ascii="Arial" w:eastAsia="Times New Roman" w:hAnsi="Arial" w:cs="Arial"/>
          <w:b/>
          <w:color w:val="000000"/>
          <w:sz w:val="20"/>
          <w:szCs w:val="20"/>
          <w:lang w:eastAsia="es-PE"/>
        </w:rPr>
      </w:pPr>
      <w:r w:rsidRPr="003A50B2">
        <w:rPr>
          <w:rFonts w:ascii="Arial" w:eastAsia="Times New Roman" w:hAnsi="Arial" w:cs="Arial"/>
          <w:b/>
          <w:color w:val="000000"/>
          <w:sz w:val="20"/>
          <w:szCs w:val="20"/>
          <w:lang w:eastAsia="es-PE"/>
        </w:rPr>
        <w:t>NIVEL DE APRENDIZAJE – HUACRAPUQUIO</w:t>
      </w:r>
    </w:p>
    <w:tbl>
      <w:tblPr>
        <w:tblW w:w="11586" w:type="dxa"/>
        <w:tblInd w:w="-10" w:type="dxa"/>
        <w:tblLayout w:type="fixed"/>
        <w:tblCellMar>
          <w:left w:w="70" w:type="dxa"/>
          <w:right w:w="70" w:type="dxa"/>
        </w:tblCellMar>
        <w:tblLook w:val="04A0" w:firstRow="1" w:lastRow="0" w:firstColumn="1" w:lastColumn="0" w:noHBand="0" w:noVBand="1"/>
      </w:tblPr>
      <w:tblGrid>
        <w:gridCol w:w="1848"/>
        <w:gridCol w:w="1701"/>
        <w:gridCol w:w="1692"/>
        <w:gridCol w:w="854"/>
        <w:gridCol w:w="709"/>
        <w:gridCol w:w="851"/>
        <w:gridCol w:w="1134"/>
        <w:gridCol w:w="1276"/>
        <w:gridCol w:w="363"/>
        <w:gridCol w:w="222"/>
        <w:gridCol w:w="936"/>
      </w:tblGrid>
      <w:tr w:rsidR="00A967D5" w:rsidRPr="0020602B" w14:paraId="1D1DD8B6" w14:textId="77777777" w:rsidTr="00164CC2">
        <w:trPr>
          <w:trHeight w:val="696"/>
        </w:trPr>
        <w:tc>
          <w:tcPr>
            <w:tcW w:w="1848" w:type="dxa"/>
            <w:tcBorders>
              <w:top w:val="double" w:sz="6" w:space="0" w:color="44546A"/>
              <w:left w:val="single" w:sz="4" w:space="0" w:color="FFFFFF"/>
              <w:bottom w:val="single" w:sz="8" w:space="0" w:color="44546A"/>
              <w:right w:val="single" w:sz="4" w:space="0" w:color="FFFFFF"/>
            </w:tcBorders>
            <w:shd w:val="clear" w:color="000000" w:fill="B4C6E7"/>
            <w:vAlign w:val="center"/>
            <w:hideMark/>
          </w:tcPr>
          <w:p w14:paraId="3D4C3C39" w14:textId="77777777" w:rsidR="00A967D5" w:rsidRPr="00EB64BF" w:rsidRDefault="00A967D5" w:rsidP="00526F5F">
            <w:pPr>
              <w:spacing w:after="0" w:line="240" w:lineRule="auto"/>
              <w:jc w:val="both"/>
              <w:rPr>
                <w:rFonts w:ascii="Arial" w:eastAsia="Times New Roman" w:hAnsi="Arial" w:cs="Arial"/>
                <w:b/>
                <w:bCs/>
                <w:color w:val="000000"/>
                <w:sz w:val="16"/>
                <w:szCs w:val="16"/>
                <w:lang w:eastAsia="es-PE"/>
              </w:rPr>
            </w:pPr>
            <w:r w:rsidRPr="00EB64BF">
              <w:rPr>
                <w:rFonts w:ascii="Arial" w:eastAsia="Times New Roman" w:hAnsi="Arial" w:cs="Arial"/>
                <w:b/>
                <w:bCs/>
                <w:color w:val="000000"/>
                <w:sz w:val="16"/>
                <w:szCs w:val="16"/>
                <w:lang w:eastAsia="es-PE"/>
              </w:rPr>
              <w:t>Nivel</w:t>
            </w:r>
          </w:p>
        </w:tc>
        <w:tc>
          <w:tcPr>
            <w:tcW w:w="1701" w:type="dxa"/>
            <w:tcBorders>
              <w:top w:val="double" w:sz="6" w:space="0" w:color="44546A"/>
              <w:left w:val="nil"/>
              <w:bottom w:val="single" w:sz="8" w:space="0" w:color="44546A"/>
              <w:right w:val="single" w:sz="4" w:space="0" w:color="FFFFFF"/>
            </w:tcBorders>
            <w:shd w:val="clear" w:color="000000" w:fill="B4C6E7"/>
            <w:vAlign w:val="center"/>
            <w:hideMark/>
          </w:tcPr>
          <w:p w14:paraId="30AF2B74" w14:textId="77777777" w:rsidR="00A967D5" w:rsidRPr="00EB64BF" w:rsidRDefault="00A967D5" w:rsidP="00526F5F">
            <w:pPr>
              <w:spacing w:after="0" w:line="240" w:lineRule="auto"/>
              <w:jc w:val="both"/>
              <w:rPr>
                <w:rFonts w:ascii="Arial" w:eastAsia="Times New Roman" w:hAnsi="Arial" w:cs="Arial"/>
                <w:b/>
                <w:bCs/>
                <w:color w:val="000000"/>
                <w:sz w:val="16"/>
                <w:szCs w:val="16"/>
                <w:lang w:eastAsia="es-PE"/>
              </w:rPr>
            </w:pPr>
            <w:r w:rsidRPr="00EB64BF">
              <w:rPr>
                <w:rFonts w:ascii="Arial" w:eastAsia="Times New Roman" w:hAnsi="Arial" w:cs="Arial"/>
                <w:b/>
                <w:bCs/>
                <w:color w:val="000000"/>
                <w:sz w:val="16"/>
                <w:szCs w:val="16"/>
                <w:lang w:eastAsia="es-PE"/>
              </w:rPr>
              <w:t>Curso</w:t>
            </w:r>
          </w:p>
        </w:tc>
        <w:tc>
          <w:tcPr>
            <w:tcW w:w="1692" w:type="dxa"/>
            <w:tcBorders>
              <w:top w:val="double" w:sz="6" w:space="0" w:color="44546A"/>
              <w:left w:val="nil"/>
              <w:bottom w:val="single" w:sz="8" w:space="0" w:color="44546A"/>
              <w:right w:val="single" w:sz="4" w:space="0" w:color="FFFFFF"/>
            </w:tcBorders>
            <w:shd w:val="clear" w:color="000000" w:fill="B4C6E7"/>
            <w:vAlign w:val="center"/>
            <w:hideMark/>
          </w:tcPr>
          <w:p w14:paraId="4B22C553" w14:textId="77777777" w:rsidR="00A967D5" w:rsidRPr="00EB64BF" w:rsidRDefault="00A967D5" w:rsidP="00526F5F">
            <w:pPr>
              <w:spacing w:after="0" w:line="240" w:lineRule="auto"/>
              <w:jc w:val="both"/>
              <w:rPr>
                <w:rFonts w:ascii="Arial" w:eastAsia="Times New Roman" w:hAnsi="Arial" w:cs="Arial"/>
                <w:b/>
                <w:bCs/>
                <w:color w:val="000000"/>
                <w:sz w:val="16"/>
                <w:szCs w:val="16"/>
                <w:lang w:eastAsia="es-PE"/>
              </w:rPr>
            </w:pPr>
            <w:r w:rsidRPr="00EB64BF">
              <w:rPr>
                <w:rFonts w:ascii="Arial" w:eastAsia="Times New Roman" w:hAnsi="Arial" w:cs="Arial"/>
                <w:b/>
                <w:bCs/>
                <w:color w:val="000000"/>
                <w:sz w:val="16"/>
                <w:szCs w:val="16"/>
                <w:lang w:eastAsia="es-PE"/>
              </w:rPr>
              <w:t>Unidad</w:t>
            </w:r>
          </w:p>
        </w:tc>
        <w:tc>
          <w:tcPr>
            <w:tcW w:w="854" w:type="dxa"/>
            <w:tcBorders>
              <w:top w:val="double" w:sz="6" w:space="0" w:color="44546A"/>
              <w:left w:val="nil"/>
              <w:bottom w:val="single" w:sz="8" w:space="0" w:color="44546A"/>
              <w:right w:val="single" w:sz="4" w:space="0" w:color="FFFFFF"/>
            </w:tcBorders>
            <w:shd w:val="clear" w:color="000000" w:fill="B4C6E7"/>
            <w:vAlign w:val="center"/>
            <w:hideMark/>
          </w:tcPr>
          <w:p w14:paraId="0FF8E63C" w14:textId="77777777" w:rsidR="00A967D5" w:rsidRPr="00EB64BF" w:rsidRDefault="00A967D5" w:rsidP="00526F5F">
            <w:pPr>
              <w:spacing w:after="0" w:line="240" w:lineRule="auto"/>
              <w:jc w:val="both"/>
              <w:rPr>
                <w:rFonts w:ascii="Arial" w:eastAsia="Times New Roman" w:hAnsi="Arial" w:cs="Arial"/>
                <w:b/>
                <w:bCs/>
                <w:color w:val="000000"/>
                <w:sz w:val="16"/>
                <w:szCs w:val="16"/>
                <w:lang w:eastAsia="es-PE"/>
              </w:rPr>
            </w:pPr>
            <w:r w:rsidRPr="00EB64BF">
              <w:rPr>
                <w:rFonts w:ascii="Arial" w:eastAsia="Times New Roman" w:hAnsi="Arial" w:cs="Arial"/>
                <w:b/>
                <w:bCs/>
                <w:color w:val="000000"/>
                <w:sz w:val="16"/>
                <w:szCs w:val="16"/>
                <w:lang w:eastAsia="es-PE"/>
              </w:rPr>
              <w:t>Previo al inicio</w:t>
            </w:r>
          </w:p>
        </w:tc>
        <w:tc>
          <w:tcPr>
            <w:tcW w:w="709" w:type="dxa"/>
            <w:tcBorders>
              <w:top w:val="double" w:sz="6" w:space="0" w:color="44546A"/>
              <w:left w:val="nil"/>
              <w:bottom w:val="single" w:sz="8" w:space="0" w:color="44546A"/>
              <w:right w:val="single" w:sz="4" w:space="0" w:color="FFFFFF"/>
            </w:tcBorders>
            <w:shd w:val="clear" w:color="000000" w:fill="B4C6E7"/>
            <w:vAlign w:val="center"/>
            <w:hideMark/>
          </w:tcPr>
          <w:p w14:paraId="5AA5408C" w14:textId="77777777" w:rsidR="00A967D5" w:rsidRPr="00EB64BF" w:rsidRDefault="00A967D5" w:rsidP="00526F5F">
            <w:pPr>
              <w:spacing w:after="0" w:line="240" w:lineRule="auto"/>
              <w:jc w:val="both"/>
              <w:rPr>
                <w:rFonts w:ascii="Arial" w:eastAsia="Times New Roman" w:hAnsi="Arial" w:cs="Arial"/>
                <w:b/>
                <w:bCs/>
                <w:color w:val="000000"/>
                <w:sz w:val="16"/>
                <w:szCs w:val="16"/>
                <w:lang w:eastAsia="es-PE"/>
              </w:rPr>
            </w:pPr>
            <w:r w:rsidRPr="00EB64BF">
              <w:rPr>
                <w:rFonts w:ascii="Arial" w:eastAsia="Times New Roman" w:hAnsi="Arial" w:cs="Arial"/>
                <w:b/>
                <w:bCs/>
                <w:color w:val="000000"/>
                <w:sz w:val="16"/>
                <w:szCs w:val="16"/>
                <w:lang w:eastAsia="es-PE"/>
              </w:rPr>
              <w:t>En inicio</w:t>
            </w:r>
          </w:p>
        </w:tc>
        <w:tc>
          <w:tcPr>
            <w:tcW w:w="851" w:type="dxa"/>
            <w:tcBorders>
              <w:top w:val="double" w:sz="6" w:space="0" w:color="44546A"/>
              <w:left w:val="nil"/>
              <w:bottom w:val="single" w:sz="8" w:space="0" w:color="44546A"/>
              <w:right w:val="single" w:sz="4" w:space="0" w:color="FFFFFF"/>
            </w:tcBorders>
            <w:shd w:val="clear" w:color="000000" w:fill="B4C6E7"/>
            <w:vAlign w:val="center"/>
            <w:hideMark/>
          </w:tcPr>
          <w:p w14:paraId="10AA0FE8" w14:textId="77777777" w:rsidR="00A967D5" w:rsidRPr="00EB64BF" w:rsidRDefault="00A967D5" w:rsidP="00526F5F">
            <w:pPr>
              <w:spacing w:after="0" w:line="240" w:lineRule="auto"/>
              <w:jc w:val="both"/>
              <w:rPr>
                <w:rFonts w:ascii="Arial" w:eastAsia="Times New Roman" w:hAnsi="Arial" w:cs="Arial"/>
                <w:b/>
                <w:bCs/>
                <w:color w:val="000000"/>
                <w:sz w:val="16"/>
                <w:szCs w:val="16"/>
                <w:lang w:eastAsia="es-PE"/>
              </w:rPr>
            </w:pPr>
            <w:r w:rsidRPr="00EB64BF">
              <w:rPr>
                <w:rFonts w:ascii="Arial" w:eastAsia="Times New Roman" w:hAnsi="Arial" w:cs="Arial"/>
                <w:b/>
                <w:bCs/>
                <w:color w:val="000000"/>
                <w:sz w:val="16"/>
                <w:szCs w:val="16"/>
                <w:lang w:eastAsia="es-PE"/>
              </w:rPr>
              <w:t>En proceso</w:t>
            </w:r>
          </w:p>
        </w:tc>
        <w:tc>
          <w:tcPr>
            <w:tcW w:w="1134" w:type="dxa"/>
            <w:tcBorders>
              <w:top w:val="double" w:sz="6" w:space="0" w:color="44546A"/>
              <w:left w:val="nil"/>
              <w:bottom w:val="single" w:sz="8" w:space="0" w:color="44546A"/>
              <w:right w:val="single" w:sz="4" w:space="0" w:color="FFFFFF"/>
            </w:tcBorders>
            <w:shd w:val="clear" w:color="000000" w:fill="B4C6E7"/>
            <w:vAlign w:val="center"/>
            <w:hideMark/>
          </w:tcPr>
          <w:p w14:paraId="6730F0F9" w14:textId="77777777" w:rsidR="00A967D5" w:rsidRPr="00EB64BF" w:rsidRDefault="00A967D5" w:rsidP="00526F5F">
            <w:pPr>
              <w:spacing w:after="0" w:line="240" w:lineRule="auto"/>
              <w:jc w:val="both"/>
              <w:rPr>
                <w:rFonts w:ascii="Arial" w:eastAsia="Times New Roman" w:hAnsi="Arial" w:cs="Arial"/>
                <w:b/>
                <w:bCs/>
                <w:color w:val="000000"/>
                <w:sz w:val="16"/>
                <w:szCs w:val="16"/>
                <w:lang w:eastAsia="es-PE"/>
              </w:rPr>
            </w:pPr>
            <w:r w:rsidRPr="00EB64BF">
              <w:rPr>
                <w:rFonts w:ascii="Arial" w:eastAsia="Times New Roman" w:hAnsi="Arial" w:cs="Arial"/>
                <w:b/>
                <w:bCs/>
                <w:color w:val="000000"/>
                <w:sz w:val="16"/>
                <w:szCs w:val="16"/>
                <w:lang w:eastAsia="es-PE"/>
              </w:rPr>
              <w:t>Satisfactorio</w:t>
            </w:r>
          </w:p>
        </w:tc>
        <w:tc>
          <w:tcPr>
            <w:tcW w:w="1276" w:type="dxa"/>
            <w:tcBorders>
              <w:top w:val="double" w:sz="6" w:space="0" w:color="44546A"/>
              <w:left w:val="nil"/>
              <w:bottom w:val="single" w:sz="8" w:space="0" w:color="44546A"/>
              <w:right w:val="nil"/>
            </w:tcBorders>
            <w:shd w:val="clear" w:color="000000" w:fill="FF0000"/>
            <w:vAlign w:val="center"/>
            <w:hideMark/>
          </w:tcPr>
          <w:p w14:paraId="5B997B6A" w14:textId="77777777" w:rsidR="00A967D5" w:rsidRPr="00EB64BF" w:rsidRDefault="00A967D5" w:rsidP="00526F5F">
            <w:pPr>
              <w:spacing w:after="0" w:line="240" w:lineRule="auto"/>
              <w:jc w:val="both"/>
              <w:rPr>
                <w:rFonts w:ascii="Arial" w:eastAsia="Times New Roman" w:hAnsi="Arial" w:cs="Arial"/>
                <w:b/>
                <w:bCs/>
                <w:color w:val="FFFFFF"/>
                <w:sz w:val="16"/>
                <w:szCs w:val="16"/>
                <w:lang w:eastAsia="es-PE"/>
              </w:rPr>
            </w:pPr>
            <w:r w:rsidRPr="00EB64BF">
              <w:rPr>
                <w:rFonts w:ascii="Arial" w:eastAsia="Times New Roman" w:hAnsi="Arial" w:cs="Arial"/>
                <w:b/>
                <w:bCs/>
                <w:color w:val="FFFFFF"/>
                <w:sz w:val="16"/>
                <w:szCs w:val="16"/>
                <w:lang w:eastAsia="es-PE"/>
              </w:rPr>
              <w:t>Brecha en el nivel satisfactorio</w:t>
            </w:r>
          </w:p>
        </w:tc>
        <w:tc>
          <w:tcPr>
            <w:tcW w:w="585" w:type="dxa"/>
            <w:gridSpan w:val="2"/>
            <w:tcBorders>
              <w:top w:val="nil"/>
              <w:left w:val="nil"/>
              <w:bottom w:val="nil"/>
              <w:right w:val="nil"/>
            </w:tcBorders>
            <w:shd w:val="clear" w:color="auto" w:fill="auto"/>
            <w:vAlign w:val="center"/>
            <w:hideMark/>
          </w:tcPr>
          <w:p w14:paraId="2A206E1F" w14:textId="77777777" w:rsidR="00A967D5" w:rsidRPr="00EB64BF" w:rsidRDefault="00A967D5" w:rsidP="00526F5F">
            <w:pPr>
              <w:spacing w:after="0" w:line="240" w:lineRule="auto"/>
              <w:jc w:val="both"/>
              <w:rPr>
                <w:rFonts w:ascii="Arial" w:eastAsia="Times New Roman" w:hAnsi="Arial" w:cs="Arial"/>
                <w:b/>
                <w:bCs/>
                <w:color w:val="FFFFFF"/>
                <w:sz w:val="16"/>
                <w:szCs w:val="16"/>
                <w:lang w:eastAsia="es-PE"/>
              </w:rPr>
            </w:pPr>
          </w:p>
        </w:tc>
        <w:tc>
          <w:tcPr>
            <w:tcW w:w="936" w:type="dxa"/>
            <w:tcBorders>
              <w:top w:val="nil"/>
              <w:left w:val="nil"/>
              <w:bottom w:val="nil"/>
              <w:right w:val="nil"/>
            </w:tcBorders>
            <w:shd w:val="clear" w:color="auto" w:fill="auto"/>
            <w:vAlign w:val="center"/>
            <w:hideMark/>
          </w:tcPr>
          <w:p w14:paraId="392D6238" w14:textId="77777777" w:rsidR="00A967D5" w:rsidRPr="0020602B" w:rsidRDefault="00A967D5" w:rsidP="00526F5F">
            <w:pPr>
              <w:spacing w:after="0" w:line="240" w:lineRule="auto"/>
              <w:jc w:val="both"/>
              <w:rPr>
                <w:rFonts w:ascii="Arial" w:eastAsia="Times New Roman" w:hAnsi="Arial" w:cs="Arial"/>
                <w:sz w:val="20"/>
                <w:szCs w:val="20"/>
                <w:lang w:eastAsia="es-PE"/>
              </w:rPr>
            </w:pPr>
          </w:p>
        </w:tc>
      </w:tr>
      <w:tr w:rsidR="00A967D5" w:rsidRPr="0020602B" w14:paraId="6E260507" w14:textId="77777777" w:rsidTr="00164CC2">
        <w:trPr>
          <w:trHeight w:val="510"/>
        </w:trPr>
        <w:tc>
          <w:tcPr>
            <w:tcW w:w="1848" w:type="dxa"/>
            <w:vMerge w:val="restart"/>
            <w:tcBorders>
              <w:top w:val="nil"/>
              <w:left w:val="single" w:sz="8" w:space="0" w:color="203764"/>
              <w:bottom w:val="single" w:sz="8" w:space="0" w:color="203764"/>
              <w:right w:val="single" w:sz="4" w:space="0" w:color="203764"/>
            </w:tcBorders>
            <w:shd w:val="clear" w:color="auto" w:fill="auto"/>
            <w:vAlign w:val="center"/>
            <w:hideMark/>
          </w:tcPr>
          <w:p w14:paraId="1D0F73D8"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Segundo grado de primaria</w:t>
            </w:r>
          </w:p>
        </w:tc>
        <w:tc>
          <w:tcPr>
            <w:tcW w:w="1701" w:type="dxa"/>
            <w:vMerge w:val="restart"/>
            <w:tcBorders>
              <w:top w:val="nil"/>
              <w:left w:val="single" w:sz="8" w:space="0" w:color="203764"/>
              <w:bottom w:val="single" w:sz="4" w:space="0" w:color="AEAAAA"/>
              <w:right w:val="single" w:sz="4" w:space="0" w:color="AEAAAA"/>
            </w:tcBorders>
            <w:shd w:val="clear" w:color="auto" w:fill="auto"/>
            <w:vAlign w:val="center"/>
            <w:hideMark/>
          </w:tcPr>
          <w:p w14:paraId="74DBE202"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Comprensión lectora</w:t>
            </w:r>
          </w:p>
        </w:tc>
        <w:tc>
          <w:tcPr>
            <w:tcW w:w="1692" w:type="dxa"/>
            <w:tcBorders>
              <w:top w:val="nil"/>
              <w:left w:val="nil"/>
              <w:bottom w:val="single" w:sz="4" w:space="0" w:color="AEAAAA"/>
              <w:right w:val="single" w:sz="4" w:space="0" w:color="AEAAAA"/>
            </w:tcBorders>
            <w:shd w:val="clear" w:color="auto" w:fill="auto"/>
            <w:vAlign w:val="center"/>
            <w:hideMark/>
          </w:tcPr>
          <w:p w14:paraId="327A5DF0"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Número de estudiantes</w:t>
            </w:r>
          </w:p>
        </w:tc>
        <w:tc>
          <w:tcPr>
            <w:tcW w:w="854" w:type="dxa"/>
            <w:tcBorders>
              <w:top w:val="nil"/>
              <w:left w:val="nil"/>
              <w:bottom w:val="single" w:sz="4" w:space="0" w:color="AEAAAA"/>
              <w:right w:val="single" w:sz="4" w:space="0" w:color="AEAAAA"/>
            </w:tcBorders>
            <w:shd w:val="clear" w:color="auto" w:fill="auto"/>
            <w:vAlign w:val="center"/>
            <w:hideMark/>
          </w:tcPr>
          <w:p w14:paraId="1B7299BB"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w:t>
            </w:r>
          </w:p>
        </w:tc>
        <w:tc>
          <w:tcPr>
            <w:tcW w:w="709" w:type="dxa"/>
            <w:tcBorders>
              <w:top w:val="nil"/>
              <w:left w:val="nil"/>
              <w:bottom w:val="single" w:sz="4" w:space="0" w:color="AEAAAA"/>
              <w:right w:val="single" w:sz="4" w:space="0" w:color="AEAAAA"/>
            </w:tcBorders>
            <w:shd w:val="clear" w:color="auto" w:fill="auto"/>
            <w:vAlign w:val="center"/>
            <w:hideMark/>
          </w:tcPr>
          <w:p w14:paraId="168050BC"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4</w:t>
            </w:r>
          </w:p>
        </w:tc>
        <w:tc>
          <w:tcPr>
            <w:tcW w:w="851" w:type="dxa"/>
            <w:tcBorders>
              <w:top w:val="nil"/>
              <w:left w:val="nil"/>
              <w:bottom w:val="single" w:sz="4" w:space="0" w:color="AEAAAA"/>
              <w:right w:val="single" w:sz="4" w:space="0" w:color="AEAAAA"/>
            </w:tcBorders>
            <w:shd w:val="clear" w:color="auto" w:fill="auto"/>
            <w:vAlign w:val="center"/>
            <w:hideMark/>
          </w:tcPr>
          <w:p w14:paraId="53A5FFCE"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8</w:t>
            </w:r>
          </w:p>
        </w:tc>
        <w:tc>
          <w:tcPr>
            <w:tcW w:w="1134" w:type="dxa"/>
            <w:tcBorders>
              <w:top w:val="nil"/>
              <w:left w:val="nil"/>
              <w:bottom w:val="single" w:sz="4" w:space="0" w:color="AEAAAA"/>
              <w:right w:val="single" w:sz="8" w:space="0" w:color="203764"/>
            </w:tcBorders>
            <w:shd w:val="clear" w:color="auto" w:fill="auto"/>
            <w:vAlign w:val="center"/>
            <w:hideMark/>
          </w:tcPr>
          <w:p w14:paraId="225374EE"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9</w:t>
            </w:r>
          </w:p>
        </w:tc>
        <w:tc>
          <w:tcPr>
            <w:tcW w:w="1276" w:type="dxa"/>
            <w:vMerge w:val="restart"/>
            <w:tcBorders>
              <w:top w:val="nil"/>
              <w:left w:val="single" w:sz="8" w:space="0" w:color="203764"/>
              <w:bottom w:val="single" w:sz="8" w:space="0" w:color="203764"/>
              <w:right w:val="single" w:sz="8" w:space="0" w:color="203764"/>
            </w:tcBorders>
            <w:shd w:val="clear" w:color="000000" w:fill="D9D9D9"/>
            <w:vAlign w:val="center"/>
            <w:hideMark/>
          </w:tcPr>
          <w:p w14:paraId="76B981EF" w14:textId="77777777" w:rsidR="00A967D5" w:rsidRPr="00EB64BF" w:rsidRDefault="00A967D5" w:rsidP="00526F5F">
            <w:pPr>
              <w:spacing w:after="0" w:line="240" w:lineRule="auto"/>
              <w:jc w:val="center"/>
              <w:rPr>
                <w:rFonts w:ascii="Arial" w:eastAsia="Times New Roman" w:hAnsi="Arial" w:cs="Arial"/>
                <w:b/>
                <w:bCs/>
                <w:color w:val="000000"/>
                <w:sz w:val="16"/>
                <w:szCs w:val="16"/>
                <w:lang w:eastAsia="es-PE"/>
              </w:rPr>
            </w:pPr>
            <w:r w:rsidRPr="00EB64BF">
              <w:rPr>
                <w:rFonts w:ascii="Arial" w:eastAsia="Times New Roman" w:hAnsi="Arial" w:cs="Arial"/>
                <w:b/>
                <w:bCs/>
                <w:color w:val="000000"/>
                <w:sz w:val="16"/>
                <w:szCs w:val="16"/>
                <w:lang w:eastAsia="es-PE"/>
              </w:rPr>
              <w:t>57.1</w:t>
            </w:r>
          </w:p>
        </w:tc>
        <w:tc>
          <w:tcPr>
            <w:tcW w:w="585" w:type="dxa"/>
            <w:gridSpan w:val="2"/>
            <w:tcBorders>
              <w:top w:val="nil"/>
              <w:left w:val="nil"/>
              <w:bottom w:val="nil"/>
              <w:right w:val="nil"/>
            </w:tcBorders>
            <w:shd w:val="clear" w:color="auto" w:fill="auto"/>
            <w:vAlign w:val="center"/>
            <w:hideMark/>
          </w:tcPr>
          <w:p w14:paraId="45BAA5DC" w14:textId="77777777" w:rsidR="00A967D5" w:rsidRPr="00EB64BF" w:rsidRDefault="00A967D5" w:rsidP="00526F5F">
            <w:pPr>
              <w:spacing w:after="0" w:line="240" w:lineRule="auto"/>
              <w:jc w:val="both"/>
              <w:rPr>
                <w:rFonts w:ascii="Arial" w:eastAsia="Times New Roman" w:hAnsi="Arial" w:cs="Arial"/>
                <w:b/>
                <w:bCs/>
                <w:color w:val="000000"/>
                <w:sz w:val="16"/>
                <w:szCs w:val="16"/>
                <w:lang w:eastAsia="es-PE"/>
              </w:rPr>
            </w:pPr>
          </w:p>
        </w:tc>
        <w:tc>
          <w:tcPr>
            <w:tcW w:w="936" w:type="dxa"/>
            <w:tcBorders>
              <w:top w:val="nil"/>
              <w:left w:val="nil"/>
              <w:bottom w:val="nil"/>
              <w:right w:val="nil"/>
            </w:tcBorders>
            <w:shd w:val="clear" w:color="auto" w:fill="auto"/>
            <w:vAlign w:val="center"/>
            <w:hideMark/>
          </w:tcPr>
          <w:p w14:paraId="2479C277" w14:textId="77777777" w:rsidR="00A967D5" w:rsidRPr="0020602B" w:rsidRDefault="00A967D5" w:rsidP="00526F5F">
            <w:pPr>
              <w:spacing w:after="0" w:line="240" w:lineRule="auto"/>
              <w:jc w:val="both"/>
              <w:rPr>
                <w:rFonts w:ascii="Arial" w:eastAsia="Times New Roman" w:hAnsi="Arial" w:cs="Arial"/>
                <w:sz w:val="20"/>
                <w:szCs w:val="20"/>
                <w:lang w:eastAsia="es-PE"/>
              </w:rPr>
            </w:pPr>
          </w:p>
        </w:tc>
      </w:tr>
      <w:tr w:rsidR="00A967D5" w:rsidRPr="0020602B" w14:paraId="3F8BBBD2" w14:textId="77777777" w:rsidTr="00164CC2">
        <w:trPr>
          <w:trHeight w:val="315"/>
        </w:trPr>
        <w:tc>
          <w:tcPr>
            <w:tcW w:w="1848" w:type="dxa"/>
            <w:vMerge/>
            <w:tcBorders>
              <w:top w:val="nil"/>
              <w:left w:val="single" w:sz="8" w:space="0" w:color="203764"/>
              <w:bottom w:val="single" w:sz="8" w:space="0" w:color="203764"/>
              <w:right w:val="single" w:sz="4" w:space="0" w:color="203764"/>
            </w:tcBorders>
            <w:vAlign w:val="center"/>
            <w:hideMark/>
          </w:tcPr>
          <w:p w14:paraId="439BC76B"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1701" w:type="dxa"/>
            <w:vMerge/>
            <w:tcBorders>
              <w:top w:val="nil"/>
              <w:left w:val="single" w:sz="8" w:space="0" w:color="203764"/>
              <w:bottom w:val="single" w:sz="4" w:space="0" w:color="AEAAAA"/>
              <w:right w:val="single" w:sz="4" w:space="0" w:color="AEAAAA"/>
            </w:tcBorders>
            <w:vAlign w:val="center"/>
            <w:hideMark/>
          </w:tcPr>
          <w:p w14:paraId="4A3E20AC"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1692" w:type="dxa"/>
            <w:tcBorders>
              <w:top w:val="nil"/>
              <w:left w:val="nil"/>
              <w:bottom w:val="single" w:sz="4" w:space="0" w:color="AEAAAA"/>
              <w:right w:val="single" w:sz="4" w:space="0" w:color="AEAAAA"/>
            </w:tcBorders>
            <w:shd w:val="clear" w:color="auto" w:fill="auto"/>
            <w:noWrap/>
            <w:vAlign w:val="center"/>
            <w:hideMark/>
          </w:tcPr>
          <w:p w14:paraId="4C78474B"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Porcentaje (%)</w:t>
            </w:r>
          </w:p>
        </w:tc>
        <w:tc>
          <w:tcPr>
            <w:tcW w:w="854" w:type="dxa"/>
            <w:tcBorders>
              <w:top w:val="nil"/>
              <w:left w:val="nil"/>
              <w:bottom w:val="single" w:sz="4" w:space="0" w:color="AEAAAA"/>
              <w:right w:val="single" w:sz="4" w:space="0" w:color="AEAAAA"/>
            </w:tcBorders>
            <w:shd w:val="clear" w:color="auto" w:fill="auto"/>
            <w:vAlign w:val="center"/>
            <w:hideMark/>
          </w:tcPr>
          <w:p w14:paraId="3D53D5CC"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w:t>
            </w:r>
          </w:p>
        </w:tc>
        <w:tc>
          <w:tcPr>
            <w:tcW w:w="709" w:type="dxa"/>
            <w:tcBorders>
              <w:top w:val="nil"/>
              <w:left w:val="nil"/>
              <w:bottom w:val="single" w:sz="4" w:space="0" w:color="AEAAAA"/>
              <w:right w:val="single" w:sz="4" w:space="0" w:color="AEAAAA"/>
            </w:tcBorders>
            <w:shd w:val="clear" w:color="auto" w:fill="auto"/>
            <w:vAlign w:val="center"/>
            <w:hideMark/>
          </w:tcPr>
          <w:p w14:paraId="543DCCDF"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19.0</w:t>
            </w:r>
          </w:p>
        </w:tc>
        <w:tc>
          <w:tcPr>
            <w:tcW w:w="851" w:type="dxa"/>
            <w:tcBorders>
              <w:top w:val="nil"/>
              <w:left w:val="nil"/>
              <w:bottom w:val="single" w:sz="4" w:space="0" w:color="AEAAAA"/>
              <w:right w:val="single" w:sz="4" w:space="0" w:color="AEAAAA"/>
            </w:tcBorders>
            <w:shd w:val="clear" w:color="auto" w:fill="auto"/>
            <w:vAlign w:val="center"/>
            <w:hideMark/>
          </w:tcPr>
          <w:p w14:paraId="61E97814"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38.1</w:t>
            </w:r>
          </w:p>
        </w:tc>
        <w:tc>
          <w:tcPr>
            <w:tcW w:w="1134" w:type="dxa"/>
            <w:tcBorders>
              <w:top w:val="nil"/>
              <w:left w:val="nil"/>
              <w:bottom w:val="single" w:sz="4" w:space="0" w:color="AEAAAA"/>
              <w:right w:val="single" w:sz="8" w:space="0" w:color="203764"/>
            </w:tcBorders>
            <w:shd w:val="clear" w:color="auto" w:fill="auto"/>
            <w:vAlign w:val="center"/>
            <w:hideMark/>
          </w:tcPr>
          <w:p w14:paraId="54B074C6"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42.9</w:t>
            </w:r>
          </w:p>
        </w:tc>
        <w:tc>
          <w:tcPr>
            <w:tcW w:w="1276" w:type="dxa"/>
            <w:vMerge/>
            <w:tcBorders>
              <w:top w:val="nil"/>
              <w:left w:val="single" w:sz="8" w:space="0" w:color="203764"/>
              <w:bottom w:val="single" w:sz="8" w:space="0" w:color="203764"/>
              <w:right w:val="single" w:sz="8" w:space="0" w:color="203764"/>
            </w:tcBorders>
            <w:vAlign w:val="center"/>
            <w:hideMark/>
          </w:tcPr>
          <w:p w14:paraId="107CC426" w14:textId="77777777" w:rsidR="00A967D5" w:rsidRPr="00EB64BF" w:rsidRDefault="00A967D5" w:rsidP="00526F5F">
            <w:pPr>
              <w:spacing w:after="0" w:line="240" w:lineRule="auto"/>
              <w:jc w:val="center"/>
              <w:rPr>
                <w:rFonts w:ascii="Arial" w:eastAsia="Times New Roman" w:hAnsi="Arial" w:cs="Arial"/>
                <w:b/>
                <w:bCs/>
                <w:color w:val="000000"/>
                <w:sz w:val="16"/>
                <w:szCs w:val="16"/>
                <w:lang w:eastAsia="es-PE"/>
              </w:rPr>
            </w:pPr>
          </w:p>
        </w:tc>
        <w:tc>
          <w:tcPr>
            <w:tcW w:w="585" w:type="dxa"/>
            <w:gridSpan w:val="2"/>
            <w:tcBorders>
              <w:top w:val="nil"/>
              <w:left w:val="nil"/>
              <w:bottom w:val="nil"/>
              <w:right w:val="nil"/>
            </w:tcBorders>
            <w:shd w:val="clear" w:color="auto" w:fill="auto"/>
            <w:vAlign w:val="center"/>
            <w:hideMark/>
          </w:tcPr>
          <w:p w14:paraId="1D7D8EB8"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936" w:type="dxa"/>
            <w:tcBorders>
              <w:top w:val="nil"/>
              <w:left w:val="nil"/>
              <w:bottom w:val="nil"/>
              <w:right w:val="nil"/>
            </w:tcBorders>
            <w:shd w:val="clear" w:color="auto" w:fill="auto"/>
            <w:vAlign w:val="center"/>
            <w:hideMark/>
          </w:tcPr>
          <w:p w14:paraId="74D8E30F" w14:textId="77777777" w:rsidR="00A967D5" w:rsidRPr="0020602B" w:rsidRDefault="00A967D5" w:rsidP="00526F5F">
            <w:pPr>
              <w:spacing w:after="0" w:line="240" w:lineRule="auto"/>
              <w:jc w:val="both"/>
              <w:rPr>
                <w:rFonts w:ascii="Arial" w:eastAsia="Times New Roman" w:hAnsi="Arial" w:cs="Arial"/>
                <w:sz w:val="20"/>
                <w:szCs w:val="20"/>
                <w:lang w:eastAsia="es-PE"/>
              </w:rPr>
            </w:pPr>
          </w:p>
        </w:tc>
      </w:tr>
      <w:tr w:rsidR="00A967D5" w:rsidRPr="0020602B" w14:paraId="0A89A549" w14:textId="77777777" w:rsidTr="00164CC2">
        <w:trPr>
          <w:trHeight w:val="510"/>
        </w:trPr>
        <w:tc>
          <w:tcPr>
            <w:tcW w:w="1848" w:type="dxa"/>
            <w:vMerge/>
            <w:tcBorders>
              <w:top w:val="nil"/>
              <w:left w:val="single" w:sz="8" w:space="0" w:color="203764"/>
              <w:bottom w:val="single" w:sz="8" w:space="0" w:color="203764"/>
              <w:right w:val="single" w:sz="4" w:space="0" w:color="203764"/>
            </w:tcBorders>
            <w:vAlign w:val="center"/>
            <w:hideMark/>
          </w:tcPr>
          <w:p w14:paraId="6EB14D6A"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1701" w:type="dxa"/>
            <w:vMerge w:val="restart"/>
            <w:tcBorders>
              <w:top w:val="nil"/>
              <w:left w:val="single" w:sz="8" w:space="0" w:color="203764"/>
              <w:bottom w:val="single" w:sz="4" w:space="0" w:color="AEAAAA"/>
              <w:right w:val="single" w:sz="4" w:space="0" w:color="AEAAAA"/>
            </w:tcBorders>
            <w:shd w:val="clear" w:color="auto" w:fill="auto"/>
            <w:vAlign w:val="center"/>
            <w:hideMark/>
          </w:tcPr>
          <w:p w14:paraId="22F3CB74"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Lógico matemático</w:t>
            </w:r>
          </w:p>
        </w:tc>
        <w:tc>
          <w:tcPr>
            <w:tcW w:w="1692" w:type="dxa"/>
            <w:tcBorders>
              <w:top w:val="nil"/>
              <w:left w:val="nil"/>
              <w:bottom w:val="single" w:sz="4" w:space="0" w:color="AEAAAA"/>
              <w:right w:val="single" w:sz="4" w:space="0" w:color="AEAAAA"/>
            </w:tcBorders>
            <w:shd w:val="clear" w:color="auto" w:fill="auto"/>
            <w:vAlign w:val="center"/>
            <w:hideMark/>
          </w:tcPr>
          <w:p w14:paraId="7DD0E300"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Número de estudiantes</w:t>
            </w:r>
          </w:p>
        </w:tc>
        <w:tc>
          <w:tcPr>
            <w:tcW w:w="854" w:type="dxa"/>
            <w:tcBorders>
              <w:top w:val="nil"/>
              <w:left w:val="nil"/>
              <w:bottom w:val="single" w:sz="4" w:space="0" w:color="AEAAAA"/>
              <w:right w:val="single" w:sz="4" w:space="0" w:color="AEAAAA"/>
            </w:tcBorders>
            <w:shd w:val="clear" w:color="auto" w:fill="auto"/>
            <w:vAlign w:val="center"/>
            <w:hideMark/>
          </w:tcPr>
          <w:p w14:paraId="51A16A3D"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w:t>
            </w:r>
          </w:p>
        </w:tc>
        <w:tc>
          <w:tcPr>
            <w:tcW w:w="709" w:type="dxa"/>
            <w:tcBorders>
              <w:top w:val="nil"/>
              <w:left w:val="nil"/>
              <w:bottom w:val="single" w:sz="4" w:space="0" w:color="AEAAAA"/>
              <w:right w:val="single" w:sz="4" w:space="0" w:color="AEAAAA"/>
            </w:tcBorders>
            <w:shd w:val="clear" w:color="auto" w:fill="auto"/>
            <w:vAlign w:val="center"/>
            <w:hideMark/>
          </w:tcPr>
          <w:p w14:paraId="38758E16"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7</w:t>
            </w:r>
          </w:p>
        </w:tc>
        <w:tc>
          <w:tcPr>
            <w:tcW w:w="851" w:type="dxa"/>
            <w:tcBorders>
              <w:top w:val="nil"/>
              <w:left w:val="nil"/>
              <w:bottom w:val="single" w:sz="4" w:space="0" w:color="AEAAAA"/>
              <w:right w:val="single" w:sz="4" w:space="0" w:color="AEAAAA"/>
            </w:tcBorders>
            <w:shd w:val="clear" w:color="auto" w:fill="auto"/>
            <w:vAlign w:val="center"/>
            <w:hideMark/>
          </w:tcPr>
          <w:p w14:paraId="10D8B95D"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3</w:t>
            </w:r>
          </w:p>
        </w:tc>
        <w:tc>
          <w:tcPr>
            <w:tcW w:w="1134" w:type="dxa"/>
            <w:tcBorders>
              <w:top w:val="nil"/>
              <w:left w:val="nil"/>
              <w:bottom w:val="single" w:sz="4" w:space="0" w:color="AEAAAA"/>
              <w:right w:val="single" w:sz="8" w:space="0" w:color="203764"/>
            </w:tcBorders>
            <w:shd w:val="clear" w:color="auto" w:fill="auto"/>
            <w:vAlign w:val="center"/>
            <w:hideMark/>
          </w:tcPr>
          <w:p w14:paraId="654BD051"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11</w:t>
            </w:r>
          </w:p>
        </w:tc>
        <w:tc>
          <w:tcPr>
            <w:tcW w:w="1276" w:type="dxa"/>
            <w:vMerge w:val="restart"/>
            <w:tcBorders>
              <w:top w:val="nil"/>
              <w:left w:val="single" w:sz="8" w:space="0" w:color="203764"/>
              <w:bottom w:val="single" w:sz="8" w:space="0" w:color="203764"/>
              <w:right w:val="single" w:sz="8" w:space="0" w:color="203764"/>
            </w:tcBorders>
            <w:shd w:val="clear" w:color="000000" w:fill="D9D9D9"/>
            <w:vAlign w:val="center"/>
            <w:hideMark/>
          </w:tcPr>
          <w:p w14:paraId="2883A1B9" w14:textId="77777777" w:rsidR="00A967D5" w:rsidRPr="00EB64BF" w:rsidRDefault="00A967D5" w:rsidP="00526F5F">
            <w:pPr>
              <w:spacing w:after="0" w:line="240" w:lineRule="auto"/>
              <w:jc w:val="center"/>
              <w:rPr>
                <w:rFonts w:ascii="Arial" w:eastAsia="Times New Roman" w:hAnsi="Arial" w:cs="Arial"/>
                <w:b/>
                <w:bCs/>
                <w:color w:val="000000"/>
                <w:sz w:val="16"/>
                <w:szCs w:val="16"/>
                <w:lang w:eastAsia="es-PE"/>
              </w:rPr>
            </w:pPr>
            <w:r w:rsidRPr="00EB64BF">
              <w:rPr>
                <w:rFonts w:ascii="Arial" w:eastAsia="Times New Roman" w:hAnsi="Arial" w:cs="Arial"/>
                <w:b/>
                <w:bCs/>
                <w:color w:val="000000"/>
                <w:sz w:val="16"/>
                <w:szCs w:val="16"/>
                <w:lang w:eastAsia="es-PE"/>
              </w:rPr>
              <w:t>47.6</w:t>
            </w:r>
          </w:p>
        </w:tc>
        <w:tc>
          <w:tcPr>
            <w:tcW w:w="585" w:type="dxa"/>
            <w:gridSpan w:val="2"/>
            <w:tcBorders>
              <w:top w:val="nil"/>
              <w:left w:val="nil"/>
              <w:bottom w:val="nil"/>
              <w:right w:val="nil"/>
            </w:tcBorders>
            <w:shd w:val="clear" w:color="auto" w:fill="auto"/>
            <w:vAlign w:val="center"/>
            <w:hideMark/>
          </w:tcPr>
          <w:p w14:paraId="5CDFF811" w14:textId="77777777" w:rsidR="00A967D5" w:rsidRPr="00EB64BF" w:rsidRDefault="00A967D5" w:rsidP="00526F5F">
            <w:pPr>
              <w:spacing w:after="0" w:line="240" w:lineRule="auto"/>
              <w:jc w:val="both"/>
              <w:rPr>
                <w:rFonts w:ascii="Arial" w:eastAsia="Times New Roman" w:hAnsi="Arial" w:cs="Arial"/>
                <w:b/>
                <w:bCs/>
                <w:color w:val="000000"/>
                <w:sz w:val="16"/>
                <w:szCs w:val="16"/>
                <w:lang w:eastAsia="es-PE"/>
              </w:rPr>
            </w:pPr>
          </w:p>
        </w:tc>
        <w:tc>
          <w:tcPr>
            <w:tcW w:w="936" w:type="dxa"/>
            <w:tcBorders>
              <w:top w:val="nil"/>
              <w:left w:val="nil"/>
              <w:bottom w:val="nil"/>
              <w:right w:val="nil"/>
            </w:tcBorders>
            <w:shd w:val="clear" w:color="auto" w:fill="auto"/>
            <w:vAlign w:val="center"/>
            <w:hideMark/>
          </w:tcPr>
          <w:p w14:paraId="173C976B" w14:textId="77777777" w:rsidR="00A967D5" w:rsidRPr="0020602B" w:rsidRDefault="00A967D5" w:rsidP="00526F5F">
            <w:pPr>
              <w:spacing w:after="0" w:line="240" w:lineRule="auto"/>
              <w:jc w:val="both"/>
              <w:rPr>
                <w:rFonts w:ascii="Arial" w:eastAsia="Times New Roman" w:hAnsi="Arial" w:cs="Arial"/>
                <w:sz w:val="20"/>
                <w:szCs w:val="20"/>
                <w:lang w:eastAsia="es-PE"/>
              </w:rPr>
            </w:pPr>
          </w:p>
        </w:tc>
      </w:tr>
      <w:tr w:rsidR="00A967D5" w:rsidRPr="0020602B" w14:paraId="6320AD25" w14:textId="77777777" w:rsidTr="00164CC2">
        <w:trPr>
          <w:trHeight w:val="315"/>
        </w:trPr>
        <w:tc>
          <w:tcPr>
            <w:tcW w:w="1848" w:type="dxa"/>
            <w:vMerge/>
            <w:tcBorders>
              <w:top w:val="nil"/>
              <w:left w:val="single" w:sz="8" w:space="0" w:color="203764"/>
              <w:bottom w:val="single" w:sz="8" w:space="0" w:color="203764"/>
              <w:right w:val="single" w:sz="4" w:space="0" w:color="203764"/>
            </w:tcBorders>
            <w:vAlign w:val="center"/>
            <w:hideMark/>
          </w:tcPr>
          <w:p w14:paraId="5D96AAF3"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1701" w:type="dxa"/>
            <w:vMerge/>
            <w:tcBorders>
              <w:top w:val="nil"/>
              <w:left w:val="single" w:sz="8" w:space="0" w:color="203764"/>
              <w:bottom w:val="single" w:sz="4" w:space="0" w:color="AEAAAA"/>
              <w:right w:val="single" w:sz="4" w:space="0" w:color="AEAAAA"/>
            </w:tcBorders>
            <w:vAlign w:val="center"/>
            <w:hideMark/>
          </w:tcPr>
          <w:p w14:paraId="7829066A"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1692" w:type="dxa"/>
            <w:tcBorders>
              <w:top w:val="nil"/>
              <w:left w:val="nil"/>
              <w:bottom w:val="single" w:sz="4" w:space="0" w:color="AEAAAA"/>
              <w:right w:val="single" w:sz="4" w:space="0" w:color="AEAAAA"/>
            </w:tcBorders>
            <w:shd w:val="clear" w:color="auto" w:fill="auto"/>
            <w:noWrap/>
            <w:vAlign w:val="center"/>
            <w:hideMark/>
          </w:tcPr>
          <w:p w14:paraId="58E7FE0D"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Porcentaje (%)</w:t>
            </w:r>
          </w:p>
        </w:tc>
        <w:tc>
          <w:tcPr>
            <w:tcW w:w="854" w:type="dxa"/>
            <w:tcBorders>
              <w:top w:val="nil"/>
              <w:left w:val="nil"/>
              <w:bottom w:val="single" w:sz="4" w:space="0" w:color="AEAAAA"/>
              <w:right w:val="single" w:sz="4" w:space="0" w:color="AEAAAA"/>
            </w:tcBorders>
            <w:shd w:val="clear" w:color="auto" w:fill="auto"/>
            <w:vAlign w:val="center"/>
            <w:hideMark/>
          </w:tcPr>
          <w:p w14:paraId="570A2824"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w:t>
            </w:r>
          </w:p>
        </w:tc>
        <w:tc>
          <w:tcPr>
            <w:tcW w:w="709" w:type="dxa"/>
            <w:tcBorders>
              <w:top w:val="nil"/>
              <w:left w:val="nil"/>
              <w:bottom w:val="single" w:sz="4" w:space="0" w:color="AEAAAA"/>
              <w:right w:val="single" w:sz="4" w:space="0" w:color="AEAAAA"/>
            </w:tcBorders>
            <w:shd w:val="clear" w:color="auto" w:fill="auto"/>
            <w:vAlign w:val="center"/>
            <w:hideMark/>
          </w:tcPr>
          <w:p w14:paraId="3BB2CABD"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33.33</w:t>
            </w:r>
          </w:p>
        </w:tc>
        <w:tc>
          <w:tcPr>
            <w:tcW w:w="851" w:type="dxa"/>
            <w:tcBorders>
              <w:top w:val="nil"/>
              <w:left w:val="nil"/>
              <w:bottom w:val="single" w:sz="4" w:space="0" w:color="AEAAAA"/>
              <w:right w:val="single" w:sz="4" w:space="0" w:color="AEAAAA"/>
            </w:tcBorders>
            <w:shd w:val="clear" w:color="auto" w:fill="auto"/>
            <w:vAlign w:val="center"/>
            <w:hideMark/>
          </w:tcPr>
          <w:p w14:paraId="55189072"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14.29</w:t>
            </w:r>
          </w:p>
        </w:tc>
        <w:tc>
          <w:tcPr>
            <w:tcW w:w="1134" w:type="dxa"/>
            <w:tcBorders>
              <w:top w:val="nil"/>
              <w:left w:val="nil"/>
              <w:bottom w:val="single" w:sz="4" w:space="0" w:color="AEAAAA"/>
              <w:right w:val="single" w:sz="8" w:space="0" w:color="203764"/>
            </w:tcBorders>
            <w:shd w:val="clear" w:color="auto" w:fill="auto"/>
            <w:vAlign w:val="center"/>
            <w:hideMark/>
          </w:tcPr>
          <w:p w14:paraId="2A6A52D0"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52.38</w:t>
            </w:r>
          </w:p>
        </w:tc>
        <w:tc>
          <w:tcPr>
            <w:tcW w:w="1276" w:type="dxa"/>
            <w:vMerge/>
            <w:tcBorders>
              <w:top w:val="nil"/>
              <w:left w:val="single" w:sz="8" w:space="0" w:color="203764"/>
              <w:bottom w:val="single" w:sz="8" w:space="0" w:color="203764"/>
              <w:right w:val="single" w:sz="8" w:space="0" w:color="203764"/>
            </w:tcBorders>
            <w:vAlign w:val="center"/>
            <w:hideMark/>
          </w:tcPr>
          <w:p w14:paraId="4BF7B088" w14:textId="77777777" w:rsidR="00A967D5" w:rsidRPr="00EB64BF" w:rsidRDefault="00A967D5" w:rsidP="00526F5F">
            <w:pPr>
              <w:spacing w:after="0" w:line="240" w:lineRule="auto"/>
              <w:jc w:val="center"/>
              <w:rPr>
                <w:rFonts w:ascii="Arial" w:eastAsia="Times New Roman" w:hAnsi="Arial" w:cs="Arial"/>
                <w:b/>
                <w:bCs/>
                <w:color w:val="000000"/>
                <w:sz w:val="16"/>
                <w:szCs w:val="16"/>
                <w:lang w:eastAsia="es-PE"/>
              </w:rPr>
            </w:pPr>
          </w:p>
        </w:tc>
        <w:tc>
          <w:tcPr>
            <w:tcW w:w="585" w:type="dxa"/>
            <w:gridSpan w:val="2"/>
            <w:tcBorders>
              <w:top w:val="nil"/>
              <w:left w:val="nil"/>
              <w:bottom w:val="nil"/>
              <w:right w:val="nil"/>
            </w:tcBorders>
            <w:shd w:val="clear" w:color="auto" w:fill="auto"/>
            <w:vAlign w:val="center"/>
            <w:hideMark/>
          </w:tcPr>
          <w:p w14:paraId="783C295E"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936" w:type="dxa"/>
            <w:tcBorders>
              <w:top w:val="nil"/>
              <w:left w:val="nil"/>
              <w:bottom w:val="nil"/>
              <w:right w:val="nil"/>
            </w:tcBorders>
            <w:shd w:val="clear" w:color="auto" w:fill="auto"/>
            <w:vAlign w:val="center"/>
            <w:hideMark/>
          </w:tcPr>
          <w:p w14:paraId="370C04CB" w14:textId="77777777" w:rsidR="00A967D5" w:rsidRPr="0020602B" w:rsidRDefault="00A967D5" w:rsidP="00526F5F">
            <w:pPr>
              <w:spacing w:after="0" w:line="240" w:lineRule="auto"/>
              <w:jc w:val="both"/>
              <w:rPr>
                <w:rFonts w:ascii="Arial" w:eastAsia="Times New Roman" w:hAnsi="Arial" w:cs="Arial"/>
                <w:sz w:val="20"/>
                <w:szCs w:val="20"/>
                <w:lang w:eastAsia="es-PE"/>
              </w:rPr>
            </w:pPr>
          </w:p>
        </w:tc>
      </w:tr>
      <w:tr w:rsidR="00A967D5" w:rsidRPr="0020602B" w14:paraId="2CCB15D0" w14:textId="77777777" w:rsidTr="00164CC2">
        <w:trPr>
          <w:trHeight w:val="510"/>
        </w:trPr>
        <w:tc>
          <w:tcPr>
            <w:tcW w:w="1848" w:type="dxa"/>
            <w:vMerge w:val="restart"/>
            <w:tcBorders>
              <w:top w:val="nil"/>
              <w:left w:val="single" w:sz="8" w:space="0" w:color="203764"/>
              <w:bottom w:val="single" w:sz="8" w:space="0" w:color="203764"/>
              <w:right w:val="single" w:sz="4" w:space="0" w:color="203764"/>
            </w:tcBorders>
            <w:shd w:val="clear" w:color="auto" w:fill="auto"/>
            <w:vAlign w:val="center"/>
            <w:hideMark/>
          </w:tcPr>
          <w:p w14:paraId="779F56A1"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Cuarto grado de primaria</w:t>
            </w:r>
          </w:p>
        </w:tc>
        <w:tc>
          <w:tcPr>
            <w:tcW w:w="1701" w:type="dxa"/>
            <w:vMerge w:val="restart"/>
            <w:tcBorders>
              <w:top w:val="nil"/>
              <w:left w:val="single" w:sz="8" w:space="0" w:color="203764"/>
              <w:bottom w:val="single" w:sz="4" w:space="0" w:color="AEAAAA"/>
              <w:right w:val="single" w:sz="4" w:space="0" w:color="AEAAAA"/>
            </w:tcBorders>
            <w:shd w:val="clear" w:color="auto" w:fill="auto"/>
            <w:vAlign w:val="center"/>
            <w:hideMark/>
          </w:tcPr>
          <w:p w14:paraId="36CB57CC"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Comprensión lectora</w:t>
            </w:r>
          </w:p>
        </w:tc>
        <w:tc>
          <w:tcPr>
            <w:tcW w:w="1692" w:type="dxa"/>
            <w:tcBorders>
              <w:top w:val="nil"/>
              <w:left w:val="nil"/>
              <w:bottom w:val="single" w:sz="4" w:space="0" w:color="AEAAAA"/>
              <w:right w:val="single" w:sz="4" w:space="0" w:color="AEAAAA"/>
            </w:tcBorders>
            <w:shd w:val="clear" w:color="auto" w:fill="auto"/>
            <w:vAlign w:val="center"/>
            <w:hideMark/>
          </w:tcPr>
          <w:p w14:paraId="31F409F2"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Número de estudiantes</w:t>
            </w:r>
          </w:p>
        </w:tc>
        <w:tc>
          <w:tcPr>
            <w:tcW w:w="854" w:type="dxa"/>
            <w:tcBorders>
              <w:top w:val="nil"/>
              <w:left w:val="nil"/>
              <w:bottom w:val="single" w:sz="4" w:space="0" w:color="AEAAAA"/>
              <w:right w:val="single" w:sz="4" w:space="0" w:color="AEAAAA"/>
            </w:tcBorders>
            <w:shd w:val="clear" w:color="auto" w:fill="auto"/>
            <w:vAlign w:val="center"/>
            <w:hideMark/>
          </w:tcPr>
          <w:p w14:paraId="7A2E64C6"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0</w:t>
            </w:r>
          </w:p>
        </w:tc>
        <w:tc>
          <w:tcPr>
            <w:tcW w:w="709" w:type="dxa"/>
            <w:tcBorders>
              <w:top w:val="nil"/>
              <w:left w:val="nil"/>
              <w:bottom w:val="single" w:sz="4" w:space="0" w:color="AEAAAA"/>
              <w:right w:val="single" w:sz="4" w:space="0" w:color="AEAAAA"/>
            </w:tcBorders>
            <w:shd w:val="clear" w:color="auto" w:fill="auto"/>
            <w:vAlign w:val="center"/>
            <w:hideMark/>
          </w:tcPr>
          <w:p w14:paraId="60DCF44B"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9</w:t>
            </w:r>
          </w:p>
        </w:tc>
        <w:tc>
          <w:tcPr>
            <w:tcW w:w="851" w:type="dxa"/>
            <w:tcBorders>
              <w:top w:val="nil"/>
              <w:left w:val="nil"/>
              <w:bottom w:val="single" w:sz="4" w:space="0" w:color="AEAAAA"/>
              <w:right w:val="single" w:sz="4" w:space="0" w:color="AEAAAA"/>
            </w:tcBorders>
            <w:shd w:val="clear" w:color="auto" w:fill="auto"/>
            <w:vAlign w:val="center"/>
            <w:hideMark/>
          </w:tcPr>
          <w:p w14:paraId="1794BE89"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11</w:t>
            </w:r>
          </w:p>
        </w:tc>
        <w:tc>
          <w:tcPr>
            <w:tcW w:w="1134" w:type="dxa"/>
            <w:tcBorders>
              <w:top w:val="nil"/>
              <w:left w:val="nil"/>
              <w:bottom w:val="single" w:sz="4" w:space="0" w:color="AEAAAA"/>
              <w:right w:val="single" w:sz="8" w:space="0" w:color="203764"/>
            </w:tcBorders>
            <w:shd w:val="clear" w:color="auto" w:fill="auto"/>
            <w:vAlign w:val="center"/>
            <w:hideMark/>
          </w:tcPr>
          <w:p w14:paraId="405E46B7"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3</w:t>
            </w:r>
          </w:p>
        </w:tc>
        <w:tc>
          <w:tcPr>
            <w:tcW w:w="1276" w:type="dxa"/>
            <w:vMerge w:val="restart"/>
            <w:tcBorders>
              <w:top w:val="nil"/>
              <w:left w:val="single" w:sz="8" w:space="0" w:color="203764"/>
              <w:bottom w:val="single" w:sz="8" w:space="0" w:color="203764"/>
              <w:right w:val="single" w:sz="8" w:space="0" w:color="203764"/>
            </w:tcBorders>
            <w:shd w:val="clear" w:color="000000" w:fill="D9D9D9"/>
            <w:vAlign w:val="center"/>
            <w:hideMark/>
          </w:tcPr>
          <w:p w14:paraId="7BCBB61D" w14:textId="77777777" w:rsidR="00A967D5" w:rsidRPr="00EB64BF" w:rsidRDefault="00A967D5" w:rsidP="00526F5F">
            <w:pPr>
              <w:spacing w:after="0" w:line="240" w:lineRule="auto"/>
              <w:jc w:val="center"/>
              <w:rPr>
                <w:rFonts w:ascii="Arial" w:eastAsia="Times New Roman" w:hAnsi="Arial" w:cs="Arial"/>
                <w:b/>
                <w:bCs/>
                <w:color w:val="000000"/>
                <w:sz w:val="16"/>
                <w:szCs w:val="16"/>
                <w:lang w:eastAsia="es-PE"/>
              </w:rPr>
            </w:pPr>
            <w:r w:rsidRPr="00EB64BF">
              <w:rPr>
                <w:rFonts w:ascii="Arial" w:eastAsia="Times New Roman" w:hAnsi="Arial" w:cs="Arial"/>
                <w:b/>
                <w:bCs/>
                <w:color w:val="000000"/>
                <w:sz w:val="16"/>
                <w:szCs w:val="16"/>
                <w:lang w:eastAsia="es-PE"/>
              </w:rPr>
              <w:t>85.7</w:t>
            </w:r>
          </w:p>
        </w:tc>
        <w:tc>
          <w:tcPr>
            <w:tcW w:w="585" w:type="dxa"/>
            <w:gridSpan w:val="2"/>
            <w:tcBorders>
              <w:top w:val="nil"/>
              <w:left w:val="nil"/>
              <w:bottom w:val="nil"/>
              <w:right w:val="nil"/>
            </w:tcBorders>
            <w:shd w:val="clear" w:color="auto" w:fill="auto"/>
            <w:vAlign w:val="center"/>
            <w:hideMark/>
          </w:tcPr>
          <w:p w14:paraId="51167C5B" w14:textId="77777777" w:rsidR="00A967D5" w:rsidRPr="00EB64BF" w:rsidRDefault="00A967D5" w:rsidP="00526F5F">
            <w:pPr>
              <w:spacing w:after="0" w:line="240" w:lineRule="auto"/>
              <w:jc w:val="both"/>
              <w:rPr>
                <w:rFonts w:ascii="Arial" w:eastAsia="Times New Roman" w:hAnsi="Arial" w:cs="Arial"/>
                <w:b/>
                <w:bCs/>
                <w:color w:val="000000"/>
                <w:sz w:val="16"/>
                <w:szCs w:val="16"/>
                <w:lang w:eastAsia="es-PE"/>
              </w:rPr>
            </w:pPr>
          </w:p>
        </w:tc>
        <w:tc>
          <w:tcPr>
            <w:tcW w:w="936" w:type="dxa"/>
            <w:tcBorders>
              <w:top w:val="nil"/>
              <w:left w:val="nil"/>
              <w:bottom w:val="nil"/>
              <w:right w:val="nil"/>
            </w:tcBorders>
            <w:shd w:val="clear" w:color="auto" w:fill="auto"/>
            <w:vAlign w:val="center"/>
            <w:hideMark/>
          </w:tcPr>
          <w:p w14:paraId="66AD98C8" w14:textId="77777777" w:rsidR="00A967D5" w:rsidRPr="0020602B" w:rsidRDefault="00A967D5" w:rsidP="00526F5F">
            <w:pPr>
              <w:spacing w:after="0" w:line="240" w:lineRule="auto"/>
              <w:jc w:val="both"/>
              <w:rPr>
                <w:rFonts w:ascii="Arial" w:eastAsia="Times New Roman" w:hAnsi="Arial" w:cs="Arial"/>
                <w:sz w:val="20"/>
                <w:szCs w:val="20"/>
                <w:lang w:eastAsia="es-PE"/>
              </w:rPr>
            </w:pPr>
          </w:p>
        </w:tc>
      </w:tr>
      <w:tr w:rsidR="00A967D5" w:rsidRPr="0020602B" w14:paraId="06F18B9E" w14:textId="77777777" w:rsidTr="00164CC2">
        <w:trPr>
          <w:trHeight w:val="315"/>
        </w:trPr>
        <w:tc>
          <w:tcPr>
            <w:tcW w:w="1848" w:type="dxa"/>
            <w:vMerge/>
            <w:tcBorders>
              <w:top w:val="nil"/>
              <w:left w:val="single" w:sz="8" w:space="0" w:color="203764"/>
              <w:bottom w:val="single" w:sz="8" w:space="0" w:color="203764"/>
              <w:right w:val="single" w:sz="4" w:space="0" w:color="203764"/>
            </w:tcBorders>
            <w:vAlign w:val="center"/>
            <w:hideMark/>
          </w:tcPr>
          <w:p w14:paraId="06108849"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1701" w:type="dxa"/>
            <w:vMerge/>
            <w:tcBorders>
              <w:top w:val="nil"/>
              <w:left w:val="single" w:sz="8" w:space="0" w:color="203764"/>
              <w:bottom w:val="single" w:sz="4" w:space="0" w:color="AEAAAA"/>
              <w:right w:val="single" w:sz="4" w:space="0" w:color="AEAAAA"/>
            </w:tcBorders>
            <w:vAlign w:val="center"/>
            <w:hideMark/>
          </w:tcPr>
          <w:p w14:paraId="43490314"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1692" w:type="dxa"/>
            <w:tcBorders>
              <w:top w:val="nil"/>
              <w:left w:val="nil"/>
              <w:bottom w:val="single" w:sz="4" w:space="0" w:color="AEAAAA"/>
              <w:right w:val="single" w:sz="4" w:space="0" w:color="AEAAAA"/>
            </w:tcBorders>
            <w:shd w:val="clear" w:color="auto" w:fill="auto"/>
            <w:noWrap/>
            <w:vAlign w:val="center"/>
            <w:hideMark/>
          </w:tcPr>
          <w:p w14:paraId="6307F6B2"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Porcentaje (%)</w:t>
            </w:r>
          </w:p>
        </w:tc>
        <w:tc>
          <w:tcPr>
            <w:tcW w:w="854" w:type="dxa"/>
            <w:tcBorders>
              <w:top w:val="nil"/>
              <w:left w:val="nil"/>
              <w:bottom w:val="single" w:sz="4" w:space="0" w:color="AEAAAA"/>
              <w:right w:val="single" w:sz="4" w:space="0" w:color="AEAAAA"/>
            </w:tcBorders>
            <w:shd w:val="clear" w:color="auto" w:fill="auto"/>
            <w:vAlign w:val="center"/>
            <w:hideMark/>
          </w:tcPr>
          <w:p w14:paraId="4390021A"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0.0</w:t>
            </w:r>
          </w:p>
        </w:tc>
        <w:tc>
          <w:tcPr>
            <w:tcW w:w="709" w:type="dxa"/>
            <w:tcBorders>
              <w:top w:val="nil"/>
              <w:left w:val="nil"/>
              <w:bottom w:val="single" w:sz="4" w:space="0" w:color="AEAAAA"/>
              <w:right w:val="single" w:sz="4" w:space="0" w:color="AEAAAA"/>
            </w:tcBorders>
            <w:shd w:val="clear" w:color="auto" w:fill="auto"/>
            <w:vAlign w:val="center"/>
            <w:hideMark/>
          </w:tcPr>
          <w:p w14:paraId="06AD6775"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40.0</w:t>
            </w:r>
          </w:p>
        </w:tc>
        <w:tc>
          <w:tcPr>
            <w:tcW w:w="851" w:type="dxa"/>
            <w:tcBorders>
              <w:top w:val="nil"/>
              <w:left w:val="nil"/>
              <w:bottom w:val="single" w:sz="4" w:space="0" w:color="AEAAAA"/>
              <w:right w:val="single" w:sz="4" w:space="0" w:color="AEAAAA"/>
            </w:tcBorders>
            <w:shd w:val="clear" w:color="auto" w:fill="auto"/>
            <w:vAlign w:val="center"/>
            <w:hideMark/>
          </w:tcPr>
          <w:p w14:paraId="456695F9"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45.7</w:t>
            </w:r>
          </w:p>
        </w:tc>
        <w:tc>
          <w:tcPr>
            <w:tcW w:w="1134" w:type="dxa"/>
            <w:tcBorders>
              <w:top w:val="nil"/>
              <w:left w:val="nil"/>
              <w:bottom w:val="single" w:sz="4" w:space="0" w:color="AEAAAA"/>
              <w:right w:val="single" w:sz="8" w:space="0" w:color="203764"/>
            </w:tcBorders>
            <w:shd w:val="clear" w:color="auto" w:fill="auto"/>
            <w:vAlign w:val="center"/>
            <w:hideMark/>
          </w:tcPr>
          <w:p w14:paraId="0B943A37"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14.3</w:t>
            </w:r>
          </w:p>
        </w:tc>
        <w:tc>
          <w:tcPr>
            <w:tcW w:w="1276" w:type="dxa"/>
            <w:vMerge/>
            <w:tcBorders>
              <w:top w:val="nil"/>
              <w:left w:val="single" w:sz="8" w:space="0" w:color="203764"/>
              <w:bottom w:val="single" w:sz="8" w:space="0" w:color="203764"/>
              <w:right w:val="single" w:sz="8" w:space="0" w:color="203764"/>
            </w:tcBorders>
            <w:vAlign w:val="center"/>
            <w:hideMark/>
          </w:tcPr>
          <w:p w14:paraId="508A11C4" w14:textId="77777777" w:rsidR="00A967D5" w:rsidRPr="00EB64BF" w:rsidRDefault="00A967D5" w:rsidP="00526F5F">
            <w:pPr>
              <w:spacing w:after="0" w:line="240" w:lineRule="auto"/>
              <w:jc w:val="center"/>
              <w:rPr>
                <w:rFonts w:ascii="Arial" w:eastAsia="Times New Roman" w:hAnsi="Arial" w:cs="Arial"/>
                <w:b/>
                <w:bCs/>
                <w:color w:val="000000"/>
                <w:sz w:val="16"/>
                <w:szCs w:val="16"/>
                <w:lang w:eastAsia="es-PE"/>
              </w:rPr>
            </w:pPr>
          </w:p>
        </w:tc>
        <w:tc>
          <w:tcPr>
            <w:tcW w:w="585" w:type="dxa"/>
            <w:gridSpan w:val="2"/>
            <w:tcBorders>
              <w:top w:val="nil"/>
              <w:left w:val="nil"/>
              <w:bottom w:val="nil"/>
              <w:right w:val="nil"/>
            </w:tcBorders>
            <w:shd w:val="clear" w:color="auto" w:fill="auto"/>
            <w:vAlign w:val="center"/>
            <w:hideMark/>
          </w:tcPr>
          <w:p w14:paraId="5BD87879"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936" w:type="dxa"/>
            <w:tcBorders>
              <w:top w:val="nil"/>
              <w:left w:val="nil"/>
              <w:bottom w:val="nil"/>
              <w:right w:val="nil"/>
            </w:tcBorders>
            <w:shd w:val="clear" w:color="auto" w:fill="auto"/>
            <w:vAlign w:val="center"/>
            <w:hideMark/>
          </w:tcPr>
          <w:p w14:paraId="1A92A5DB" w14:textId="77777777" w:rsidR="00A967D5" w:rsidRPr="0020602B" w:rsidRDefault="00A967D5" w:rsidP="00526F5F">
            <w:pPr>
              <w:spacing w:after="0" w:line="240" w:lineRule="auto"/>
              <w:jc w:val="both"/>
              <w:rPr>
                <w:rFonts w:ascii="Arial" w:eastAsia="Times New Roman" w:hAnsi="Arial" w:cs="Arial"/>
                <w:sz w:val="20"/>
                <w:szCs w:val="20"/>
                <w:lang w:eastAsia="es-PE"/>
              </w:rPr>
            </w:pPr>
          </w:p>
        </w:tc>
      </w:tr>
      <w:tr w:rsidR="00A967D5" w:rsidRPr="0020602B" w14:paraId="06479435" w14:textId="77777777" w:rsidTr="00164CC2">
        <w:trPr>
          <w:trHeight w:val="510"/>
        </w:trPr>
        <w:tc>
          <w:tcPr>
            <w:tcW w:w="1848" w:type="dxa"/>
            <w:vMerge/>
            <w:tcBorders>
              <w:top w:val="nil"/>
              <w:left w:val="single" w:sz="8" w:space="0" w:color="203764"/>
              <w:bottom w:val="single" w:sz="8" w:space="0" w:color="203764"/>
              <w:right w:val="single" w:sz="4" w:space="0" w:color="203764"/>
            </w:tcBorders>
            <w:vAlign w:val="center"/>
            <w:hideMark/>
          </w:tcPr>
          <w:p w14:paraId="7B85E3B1"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1701" w:type="dxa"/>
            <w:vMerge w:val="restart"/>
            <w:tcBorders>
              <w:top w:val="nil"/>
              <w:left w:val="single" w:sz="8" w:space="0" w:color="203764"/>
              <w:bottom w:val="single" w:sz="4" w:space="0" w:color="AEAAAA"/>
              <w:right w:val="single" w:sz="4" w:space="0" w:color="AEAAAA"/>
            </w:tcBorders>
            <w:shd w:val="clear" w:color="auto" w:fill="auto"/>
            <w:vAlign w:val="center"/>
            <w:hideMark/>
          </w:tcPr>
          <w:p w14:paraId="5A7CFF73"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Lógico matemático</w:t>
            </w:r>
          </w:p>
        </w:tc>
        <w:tc>
          <w:tcPr>
            <w:tcW w:w="1692" w:type="dxa"/>
            <w:tcBorders>
              <w:top w:val="nil"/>
              <w:left w:val="nil"/>
              <w:bottom w:val="single" w:sz="4" w:space="0" w:color="AEAAAA"/>
              <w:right w:val="single" w:sz="4" w:space="0" w:color="AEAAAA"/>
            </w:tcBorders>
            <w:shd w:val="clear" w:color="auto" w:fill="auto"/>
            <w:vAlign w:val="center"/>
            <w:hideMark/>
          </w:tcPr>
          <w:p w14:paraId="0860CC40"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Número de estudiantes</w:t>
            </w:r>
          </w:p>
        </w:tc>
        <w:tc>
          <w:tcPr>
            <w:tcW w:w="854" w:type="dxa"/>
            <w:tcBorders>
              <w:top w:val="nil"/>
              <w:left w:val="nil"/>
              <w:bottom w:val="single" w:sz="4" w:space="0" w:color="AEAAAA"/>
              <w:right w:val="single" w:sz="4" w:space="0" w:color="AEAAAA"/>
            </w:tcBorders>
            <w:shd w:val="clear" w:color="auto" w:fill="auto"/>
            <w:vAlign w:val="center"/>
            <w:hideMark/>
          </w:tcPr>
          <w:p w14:paraId="04887531"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2</w:t>
            </w:r>
          </w:p>
        </w:tc>
        <w:tc>
          <w:tcPr>
            <w:tcW w:w="709" w:type="dxa"/>
            <w:tcBorders>
              <w:top w:val="nil"/>
              <w:left w:val="nil"/>
              <w:bottom w:val="single" w:sz="4" w:space="0" w:color="AEAAAA"/>
              <w:right w:val="single" w:sz="4" w:space="0" w:color="AEAAAA"/>
            </w:tcBorders>
            <w:shd w:val="clear" w:color="auto" w:fill="auto"/>
            <w:vAlign w:val="center"/>
            <w:hideMark/>
          </w:tcPr>
          <w:p w14:paraId="02048649"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7</w:t>
            </w:r>
          </w:p>
        </w:tc>
        <w:tc>
          <w:tcPr>
            <w:tcW w:w="851" w:type="dxa"/>
            <w:tcBorders>
              <w:top w:val="nil"/>
              <w:left w:val="nil"/>
              <w:bottom w:val="single" w:sz="4" w:space="0" w:color="AEAAAA"/>
              <w:right w:val="single" w:sz="4" w:space="0" w:color="AEAAAA"/>
            </w:tcBorders>
            <w:shd w:val="clear" w:color="auto" w:fill="auto"/>
            <w:vAlign w:val="center"/>
            <w:hideMark/>
          </w:tcPr>
          <w:p w14:paraId="02A05BD1"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12</w:t>
            </w:r>
          </w:p>
        </w:tc>
        <w:tc>
          <w:tcPr>
            <w:tcW w:w="1134" w:type="dxa"/>
            <w:tcBorders>
              <w:top w:val="nil"/>
              <w:left w:val="nil"/>
              <w:bottom w:val="single" w:sz="4" w:space="0" w:color="AEAAAA"/>
              <w:right w:val="single" w:sz="8" w:space="0" w:color="203764"/>
            </w:tcBorders>
            <w:shd w:val="clear" w:color="auto" w:fill="auto"/>
            <w:vAlign w:val="center"/>
            <w:hideMark/>
          </w:tcPr>
          <w:p w14:paraId="5CEF045E"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2</w:t>
            </w:r>
          </w:p>
        </w:tc>
        <w:tc>
          <w:tcPr>
            <w:tcW w:w="1276" w:type="dxa"/>
            <w:vMerge w:val="restart"/>
            <w:tcBorders>
              <w:top w:val="nil"/>
              <w:left w:val="single" w:sz="8" w:space="0" w:color="203764"/>
              <w:bottom w:val="single" w:sz="8" w:space="0" w:color="203764"/>
              <w:right w:val="single" w:sz="8" w:space="0" w:color="203764"/>
            </w:tcBorders>
            <w:shd w:val="clear" w:color="000000" w:fill="D9D9D9"/>
            <w:vAlign w:val="center"/>
            <w:hideMark/>
          </w:tcPr>
          <w:p w14:paraId="588777C3" w14:textId="77777777" w:rsidR="00A967D5" w:rsidRPr="00EB64BF" w:rsidRDefault="00A967D5" w:rsidP="00526F5F">
            <w:pPr>
              <w:spacing w:after="0" w:line="240" w:lineRule="auto"/>
              <w:jc w:val="center"/>
              <w:rPr>
                <w:rFonts w:ascii="Arial" w:eastAsia="Times New Roman" w:hAnsi="Arial" w:cs="Arial"/>
                <w:b/>
                <w:bCs/>
                <w:color w:val="000000"/>
                <w:sz w:val="16"/>
                <w:szCs w:val="16"/>
                <w:lang w:eastAsia="es-PE"/>
              </w:rPr>
            </w:pPr>
            <w:r w:rsidRPr="00EB64BF">
              <w:rPr>
                <w:rFonts w:ascii="Arial" w:eastAsia="Times New Roman" w:hAnsi="Arial" w:cs="Arial"/>
                <w:b/>
                <w:bCs/>
                <w:color w:val="000000"/>
                <w:sz w:val="16"/>
                <w:szCs w:val="16"/>
                <w:lang w:eastAsia="es-PE"/>
              </w:rPr>
              <w:t>90.9</w:t>
            </w:r>
          </w:p>
        </w:tc>
        <w:tc>
          <w:tcPr>
            <w:tcW w:w="585" w:type="dxa"/>
            <w:gridSpan w:val="2"/>
            <w:tcBorders>
              <w:top w:val="nil"/>
              <w:left w:val="nil"/>
              <w:bottom w:val="nil"/>
              <w:right w:val="nil"/>
            </w:tcBorders>
            <w:shd w:val="clear" w:color="auto" w:fill="auto"/>
            <w:vAlign w:val="center"/>
            <w:hideMark/>
          </w:tcPr>
          <w:p w14:paraId="600A626F" w14:textId="77777777" w:rsidR="00A967D5" w:rsidRPr="00EB64BF" w:rsidRDefault="00A967D5" w:rsidP="00526F5F">
            <w:pPr>
              <w:spacing w:after="0" w:line="240" w:lineRule="auto"/>
              <w:jc w:val="both"/>
              <w:rPr>
                <w:rFonts w:ascii="Arial" w:eastAsia="Times New Roman" w:hAnsi="Arial" w:cs="Arial"/>
                <w:b/>
                <w:bCs/>
                <w:color w:val="000000"/>
                <w:sz w:val="16"/>
                <w:szCs w:val="16"/>
                <w:lang w:eastAsia="es-PE"/>
              </w:rPr>
            </w:pPr>
          </w:p>
        </w:tc>
        <w:tc>
          <w:tcPr>
            <w:tcW w:w="936" w:type="dxa"/>
            <w:tcBorders>
              <w:top w:val="nil"/>
              <w:left w:val="nil"/>
              <w:bottom w:val="nil"/>
              <w:right w:val="nil"/>
            </w:tcBorders>
            <w:shd w:val="clear" w:color="auto" w:fill="auto"/>
            <w:vAlign w:val="center"/>
            <w:hideMark/>
          </w:tcPr>
          <w:p w14:paraId="096F1A10" w14:textId="77777777" w:rsidR="00A967D5" w:rsidRPr="0020602B" w:rsidRDefault="00A967D5" w:rsidP="00526F5F">
            <w:pPr>
              <w:spacing w:after="0" w:line="240" w:lineRule="auto"/>
              <w:jc w:val="both"/>
              <w:rPr>
                <w:rFonts w:ascii="Arial" w:eastAsia="Times New Roman" w:hAnsi="Arial" w:cs="Arial"/>
                <w:sz w:val="20"/>
                <w:szCs w:val="20"/>
                <w:lang w:eastAsia="es-PE"/>
              </w:rPr>
            </w:pPr>
          </w:p>
        </w:tc>
      </w:tr>
      <w:tr w:rsidR="00A967D5" w:rsidRPr="0020602B" w14:paraId="42B2BF32" w14:textId="77777777" w:rsidTr="00164CC2">
        <w:trPr>
          <w:trHeight w:val="315"/>
        </w:trPr>
        <w:tc>
          <w:tcPr>
            <w:tcW w:w="1848" w:type="dxa"/>
            <w:vMerge/>
            <w:tcBorders>
              <w:top w:val="nil"/>
              <w:left w:val="single" w:sz="8" w:space="0" w:color="203764"/>
              <w:bottom w:val="single" w:sz="8" w:space="0" w:color="203764"/>
              <w:right w:val="single" w:sz="4" w:space="0" w:color="203764"/>
            </w:tcBorders>
            <w:vAlign w:val="center"/>
            <w:hideMark/>
          </w:tcPr>
          <w:p w14:paraId="030D782B"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1701" w:type="dxa"/>
            <w:vMerge/>
            <w:tcBorders>
              <w:top w:val="nil"/>
              <w:left w:val="single" w:sz="8" w:space="0" w:color="203764"/>
              <w:bottom w:val="single" w:sz="4" w:space="0" w:color="AEAAAA"/>
              <w:right w:val="single" w:sz="4" w:space="0" w:color="AEAAAA"/>
            </w:tcBorders>
            <w:vAlign w:val="center"/>
            <w:hideMark/>
          </w:tcPr>
          <w:p w14:paraId="36C7C4F7"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1692" w:type="dxa"/>
            <w:tcBorders>
              <w:top w:val="nil"/>
              <w:left w:val="nil"/>
              <w:bottom w:val="single" w:sz="4" w:space="0" w:color="AEAAAA"/>
              <w:right w:val="single" w:sz="4" w:space="0" w:color="AEAAAA"/>
            </w:tcBorders>
            <w:shd w:val="clear" w:color="auto" w:fill="auto"/>
            <w:noWrap/>
            <w:vAlign w:val="center"/>
            <w:hideMark/>
          </w:tcPr>
          <w:p w14:paraId="28DC0C2E"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Porcentaje (%)</w:t>
            </w:r>
          </w:p>
        </w:tc>
        <w:tc>
          <w:tcPr>
            <w:tcW w:w="854" w:type="dxa"/>
            <w:tcBorders>
              <w:top w:val="nil"/>
              <w:left w:val="nil"/>
              <w:bottom w:val="single" w:sz="4" w:space="0" w:color="AEAAAA"/>
              <w:right w:val="single" w:sz="4" w:space="0" w:color="AEAAAA"/>
            </w:tcBorders>
            <w:shd w:val="clear" w:color="auto" w:fill="auto"/>
            <w:vAlign w:val="center"/>
            <w:hideMark/>
          </w:tcPr>
          <w:p w14:paraId="1CCC0007"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9.1</w:t>
            </w:r>
          </w:p>
        </w:tc>
        <w:tc>
          <w:tcPr>
            <w:tcW w:w="709" w:type="dxa"/>
            <w:tcBorders>
              <w:top w:val="nil"/>
              <w:left w:val="nil"/>
              <w:bottom w:val="single" w:sz="4" w:space="0" w:color="AEAAAA"/>
              <w:right w:val="single" w:sz="4" w:space="0" w:color="AEAAAA"/>
            </w:tcBorders>
            <w:shd w:val="clear" w:color="auto" w:fill="auto"/>
            <w:vAlign w:val="center"/>
            <w:hideMark/>
          </w:tcPr>
          <w:p w14:paraId="5929D2AD"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31.7</w:t>
            </w:r>
          </w:p>
        </w:tc>
        <w:tc>
          <w:tcPr>
            <w:tcW w:w="851" w:type="dxa"/>
            <w:tcBorders>
              <w:top w:val="nil"/>
              <w:left w:val="nil"/>
              <w:bottom w:val="single" w:sz="4" w:space="0" w:color="AEAAAA"/>
              <w:right w:val="single" w:sz="4" w:space="0" w:color="AEAAAA"/>
            </w:tcBorders>
            <w:shd w:val="clear" w:color="auto" w:fill="auto"/>
            <w:vAlign w:val="center"/>
            <w:hideMark/>
          </w:tcPr>
          <w:p w14:paraId="3484114A"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50.0</w:t>
            </w:r>
          </w:p>
        </w:tc>
        <w:tc>
          <w:tcPr>
            <w:tcW w:w="1134" w:type="dxa"/>
            <w:tcBorders>
              <w:top w:val="nil"/>
              <w:left w:val="nil"/>
              <w:bottom w:val="single" w:sz="4" w:space="0" w:color="AEAAAA"/>
              <w:right w:val="single" w:sz="8" w:space="0" w:color="203764"/>
            </w:tcBorders>
            <w:shd w:val="clear" w:color="auto" w:fill="auto"/>
            <w:vAlign w:val="center"/>
            <w:hideMark/>
          </w:tcPr>
          <w:p w14:paraId="49980093"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9.1</w:t>
            </w:r>
          </w:p>
        </w:tc>
        <w:tc>
          <w:tcPr>
            <w:tcW w:w="1276" w:type="dxa"/>
            <w:vMerge/>
            <w:tcBorders>
              <w:top w:val="nil"/>
              <w:left w:val="single" w:sz="8" w:space="0" w:color="203764"/>
              <w:bottom w:val="single" w:sz="8" w:space="0" w:color="203764"/>
              <w:right w:val="single" w:sz="8" w:space="0" w:color="203764"/>
            </w:tcBorders>
            <w:vAlign w:val="center"/>
            <w:hideMark/>
          </w:tcPr>
          <w:p w14:paraId="675AE62F" w14:textId="77777777" w:rsidR="00A967D5" w:rsidRPr="00EB64BF" w:rsidRDefault="00A967D5" w:rsidP="00526F5F">
            <w:pPr>
              <w:spacing w:after="0" w:line="240" w:lineRule="auto"/>
              <w:jc w:val="center"/>
              <w:rPr>
                <w:rFonts w:ascii="Arial" w:eastAsia="Times New Roman" w:hAnsi="Arial" w:cs="Arial"/>
                <w:b/>
                <w:bCs/>
                <w:color w:val="000000"/>
                <w:sz w:val="16"/>
                <w:szCs w:val="16"/>
                <w:lang w:eastAsia="es-PE"/>
              </w:rPr>
            </w:pPr>
          </w:p>
        </w:tc>
        <w:tc>
          <w:tcPr>
            <w:tcW w:w="585" w:type="dxa"/>
            <w:gridSpan w:val="2"/>
            <w:tcBorders>
              <w:top w:val="nil"/>
              <w:left w:val="nil"/>
              <w:bottom w:val="nil"/>
              <w:right w:val="nil"/>
            </w:tcBorders>
            <w:shd w:val="clear" w:color="auto" w:fill="auto"/>
            <w:vAlign w:val="center"/>
            <w:hideMark/>
          </w:tcPr>
          <w:p w14:paraId="253D90A9"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936" w:type="dxa"/>
            <w:tcBorders>
              <w:top w:val="nil"/>
              <w:left w:val="nil"/>
              <w:bottom w:val="nil"/>
              <w:right w:val="nil"/>
            </w:tcBorders>
            <w:shd w:val="clear" w:color="auto" w:fill="auto"/>
            <w:vAlign w:val="center"/>
            <w:hideMark/>
          </w:tcPr>
          <w:p w14:paraId="45E37956" w14:textId="77777777" w:rsidR="00A967D5" w:rsidRPr="0020602B" w:rsidRDefault="00A967D5" w:rsidP="00526F5F">
            <w:pPr>
              <w:spacing w:after="0" w:line="240" w:lineRule="auto"/>
              <w:jc w:val="both"/>
              <w:rPr>
                <w:rFonts w:ascii="Arial" w:eastAsia="Times New Roman" w:hAnsi="Arial" w:cs="Arial"/>
                <w:sz w:val="20"/>
                <w:szCs w:val="20"/>
                <w:lang w:eastAsia="es-PE"/>
              </w:rPr>
            </w:pPr>
          </w:p>
        </w:tc>
      </w:tr>
      <w:tr w:rsidR="00A967D5" w:rsidRPr="0020602B" w14:paraId="677525E8" w14:textId="77777777" w:rsidTr="00164CC2">
        <w:trPr>
          <w:trHeight w:val="510"/>
        </w:trPr>
        <w:tc>
          <w:tcPr>
            <w:tcW w:w="1848" w:type="dxa"/>
            <w:vMerge w:val="restart"/>
            <w:tcBorders>
              <w:top w:val="nil"/>
              <w:left w:val="single" w:sz="8" w:space="0" w:color="203764"/>
              <w:bottom w:val="double" w:sz="6" w:space="0" w:color="203764"/>
              <w:right w:val="single" w:sz="4" w:space="0" w:color="203764"/>
            </w:tcBorders>
            <w:shd w:val="clear" w:color="auto" w:fill="auto"/>
            <w:vAlign w:val="center"/>
            <w:hideMark/>
          </w:tcPr>
          <w:p w14:paraId="5E5DAAAB"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Segundo grado de secundaria</w:t>
            </w:r>
          </w:p>
        </w:tc>
        <w:tc>
          <w:tcPr>
            <w:tcW w:w="1701" w:type="dxa"/>
            <w:vMerge w:val="restart"/>
            <w:tcBorders>
              <w:top w:val="nil"/>
              <w:left w:val="single" w:sz="8" w:space="0" w:color="203764"/>
              <w:bottom w:val="single" w:sz="4" w:space="0" w:color="AEAAAA"/>
              <w:right w:val="single" w:sz="4" w:space="0" w:color="AEAAAA"/>
            </w:tcBorders>
            <w:shd w:val="clear" w:color="auto" w:fill="auto"/>
            <w:vAlign w:val="center"/>
            <w:hideMark/>
          </w:tcPr>
          <w:p w14:paraId="4A69433A"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Comprensión lectora</w:t>
            </w:r>
          </w:p>
        </w:tc>
        <w:tc>
          <w:tcPr>
            <w:tcW w:w="1692" w:type="dxa"/>
            <w:tcBorders>
              <w:top w:val="nil"/>
              <w:left w:val="nil"/>
              <w:bottom w:val="single" w:sz="4" w:space="0" w:color="AEAAAA"/>
              <w:right w:val="single" w:sz="4" w:space="0" w:color="AEAAAA"/>
            </w:tcBorders>
            <w:shd w:val="clear" w:color="auto" w:fill="auto"/>
            <w:vAlign w:val="center"/>
            <w:hideMark/>
          </w:tcPr>
          <w:p w14:paraId="4344F17F"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Número de estudiantes</w:t>
            </w:r>
          </w:p>
        </w:tc>
        <w:tc>
          <w:tcPr>
            <w:tcW w:w="854" w:type="dxa"/>
            <w:tcBorders>
              <w:top w:val="nil"/>
              <w:left w:val="nil"/>
              <w:bottom w:val="single" w:sz="4" w:space="0" w:color="AEAAAA"/>
              <w:right w:val="single" w:sz="4" w:space="0" w:color="AEAAAA"/>
            </w:tcBorders>
            <w:shd w:val="clear" w:color="auto" w:fill="auto"/>
            <w:vAlign w:val="center"/>
            <w:hideMark/>
          </w:tcPr>
          <w:p w14:paraId="46F15E6B"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4</w:t>
            </w:r>
          </w:p>
        </w:tc>
        <w:tc>
          <w:tcPr>
            <w:tcW w:w="709" w:type="dxa"/>
            <w:tcBorders>
              <w:top w:val="nil"/>
              <w:left w:val="nil"/>
              <w:bottom w:val="single" w:sz="4" w:space="0" w:color="AEAAAA"/>
              <w:right w:val="single" w:sz="4" w:space="0" w:color="AEAAAA"/>
            </w:tcBorders>
            <w:shd w:val="clear" w:color="auto" w:fill="auto"/>
            <w:vAlign w:val="center"/>
            <w:hideMark/>
          </w:tcPr>
          <w:p w14:paraId="34BFFB13"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9</w:t>
            </w:r>
          </w:p>
        </w:tc>
        <w:tc>
          <w:tcPr>
            <w:tcW w:w="851" w:type="dxa"/>
            <w:tcBorders>
              <w:top w:val="nil"/>
              <w:left w:val="nil"/>
              <w:bottom w:val="single" w:sz="4" w:space="0" w:color="AEAAAA"/>
              <w:right w:val="single" w:sz="4" w:space="0" w:color="AEAAAA"/>
            </w:tcBorders>
            <w:shd w:val="clear" w:color="auto" w:fill="auto"/>
            <w:vAlign w:val="center"/>
            <w:hideMark/>
          </w:tcPr>
          <w:p w14:paraId="440FD754"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0</w:t>
            </w:r>
          </w:p>
        </w:tc>
        <w:tc>
          <w:tcPr>
            <w:tcW w:w="1134" w:type="dxa"/>
            <w:tcBorders>
              <w:top w:val="nil"/>
              <w:left w:val="nil"/>
              <w:bottom w:val="single" w:sz="4" w:space="0" w:color="AEAAAA"/>
              <w:right w:val="single" w:sz="8" w:space="0" w:color="203764"/>
            </w:tcBorders>
            <w:shd w:val="clear" w:color="auto" w:fill="auto"/>
            <w:vAlign w:val="center"/>
            <w:hideMark/>
          </w:tcPr>
          <w:p w14:paraId="2EC479AC"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1</w:t>
            </w:r>
          </w:p>
        </w:tc>
        <w:tc>
          <w:tcPr>
            <w:tcW w:w="1276" w:type="dxa"/>
            <w:vMerge w:val="restart"/>
            <w:tcBorders>
              <w:top w:val="nil"/>
              <w:left w:val="single" w:sz="8" w:space="0" w:color="203764"/>
              <w:bottom w:val="single" w:sz="8" w:space="0" w:color="203764"/>
              <w:right w:val="single" w:sz="8" w:space="0" w:color="203764"/>
            </w:tcBorders>
            <w:shd w:val="clear" w:color="000000" w:fill="D9D9D9"/>
            <w:vAlign w:val="center"/>
            <w:hideMark/>
          </w:tcPr>
          <w:p w14:paraId="427C9240" w14:textId="77777777" w:rsidR="00A967D5" w:rsidRPr="00EB64BF" w:rsidRDefault="00A967D5" w:rsidP="00526F5F">
            <w:pPr>
              <w:spacing w:after="0" w:line="240" w:lineRule="auto"/>
              <w:jc w:val="center"/>
              <w:rPr>
                <w:rFonts w:ascii="Arial" w:eastAsia="Times New Roman" w:hAnsi="Arial" w:cs="Arial"/>
                <w:b/>
                <w:bCs/>
                <w:color w:val="000000"/>
                <w:sz w:val="16"/>
                <w:szCs w:val="16"/>
                <w:lang w:eastAsia="es-PE"/>
              </w:rPr>
            </w:pPr>
            <w:r w:rsidRPr="00EB64BF">
              <w:rPr>
                <w:rFonts w:ascii="Arial" w:eastAsia="Times New Roman" w:hAnsi="Arial" w:cs="Arial"/>
                <w:b/>
                <w:bCs/>
                <w:color w:val="000000"/>
                <w:sz w:val="16"/>
                <w:szCs w:val="16"/>
                <w:lang w:eastAsia="es-PE"/>
              </w:rPr>
              <w:t>91.7</w:t>
            </w:r>
          </w:p>
        </w:tc>
        <w:tc>
          <w:tcPr>
            <w:tcW w:w="585" w:type="dxa"/>
            <w:gridSpan w:val="2"/>
            <w:tcBorders>
              <w:top w:val="nil"/>
              <w:left w:val="nil"/>
              <w:bottom w:val="nil"/>
              <w:right w:val="nil"/>
            </w:tcBorders>
            <w:shd w:val="clear" w:color="auto" w:fill="auto"/>
            <w:vAlign w:val="center"/>
            <w:hideMark/>
          </w:tcPr>
          <w:p w14:paraId="40038820" w14:textId="77777777" w:rsidR="00A967D5" w:rsidRPr="00EB64BF" w:rsidRDefault="00A967D5" w:rsidP="00526F5F">
            <w:pPr>
              <w:spacing w:after="0" w:line="240" w:lineRule="auto"/>
              <w:jc w:val="both"/>
              <w:rPr>
                <w:rFonts w:ascii="Arial" w:eastAsia="Times New Roman" w:hAnsi="Arial" w:cs="Arial"/>
                <w:b/>
                <w:bCs/>
                <w:color w:val="000000"/>
                <w:sz w:val="16"/>
                <w:szCs w:val="16"/>
                <w:lang w:eastAsia="es-PE"/>
              </w:rPr>
            </w:pPr>
          </w:p>
        </w:tc>
        <w:tc>
          <w:tcPr>
            <w:tcW w:w="936" w:type="dxa"/>
            <w:tcBorders>
              <w:top w:val="nil"/>
              <w:left w:val="nil"/>
              <w:bottom w:val="nil"/>
              <w:right w:val="nil"/>
            </w:tcBorders>
            <w:shd w:val="clear" w:color="auto" w:fill="auto"/>
            <w:vAlign w:val="center"/>
            <w:hideMark/>
          </w:tcPr>
          <w:p w14:paraId="628A1C86" w14:textId="77777777" w:rsidR="00A967D5" w:rsidRPr="0020602B" w:rsidRDefault="00A967D5" w:rsidP="00526F5F">
            <w:pPr>
              <w:spacing w:after="0" w:line="240" w:lineRule="auto"/>
              <w:jc w:val="both"/>
              <w:rPr>
                <w:rFonts w:ascii="Arial" w:eastAsia="Times New Roman" w:hAnsi="Arial" w:cs="Arial"/>
                <w:sz w:val="20"/>
                <w:szCs w:val="20"/>
                <w:lang w:eastAsia="es-PE"/>
              </w:rPr>
            </w:pPr>
          </w:p>
        </w:tc>
      </w:tr>
      <w:tr w:rsidR="00A967D5" w:rsidRPr="0020602B" w14:paraId="6B60572A" w14:textId="77777777" w:rsidTr="00164CC2">
        <w:trPr>
          <w:trHeight w:val="315"/>
        </w:trPr>
        <w:tc>
          <w:tcPr>
            <w:tcW w:w="1848" w:type="dxa"/>
            <w:vMerge/>
            <w:tcBorders>
              <w:top w:val="nil"/>
              <w:left w:val="single" w:sz="8" w:space="0" w:color="203764"/>
              <w:bottom w:val="double" w:sz="6" w:space="0" w:color="203764"/>
              <w:right w:val="single" w:sz="4" w:space="0" w:color="203764"/>
            </w:tcBorders>
            <w:vAlign w:val="center"/>
            <w:hideMark/>
          </w:tcPr>
          <w:p w14:paraId="143C1E55"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1701" w:type="dxa"/>
            <w:vMerge/>
            <w:tcBorders>
              <w:top w:val="nil"/>
              <w:left w:val="single" w:sz="8" w:space="0" w:color="203764"/>
              <w:bottom w:val="single" w:sz="4" w:space="0" w:color="AEAAAA"/>
              <w:right w:val="single" w:sz="4" w:space="0" w:color="AEAAAA"/>
            </w:tcBorders>
            <w:vAlign w:val="center"/>
            <w:hideMark/>
          </w:tcPr>
          <w:p w14:paraId="61646FAE"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1692" w:type="dxa"/>
            <w:tcBorders>
              <w:top w:val="nil"/>
              <w:left w:val="nil"/>
              <w:bottom w:val="single" w:sz="4" w:space="0" w:color="AEAAAA"/>
              <w:right w:val="single" w:sz="4" w:space="0" w:color="AEAAAA"/>
            </w:tcBorders>
            <w:shd w:val="clear" w:color="auto" w:fill="auto"/>
            <w:noWrap/>
            <w:vAlign w:val="center"/>
            <w:hideMark/>
          </w:tcPr>
          <w:p w14:paraId="651D4704"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Porcentaje (%)</w:t>
            </w:r>
          </w:p>
        </w:tc>
        <w:tc>
          <w:tcPr>
            <w:tcW w:w="854" w:type="dxa"/>
            <w:tcBorders>
              <w:top w:val="nil"/>
              <w:left w:val="nil"/>
              <w:bottom w:val="single" w:sz="4" w:space="0" w:color="AEAAAA"/>
              <w:right w:val="single" w:sz="4" w:space="0" w:color="AEAAAA"/>
            </w:tcBorders>
            <w:shd w:val="clear" w:color="auto" w:fill="auto"/>
            <w:vAlign w:val="center"/>
            <w:hideMark/>
          </w:tcPr>
          <w:p w14:paraId="2F3A585E"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25.0</w:t>
            </w:r>
          </w:p>
        </w:tc>
        <w:tc>
          <w:tcPr>
            <w:tcW w:w="709" w:type="dxa"/>
            <w:tcBorders>
              <w:top w:val="nil"/>
              <w:left w:val="nil"/>
              <w:bottom w:val="single" w:sz="4" w:space="0" w:color="AEAAAA"/>
              <w:right w:val="single" w:sz="4" w:space="0" w:color="AEAAAA"/>
            </w:tcBorders>
            <w:shd w:val="clear" w:color="auto" w:fill="auto"/>
            <w:vAlign w:val="center"/>
            <w:hideMark/>
          </w:tcPr>
          <w:p w14:paraId="6C5CE7E9"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66.7</w:t>
            </w:r>
          </w:p>
        </w:tc>
        <w:tc>
          <w:tcPr>
            <w:tcW w:w="851" w:type="dxa"/>
            <w:tcBorders>
              <w:top w:val="nil"/>
              <w:left w:val="nil"/>
              <w:bottom w:val="single" w:sz="4" w:space="0" w:color="AEAAAA"/>
              <w:right w:val="single" w:sz="4" w:space="0" w:color="AEAAAA"/>
            </w:tcBorders>
            <w:shd w:val="clear" w:color="auto" w:fill="auto"/>
            <w:vAlign w:val="center"/>
            <w:hideMark/>
          </w:tcPr>
          <w:p w14:paraId="4339C6B6"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0.0</w:t>
            </w:r>
          </w:p>
        </w:tc>
        <w:tc>
          <w:tcPr>
            <w:tcW w:w="1134" w:type="dxa"/>
            <w:tcBorders>
              <w:top w:val="nil"/>
              <w:left w:val="nil"/>
              <w:bottom w:val="single" w:sz="4" w:space="0" w:color="AEAAAA"/>
              <w:right w:val="single" w:sz="8" w:space="0" w:color="203764"/>
            </w:tcBorders>
            <w:shd w:val="clear" w:color="auto" w:fill="auto"/>
            <w:vAlign w:val="center"/>
            <w:hideMark/>
          </w:tcPr>
          <w:p w14:paraId="1A8911B5"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8.3</w:t>
            </w:r>
          </w:p>
        </w:tc>
        <w:tc>
          <w:tcPr>
            <w:tcW w:w="1276" w:type="dxa"/>
            <w:vMerge/>
            <w:tcBorders>
              <w:top w:val="nil"/>
              <w:left w:val="single" w:sz="8" w:space="0" w:color="203764"/>
              <w:bottom w:val="single" w:sz="8" w:space="0" w:color="203764"/>
              <w:right w:val="single" w:sz="8" w:space="0" w:color="203764"/>
            </w:tcBorders>
            <w:vAlign w:val="center"/>
            <w:hideMark/>
          </w:tcPr>
          <w:p w14:paraId="1778FB36" w14:textId="77777777" w:rsidR="00A967D5" w:rsidRPr="00EB64BF" w:rsidRDefault="00A967D5" w:rsidP="00526F5F">
            <w:pPr>
              <w:spacing w:after="0" w:line="240" w:lineRule="auto"/>
              <w:jc w:val="center"/>
              <w:rPr>
                <w:rFonts w:ascii="Arial" w:eastAsia="Times New Roman" w:hAnsi="Arial" w:cs="Arial"/>
                <w:b/>
                <w:bCs/>
                <w:color w:val="000000"/>
                <w:sz w:val="16"/>
                <w:szCs w:val="16"/>
                <w:lang w:eastAsia="es-PE"/>
              </w:rPr>
            </w:pPr>
          </w:p>
        </w:tc>
        <w:tc>
          <w:tcPr>
            <w:tcW w:w="585" w:type="dxa"/>
            <w:gridSpan w:val="2"/>
            <w:tcBorders>
              <w:top w:val="nil"/>
              <w:left w:val="nil"/>
              <w:bottom w:val="nil"/>
              <w:right w:val="nil"/>
            </w:tcBorders>
            <w:shd w:val="clear" w:color="auto" w:fill="auto"/>
            <w:vAlign w:val="center"/>
            <w:hideMark/>
          </w:tcPr>
          <w:p w14:paraId="174A11C6"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936" w:type="dxa"/>
            <w:tcBorders>
              <w:top w:val="nil"/>
              <w:left w:val="nil"/>
              <w:bottom w:val="nil"/>
              <w:right w:val="nil"/>
            </w:tcBorders>
            <w:shd w:val="clear" w:color="auto" w:fill="auto"/>
            <w:vAlign w:val="center"/>
            <w:hideMark/>
          </w:tcPr>
          <w:p w14:paraId="0F989387" w14:textId="77777777" w:rsidR="00A967D5" w:rsidRPr="0020602B" w:rsidRDefault="00A967D5" w:rsidP="00526F5F">
            <w:pPr>
              <w:spacing w:after="0" w:line="240" w:lineRule="auto"/>
              <w:jc w:val="both"/>
              <w:rPr>
                <w:rFonts w:ascii="Arial" w:eastAsia="Times New Roman" w:hAnsi="Arial" w:cs="Arial"/>
                <w:sz w:val="20"/>
                <w:szCs w:val="20"/>
                <w:lang w:eastAsia="es-PE"/>
              </w:rPr>
            </w:pPr>
          </w:p>
        </w:tc>
      </w:tr>
      <w:tr w:rsidR="00A967D5" w:rsidRPr="00A36DA1" w14:paraId="1B84DBF6" w14:textId="77777777" w:rsidTr="00164CC2">
        <w:trPr>
          <w:trHeight w:val="510"/>
        </w:trPr>
        <w:tc>
          <w:tcPr>
            <w:tcW w:w="1848" w:type="dxa"/>
            <w:vMerge/>
            <w:tcBorders>
              <w:top w:val="nil"/>
              <w:left w:val="single" w:sz="8" w:space="0" w:color="203764"/>
              <w:bottom w:val="double" w:sz="6" w:space="0" w:color="203764"/>
              <w:right w:val="single" w:sz="4" w:space="0" w:color="203764"/>
            </w:tcBorders>
            <w:vAlign w:val="center"/>
            <w:hideMark/>
          </w:tcPr>
          <w:p w14:paraId="69FCDE24"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1701" w:type="dxa"/>
            <w:vMerge w:val="restart"/>
            <w:tcBorders>
              <w:top w:val="nil"/>
              <w:left w:val="single" w:sz="8" w:space="0" w:color="203764"/>
              <w:bottom w:val="double" w:sz="6" w:space="0" w:color="203764"/>
              <w:right w:val="single" w:sz="4" w:space="0" w:color="AEAAAA"/>
            </w:tcBorders>
            <w:shd w:val="clear" w:color="auto" w:fill="auto"/>
            <w:vAlign w:val="center"/>
            <w:hideMark/>
          </w:tcPr>
          <w:p w14:paraId="24E2FCE5"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Lógico matemático</w:t>
            </w:r>
          </w:p>
        </w:tc>
        <w:tc>
          <w:tcPr>
            <w:tcW w:w="1692" w:type="dxa"/>
            <w:tcBorders>
              <w:top w:val="nil"/>
              <w:left w:val="nil"/>
              <w:bottom w:val="single" w:sz="4" w:space="0" w:color="AEAAAA"/>
              <w:right w:val="single" w:sz="4" w:space="0" w:color="AEAAAA"/>
            </w:tcBorders>
            <w:shd w:val="clear" w:color="auto" w:fill="auto"/>
            <w:vAlign w:val="center"/>
            <w:hideMark/>
          </w:tcPr>
          <w:p w14:paraId="330CB3A9"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Número de estudiantes</w:t>
            </w:r>
          </w:p>
        </w:tc>
        <w:tc>
          <w:tcPr>
            <w:tcW w:w="854" w:type="dxa"/>
            <w:tcBorders>
              <w:top w:val="nil"/>
              <w:left w:val="nil"/>
              <w:bottom w:val="single" w:sz="4" w:space="0" w:color="AEAAAA"/>
              <w:right w:val="single" w:sz="4" w:space="0" w:color="AEAAAA"/>
            </w:tcBorders>
            <w:shd w:val="clear" w:color="auto" w:fill="auto"/>
            <w:vAlign w:val="center"/>
            <w:hideMark/>
          </w:tcPr>
          <w:p w14:paraId="09552567"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9</w:t>
            </w:r>
          </w:p>
        </w:tc>
        <w:tc>
          <w:tcPr>
            <w:tcW w:w="709" w:type="dxa"/>
            <w:tcBorders>
              <w:top w:val="nil"/>
              <w:left w:val="nil"/>
              <w:bottom w:val="single" w:sz="4" w:space="0" w:color="AEAAAA"/>
              <w:right w:val="single" w:sz="4" w:space="0" w:color="AEAAAA"/>
            </w:tcBorders>
            <w:shd w:val="clear" w:color="auto" w:fill="auto"/>
            <w:vAlign w:val="center"/>
            <w:hideMark/>
          </w:tcPr>
          <w:p w14:paraId="22888D14"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5</w:t>
            </w:r>
          </w:p>
        </w:tc>
        <w:tc>
          <w:tcPr>
            <w:tcW w:w="851" w:type="dxa"/>
            <w:tcBorders>
              <w:top w:val="nil"/>
              <w:left w:val="nil"/>
              <w:bottom w:val="single" w:sz="4" w:space="0" w:color="AEAAAA"/>
              <w:right w:val="single" w:sz="4" w:space="0" w:color="AEAAAA"/>
            </w:tcBorders>
            <w:shd w:val="clear" w:color="auto" w:fill="auto"/>
            <w:vAlign w:val="center"/>
            <w:hideMark/>
          </w:tcPr>
          <w:p w14:paraId="6B98F5A1"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0</w:t>
            </w:r>
          </w:p>
        </w:tc>
        <w:tc>
          <w:tcPr>
            <w:tcW w:w="1134" w:type="dxa"/>
            <w:tcBorders>
              <w:top w:val="nil"/>
              <w:left w:val="nil"/>
              <w:bottom w:val="single" w:sz="4" w:space="0" w:color="AEAAAA"/>
              <w:right w:val="single" w:sz="8" w:space="0" w:color="203764"/>
            </w:tcBorders>
            <w:shd w:val="clear" w:color="auto" w:fill="auto"/>
            <w:vAlign w:val="center"/>
            <w:hideMark/>
          </w:tcPr>
          <w:p w14:paraId="6614189F"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0</w:t>
            </w:r>
          </w:p>
        </w:tc>
        <w:tc>
          <w:tcPr>
            <w:tcW w:w="1276" w:type="dxa"/>
            <w:vMerge w:val="restart"/>
            <w:tcBorders>
              <w:top w:val="nil"/>
              <w:left w:val="single" w:sz="8" w:space="0" w:color="203764"/>
              <w:bottom w:val="double" w:sz="6" w:space="0" w:color="203764"/>
              <w:right w:val="single" w:sz="8" w:space="0" w:color="203764"/>
            </w:tcBorders>
            <w:shd w:val="clear" w:color="000000" w:fill="D9D9D9"/>
            <w:vAlign w:val="center"/>
            <w:hideMark/>
          </w:tcPr>
          <w:p w14:paraId="2C0184C6" w14:textId="77777777" w:rsidR="00A967D5" w:rsidRPr="00EB64BF" w:rsidRDefault="00A967D5" w:rsidP="00526F5F">
            <w:pPr>
              <w:spacing w:after="0" w:line="240" w:lineRule="auto"/>
              <w:jc w:val="center"/>
              <w:rPr>
                <w:rFonts w:ascii="Arial" w:eastAsia="Times New Roman" w:hAnsi="Arial" w:cs="Arial"/>
                <w:b/>
                <w:bCs/>
                <w:color w:val="000000"/>
                <w:sz w:val="16"/>
                <w:szCs w:val="16"/>
                <w:lang w:eastAsia="es-PE"/>
              </w:rPr>
            </w:pPr>
            <w:r w:rsidRPr="00EB64BF">
              <w:rPr>
                <w:rFonts w:ascii="Arial" w:eastAsia="Times New Roman" w:hAnsi="Arial" w:cs="Arial"/>
                <w:b/>
                <w:bCs/>
                <w:color w:val="000000"/>
                <w:sz w:val="16"/>
                <w:szCs w:val="16"/>
                <w:lang w:eastAsia="es-PE"/>
              </w:rPr>
              <w:t>100.0</w:t>
            </w:r>
          </w:p>
        </w:tc>
        <w:tc>
          <w:tcPr>
            <w:tcW w:w="585" w:type="dxa"/>
            <w:gridSpan w:val="2"/>
            <w:tcBorders>
              <w:top w:val="nil"/>
              <w:left w:val="nil"/>
              <w:bottom w:val="nil"/>
              <w:right w:val="nil"/>
            </w:tcBorders>
            <w:shd w:val="clear" w:color="auto" w:fill="auto"/>
            <w:vAlign w:val="center"/>
            <w:hideMark/>
          </w:tcPr>
          <w:p w14:paraId="514F60D1" w14:textId="77777777" w:rsidR="00A967D5" w:rsidRPr="00EB64BF" w:rsidRDefault="00A967D5" w:rsidP="00526F5F">
            <w:pPr>
              <w:spacing w:after="0" w:line="240" w:lineRule="auto"/>
              <w:jc w:val="both"/>
              <w:rPr>
                <w:rFonts w:ascii="Arial" w:eastAsia="Times New Roman" w:hAnsi="Arial" w:cs="Arial"/>
                <w:b/>
                <w:bCs/>
                <w:color w:val="000000"/>
                <w:sz w:val="16"/>
                <w:szCs w:val="16"/>
                <w:lang w:eastAsia="es-PE"/>
              </w:rPr>
            </w:pPr>
          </w:p>
        </w:tc>
        <w:tc>
          <w:tcPr>
            <w:tcW w:w="936" w:type="dxa"/>
            <w:tcBorders>
              <w:top w:val="nil"/>
              <w:left w:val="nil"/>
              <w:bottom w:val="nil"/>
              <w:right w:val="nil"/>
            </w:tcBorders>
            <w:shd w:val="clear" w:color="auto" w:fill="auto"/>
            <w:vAlign w:val="center"/>
            <w:hideMark/>
          </w:tcPr>
          <w:p w14:paraId="6D42174D" w14:textId="77777777" w:rsidR="00A967D5" w:rsidRPr="00A36DA1" w:rsidRDefault="00A967D5" w:rsidP="00526F5F">
            <w:pPr>
              <w:spacing w:after="0" w:line="240" w:lineRule="auto"/>
              <w:jc w:val="both"/>
              <w:rPr>
                <w:rFonts w:ascii="Times New Roman" w:eastAsia="Times New Roman" w:hAnsi="Times New Roman" w:cs="Times New Roman"/>
                <w:sz w:val="20"/>
                <w:szCs w:val="20"/>
                <w:lang w:eastAsia="es-PE"/>
              </w:rPr>
            </w:pPr>
          </w:p>
        </w:tc>
      </w:tr>
      <w:tr w:rsidR="00A967D5" w:rsidRPr="00A36DA1" w14:paraId="7C4454C0" w14:textId="77777777" w:rsidTr="00164CC2">
        <w:trPr>
          <w:trHeight w:val="315"/>
        </w:trPr>
        <w:tc>
          <w:tcPr>
            <w:tcW w:w="1848" w:type="dxa"/>
            <w:vMerge/>
            <w:tcBorders>
              <w:top w:val="nil"/>
              <w:left w:val="single" w:sz="8" w:space="0" w:color="203764"/>
              <w:bottom w:val="double" w:sz="6" w:space="0" w:color="203764"/>
              <w:right w:val="single" w:sz="4" w:space="0" w:color="203764"/>
            </w:tcBorders>
            <w:vAlign w:val="center"/>
            <w:hideMark/>
          </w:tcPr>
          <w:p w14:paraId="52F730ED"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1701" w:type="dxa"/>
            <w:vMerge/>
            <w:tcBorders>
              <w:top w:val="nil"/>
              <w:left w:val="single" w:sz="8" w:space="0" w:color="203764"/>
              <w:bottom w:val="double" w:sz="6" w:space="0" w:color="203764"/>
              <w:right w:val="single" w:sz="4" w:space="0" w:color="AEAAAA"/>
            </w:tcBorders>
            <w:vAlign w:val="center"/>
            <w:hideMark/>
          </w:tcPr>
          <w:p w14:paraId="701CD5A7"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1692" w:type="dxa"/>
            <w:tcBorders>
              <w:top w:val="nil"/>
              <w:left w:val="nil"/>
              <w:bottom w:val="double" w:sz="6" w:space="0" w:color="203764"/>
              <w:right w:val="single" w:sz="4" w:space="0" w:color="AEAAAA"/>
            </w:tcBorders>
            <w:shd w:val="clear" w:color="auto" w:fill="auto"/>
            <w:noWrap/>
            <w:vAlign w:val="center"/>
            <w:hideMark/>
          </w:tcPr>
          <w:p w14:paraId="1D3D548B"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Porcentaje (%)</w:t>
            </w:r>
          </w:p>
        </w:tc>
        <w:tc>
          <w:tcPr>
            <w:tcW w:w="854" w:type="dxa"/>
            <w:tcBorders>
              <w:top w:val="nil"/>
              <w:left w:val="nil"/>
              <w:bottom w:val="double" w:sz="6" w:space="0" w:color="203764"/>
              <w:right w:val="single" w:sz="4" w:space="0" w:color="AEAAAA"/>
            </w:tcBorders>
            <w:shd w:val="clear" w:color="auto" w:fill="auto"/>
            <w:vAlign w:val="center"/>
            <w:hideMark/>
          </w:tcPr>
          <w:p w14:paraId="54E10920"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66.7</w:t>
            </w:r>
          </w:p>
        </w:tc>
        <w:tc>
          <w:tcPr>
            <w:tcW w:w="709" w:type="dxa"/>
            <w:tcBorders>
              <w:top w:val="nil"/>
              <w:left w:val="nil"/>
              <w:bottom w:val="double" w:sz="6" w:space="0" w:color="203764"/>
              <w:right w:val="single" w:sz="4" w:space="0" w:color="AEAAAA"/>
            </w:tcBorders>
            <w:shd w:val="clear" w:color="auto" w:fill="auto"/>
            <w:vAlign w:val="center"/>
            <w:hideMark/>
          </w:tcPr>
          <w:p w14:paraId="5827E60B"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33.3</w:t>
            </w:r>
          </w:p>
        </w:tc>
        <w:tc>
          <w:tcPr>
            <w:tcW w:w="851" w:type="dxa"/>
            <w:tcBorders>
              <w:top w:val="nil"/>
              <w:left w:val="nil"/>
              <w:bottom w:val="double" w:sz="6" w:space="0" w:color="203764"/>
              <w:right w:val="single" w:sz="4" w:space="0" w:color="AEAAAA"/>
            </w:tcBorders>
            <w:shd w:val="clear" w:color="auto" w:fill="auto"/>
            <w:vAlign w:val="center"/>
            <w:hideMark/>
          </w:tcPr>
          <w:p w14:paraId="0DB11089"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0.0</w:t>
            </w:r>
          </w:p>
        </w:tc>
        <w:tc>
          <w:tcPr>
            <w:tcW w:w="1134" w:type="dxa"/>
            <w:tcBorders>
              <w:top w:val="nil"/>
              <w:left w:val="nil"/>
              <w:bottom w:val="double" w:sz="6" w:space="0" w:color="203764"/>
              <w:right w:val="single" w:sz="8" w:space="0" w:color="203764"/>
            </w:tcBorders>
            <w:shd w:val="clear" w:color="auto" w:fill="auto"/>
            <w:vAlign w:val="center"/>
            <w:hideMark/>
          </w:tcPr>
          <w:p w14:paraId="5CD417C2" w14:textId="77777777" w:rsidR="00A967D5" w:rsidRPr="00EB64BF" w:rsidRDefault="00A967D5" w:rsidP="00526F5F">
            <w:pPr>
              <w:spacing w:after="0" w:line="240" w:lineRule="auto"/>
              <w:jc w:val="center"/>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0.0</w:t>
            </w:r>
          </w:p>
        </w:tc>
        <w:tc>
          <w:tcPr>
            <w:tcW w:w="1276" w:type="dxa"/>
            <w:vMerge/>
            <w:tcBorders>
              <w:top w:val="nil"/>
              <w:left w:val="single" w:sz="8" w:space="0" w:color="203764"/>
              <w:bottom w:val="double" w:sz="6" w:space="0" w:color="203764"/>
              <w:right w:val="single" w:sz="8" w:space="0" w:color="203764"/>
            </w:tcBorders>
            <w:vAlign w:val="center"/>
            <w:hideMark/>
          </w:tcPr>
          <w:p w14:paraId="4FA04BF6" w14:textId="77777777" w:rsidR="00A967D5" w:rsidRPr="00EB64BF" w:rsidRDefault="00A967D5" w:rsidP="00526F5F">
            <w:pPr>
              <w:spacing w:after="0" w:line="240" w:lineRule="auto"/>
              <w:jc w:val="both"/>
              <w:rPr>
                <w:rFonts w:ascii="Arial" w:eastAsia="Times New Roman" w:hAnsi="Arial" w:cs="Arial"/>
                <w:b/>
                <w:bCs/>
                <w:color w:val="000000"/>
                <w:sz w:val="16"/>
                <w:szCs w:val="16"/>
                <w:lang w:eastAsia="es-PE"/>
              </w:rPr>
            </w:pPr>
          </w:p>
        </w:tc>
        <w:tc>
          <w:tcPr>
            <w:tcW w:w="585" w:type="dxa"/>
            <w:gridSpan w:val="2"/>
            <w:tcBorders>
              <w:top w:val="nil"/>
              <w:left w:val="nil"/>
              <w:bottom w:val="nil"/>
              <w:right w:val="nil"/>
            </w:tcBorders>
            <w:shd w:val="clear" w:color="auto" w:fill="auto"/>
            <w:vAlign w:val="center"/>
            <w:hideMark/>
          </w:tcPr>
          <w:p w14:paraId="538EF814"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p>
        </w:tc>
        <w:tc>
          <w:tcPr>
            <w:tcW w:w="936" w:type="dxa"/>
            <w:tcBorders>
              <w:top w:val="nil"/>
              <w:left w:val="nil"/>
              <w:bottom w:val="nil"/>
              <w:right w:val="nil"/>
            </w:tcBorders>
            <w:shd w:val="clear" w:color="auto" w:fill="auto"/>
            <w:vAlign w:val="center"/>
            <w:hideMark/>
          </w:tcPr>
          <w:p w14:paraId="2ECFFDB2" w14:textId="77777777" w:rsidR="00A967D5" w:rsidRPr="00A36DA1" w:rsidRDefault="00A967D5" w:rsidP="00526F5F">
            <w:pPr>
              <w:spacing w:after="0" w:line="240" w:lineRule="auto"/>
              <w:jc w:val="both"/>
              <w:rPr>
                <w:rFonts w:ascii="Times New Roman" w:eastAsia="Times New Roman" w:hAnsi="Times New Roman" w:cs="Times New Roman"/>
                <w:sz w:val="20"/>
                <w:szCs w:val="20"/>
                <w:lang w:eastAsia="es-PE"/>
              </w:rPr>
            </w:pPr>
          </w:p>
        </w:tc>
      </w:tr>
      <w:tr w:rsidR="00A967D5" w:rsidRPr="00A36DA1" w14:paraId="5BEFAB44" w14:textId="77777777" w:rsidTr="003A50B2">
        <w:trPr>
          <w:gridAfter w:val="2"/>
          <w:wAfter w:w="1158" w:type="dxa"/>
          <w:trHeight w:val="270"/>
        </w:trPr>
        <w:tc>
          <w:tcPr>
            <w:tcW w:w="10428" w:type="dxa"/>
            <w:gridSpan w:val="9"/>
            <w:tcBorders>
              <w:top w:val="nil"/>
              <w:left w:val="nil"/>
              <w:bottom w:val="nil"/>
              <w:right w:val="nil"/>
            </w:tcBorders>
            <w:shd w:val="clear" w:color="auto" w:fill="auto"/>
            <w:noWrap/>
            <w:vAlign w:val="center"/>
            <w:hideMark/>
          </w:tcPr>
          <w:p w14:paraId="647447B4" w14:textId="77777777" w:rsidR="00A967D5" w:rsidRPr="00EB64BF" w:rsidRDefault="00A967D5" w:rsidP="00526F5F">
            <w:pPr>
              <w:spacing w:after="0" w:line="240" w:lineRule="auto"/>
              <w:jc w:val="both"/>
              <w:rPr>
                <w:rFonts w:ascii="Arial" w:eastAsia="Times New Roman" w:hAnsi="Arial" w:cs="Arial"/>
                <w:color w:val="000000"/>
                <w:sz w:val="16"/>
                <w:szCs w:val="16"/>
                <w:lang w:eastAsia="es-PE"/>
              </w:rPr>
            </w:pPr>
            <w:r w:rsidRPr="00EB64BF">
              <w:rPr>
                <w:rFonts w:ascii="Arial" w:eastAsia="Times New Roman" w:hAnsi="Arial" w:cs="Arial"/>
                <w:color w:val="000000"/>
                <w:sz w:val="16"/>
                <w:szCs w:val="16"/>
                <w:lang w:eastAsia="es-PE"/>
              </w:rPr>
              <w:t>Información correspondiente al</w:t>
            </w:r>
            <w:r w:rsidR="00164CC2" w:rsidRPr="00EB64BF">
              <w:rPr>
                <w:rFonts w:ascii="Arial" w:eastAsia="Times New Roman" w:hAnsi="Arial" w:cs="Arial"/>
                <w:color w:val="000000"/>
                <w:sz w:val="16"/>
                <w:szCs w:val="16"/>
                <w:lang w:eastAsia="es-PE"/>
              </w:rPr>
              <w:t xml:space="preserve"> año</w:t>
            </w:r>
            <w:r w:rsidRPr="00EB64BF">
              <w:rPr>
                <w:rFonts w:ascii="Arial" w:eastAsia="Times New Roman" w:hAnsi="Arial" w:cs="Arial"/>
                <w:color w:val="000000"/>
                <w:sz w:val="16"/>
                <w:szCs w:val="16"/>
                <w:lang w:eastAsia="es-PE"/>
              </w:rPr>
              <w:t xml:space="preserve"> 2016</w:t>
            </w:r>
          </w:p>
        </w:tc>
      </w:tr>
      <w:tr w:rsidR="00A967D5" w:rsidRPr="00A36DA1" w14:paraId="41F8EE09" w14:textId="77777777" w:rsidTr="003A50B2">
        <w:trPr>
          <w:gridAfter w:val="2"/>
          <w:wAfter w:w="1158" w:type="dxa"/>
          <w:trHeight w:val="270"/>
        </w:trPr>
        <w:tc>
          <w:tcPr>
            <w:tcW w:w="10428" w:type="dxa"/>
            <w:gridSpan w:val="9"/>
            <w:tcBorders>
              <w:top w:val="nil"/>
              <w:left w:val="nil"/>
              <w:bottom w:val="nil"/>
              <w:right w:val="nil"/>
            </w:tcBorders>
            <w:shd w:val="clear" w:color="auto" w:fill="auto"/>
            <w:noWrap/>
            <w:vAlign w:val="center"/>
            <w:hideMark/>
          </w:tcPr>
          <w:p w14:paraId="148A389B" w14:textId="5327D1FF" w:rsidR="00A967D5" w:rsidRPr="00EB64BF" w:rsidRDefault="00A967D5" w:rsidP="00526F5F">
            <w:pPr>
              <w:spacing w:after="0" w:line="240" w:lineRule="auto"/>
              <w:rPr>
                <w:rFonts w:ascii="Arial" w:eastAsia="Times New Roman" w:hAnsi="Arial" w:cs="Arial"/>
                <w:color w:val="000000"/>
                <w:sz w:val="16"/>
                <w:szCs w:val="16"/>
                <w:lang w:eastAsia="es-PE"/>
              </w:rPr>
            </w:pPr>
            <w:r w:rsidRPr="00EB64BF">
              <w:rPr>
                <w:rFonts w:ascii="Arial" w:eastAsia="Times New Roman" w:hAnsi="Arial" w:cs="Arial"/>
                <w:b/>
                <w:bCs/>
                <w:color w:val="000000"/>
                <w:sz w:val="16"/>
                <w:szCs w:val="16"/>
                <w:lang w:eastAsia="es-PE"/>
              </w:rPr>
              <w:t xml:space="preserve">Fuente: </w:t>
            </w:r>
            <w:r w:rsidRPr="00EB64BF">
              <w:rPr>
                <w:rFonts w:ascii="Arial" w:eastAsia="Times New Roman" w:hAnsi="Arial" w:cs="Arial"/>
                <w:color w:val="000000"/>
                <w:sz w:val="16"/>
                <w:szCs w:val="16"/>
                <w:lang w:eastAsia="es-PE"/>
              </w:rPr>
              <w:t>Sistema de Consulta de Resultados de Evaluación (SICRECE), Oficina de medición de la calidad de los aprendizajes (UMC), Ministerio de Educación (MINEDU)</w:t>
            </w:r>
          </w:p>
          <w:p w14:paraId="39B0092A" w14:textId="77777777" w:rsidR="0027612C" w:rsidRPr="00EB64BF" w:rsidRDefault="0027612C" w:rsidP="00526F5F">
            <w:pPr>
              <w:spacing w:after="0" w:line="240" w:lineRule="auto"/>
              <w:rPr>
                <w:rFonts w:ascii="Arial" w:eastAsia="Times New Roman" w:hAnsi="Arial" w:cs="Arial"/>
                <w:color w:val="000000"/>
                <w:sz w:val="16"/>
                <w:szCs w:val="16"/>
                <w:lang w:eastAsia="es-PE"/>
              </w:rPr>
            </w:pPr>
          </w:p>
          <w:p w14:paraId="15AA512D" w14:textId="77777777" w:rsidR="00A967D5" w:rsidRPr="00EB64BF" w:rsidRDefault="00A967D5" w:rsidP="00526F5F">
            <w:pPr>
              <w:pStyle w:val="NoSpacing"/>
              <w:rPr>
                <w:rFonts w:ascii="Arial" w:eastAsia="Times New Roman" w:hAnsi="Arial" w:cs="Arial"/>
                <w:color w:val="000000"/>
                <w:sz w:val="16"/>
                <w:szCs w:val="16"/>
                <w:lang w:eastAsia="es-PE"/>
              </w:rPr>
            </w:pPr>
            <w:r w:rsidRPr="00EB64BF">
              <w:rPr>
                <w:rFonts w:ascii="Arial" w:hAnsi="Arial" w:cs="Arial"/>
                <w:b/>
                <w:sz w:val="16"/>
                <w:szCs w:val="16"/>
              </w:rPr>
              <w:t xml:space="preserve"> </w:t>
            </w:r>
            <w:r w:rsidRPr="00EB64BF">
              <w:rPr>
                <w:rFonts w:ascii="Arial" w:eastAsia="Times New Roman" w:hAnsi="Arial" w:cs="Arial"/>
                <w:color w:val="FFFFFF"/>
                <w:sz w:val="16"/>
                <w:szCs w:val="16"/>
                <w:lang w:eastAsia="es-PE"/>
              </w:rPr>
              <w:t>meta nacional corresponde al nivel de segundo de primaria</w:t>
            </w:r>
          </w:p>
        </w:tc>
      </w:tr>
    </w:tbl>
    <w:p w14:paraId="05D09C13" w14:textId="77777777" w:rsidR="00A967D5" w:rsidRDefault="00641771" w:rsidP="009A0B94">
      <w:pPr>
        <w:spacing w:after="0" w:line="360" w:lineRule="auto"/>
        <w:jc w:val="both"/>
        <w:rPr>
          <w:rFonts w:ascii="Arial" w:eastAsia="Times New Roman" w:hAnsi="Arial" w:cs="Arial"/>
          <w:color w:val="000000"/>
          <w:lang w:eastAsia="es-PE"/>
        </w:rPr>
      </w:pPr>
      <w:r w:rsidRPr="00C27A7F">
        <w:rPr>
          <w:rFonts w:ascii="Arial" w:eastAsia="Times New Roman" w:hAnsi="Arial" w:cs="Arial"/>
          <w:color w:val="000000"/>
          <w:lang w:eastAsia="es-PE"/>
        </w:rPr>
        <w:t>En lo relacionado al nivel de aprendizaje</w:t>
      </w:r>
      <w:r w:rsidR="009A0B94" w:rsidRPr="00C27A7F">
        <w:rPr>
          <w:rFonts w:ascii="Arial" w:eastAsia="Times New Roman" w:hAnsi="Arial" w:cs="Arial"/>
          <w:color w:val="000000"/>
          <w:lang w:eastAsia="es-PE"/>
        </w:rPr>
        <w:t>, es también un aspecto a tomar en cuenta para desarrollar políticas de mejoramiento de la calidad educativa en Huacrapuquio, vemos que como ejemplo que alumnos del segundo grado de primaria en comprensión lectora se tiene para que sea optimo cerrar la brecha del 57.1 %. Esto significa que de 10 alumnos 6 alumnos les faltan llegar al estado óptimo.</w:t>
      </w:r>
    </w:p>
    <w:p w14:paraId="4A0E90FA" w14:textId="691EBF27" w:rsidR="004340E2" w:rsidRDefault="009A0B94" w:rsidP="000710D8">
      <w:pPr>
        <w:autoSpaceDE w:val="0"/>
        <w:autoSpaceDN w:val="0"/>
        <w:adjustRightInd w:val="0"/>
        <w:spacing w:after="0" w:line="240" w:lineRule="auto"/>
        <w:jc w:val="center"/>
        <w:rPr>
          <w:rFonts w:ascii="Arial" w:hAnsi="Arial" w:cs="Arial"/>
          <w:b/>
          <w:color w:val="000000"/>
          <w:sz w:val="20"/>
          <w:szCs w:val="20"/>
        </w:rPr>
      </w:pPr>
      <w:r w:rsidRPr="00C27A7F">
        <w:rPr>
          <w:rFonts w:ascii="Arial" w:hAnsi="Arial" w:cs="Arial"/>
          <w:b/>
          <w:color w:val="000000"/>
          <w:sz w:val="20"/>
          <w:szCs w:val="20"/>
        </w:rPr>
        <w:t>CUADRO N°</w:t>
      </w:r>
      <w:r w:rsidR="00134E90">
        <w:rPr>
          <w:rFonts w:ascii="Arial" w:hAnsi="Arial" w:cs="Arial"/>
          <w:b/>
          <w:color w:val="000000"/>
          <w:sz w:val="20"/>
          <w:szCs w:val="20"/>
        </w:rPr>
        <w:t xml:space="preserve"> 24</w:t>
      </w:r>
    </w:p>
    <w:p w14:paraId="2BDC91FA" w14:textId="77777777" w:rsidR="00C27A7F" w:rsidRPr="00C27A7F" w:rsidRDefault="00C27A7F" w:rsidP="000710D8">
      <w:pPr>
        <w:autoSpaceDE w:val="0"/>
        <w:autoSpaceDN w:val="0"/>
        <w:adjustRightInd w:val="0"/>
        <w:spacing w:after="0" w:line="240" w:lineRule="auto"/>
        <w:jc w:val="center"/>
        <w:rPr>
          <w:rFonts w:ascii="Arial" w:hAnsi="Arial" w:cs="Arial"/>
          <w:b/>
          <w:color w:val="000000"/>
          <w:sz w:val="20"/>
          <w:szCs w:val="20"/>
        </w:rPr>
      </w:pPr>
    </w:p>
    <w:p w14:paraId="47D8DE6A" w14:textId="77777777" w:rsidR="009A0B94" w:rsidRDefault="009A0B94" w:rsidP="000710D8">
      <w:pPr>
        <w:autoSpaceDE w:val="0"/>
        <w:autoSpaceDN w:val="0"/>
        <w:adjustRightInd w:val="0"/>
        <w:spacing w:after="0" w:line="240" w:lineRule="auto"/>
        <w:jc w:val="center"/>
        <w:rPr>
          <w:rFonts w:ascii="Arial" w:hAnsi="Arial" w:cs="Arial"/>
          <w:b/>
          <w:color w:val="000000"/>
          <w:sz w:val="20"/>
          <w:szCs w:val="20"/>
        </w:rPr>
      </w:pPr>
      <w:r w:rsidRPr="00C27A7F">
        <w:rPr>
          <w:rFonts w:ascii="Arial" w:hAnsi="Arial" w:cs="Arial"/>
          <w:b/>
          <w:color w:val="000000"/>
          <w:sz w:val="20"/>
          <w:szCs w:val="20"/>
        </w:rPr>
        <w:t xml:space="preserve">BRECHAS DE PRODUCTO </w:t>
      </w:r>
      <w:r w:rsidR="000710D8" w:rsidRPr="00C27A7F">
        <w:rPr>
          <w:rFonts w:ascii="Arial" w:hAnsi="Arial" w:cs="Arial"/>
          <w:b/>
          <w:color w:val="000000"/>
          <w:sz w:val="20"/>
          <w:szCs w:val="20"/>
        </w:rPr>
        <w:t>–</w:t>
      </w:r>
      <w:r w:rsidRPr="00C27A7F">
        <w:rPr>
          <w:rFonts w:ascii="Arial" w:hAnsi="Arial" w:cs="Arial"/>
          <w:b/>
          <w:color w:val="000000"/>
          <w:sz w:val="20"/>
          <w:szCs w:val="20"/>
        </w:rPr>
        <w:t xml:space="preserve"> </w:t>
      </w:r>
      <w:r w:rsidR="000710D8" w:rsidRPr="00C27A7F">
        <w:rPr>
          <w:rFonts w:ascii="Arial" w:hAnsi="Arial" w:cs="Arial"/>
          <w:b/>
          <w:color w:val="000000"/>
          <w:sz w:val="20"/>
          <w:szCs w:val="20"/>
        </w:rPr>
        <w:t>LOCALES ESCOLARES</w:t>
      </w:r>
    </w:p>
    <w:p w14:paraId="65D963FE" w14:textId="77777777" w:rsidR="00C27A7F" w:rsidRPr="00C27A7F" w:rsidRDefault="00C27A7F" w:rsidP="000710D8">
      <w:pPr>
        <w:autoSpaceDE w:val="0"/>
        <w:autoSpaceDN w:val="0"/>
        <w:adjustRightInd w:val="0"/>
        <w:spacing w:after="0" w:line="240" w:lineRule="auto"/>
        <w:jc w:val="center"/>
        <w:rPr>
          <w:rFonts w:ascii="Arial" w:hAnsi="Arial" w:cs="Arial"/>
          <w:b/>
          <w:color w:val="000000"/>
          <w:sz w:val="20"/>
          <w:szCs w:val="20"/>
        </w:rPr>
      </w:pPr>
    </w:p>
    <w:tbl>
      <w:tblPr>
        <w:tblW w:w="8050" w:type="dxa"/>
        <w:jc w:val="center"/>
        <w:tblLayout w:type="fixed"/>
        <w:tblCellMar>
          <w:left w:w="70" w:type="dxa"/>
          <w:right w:w="70" w:type="dxa"/>
        </w:tblCellMar>
        <w:tblLook w:val="04A0" w:firstRow="1" w:lastRow="0" w:firstColumn="1" w:lastColumn="0" w:noHBand="0" w:noVBand="1"/>
      </w:tblPr>
      <w:tblGrid>
        <w:gridCol w:w="5944"/>
        <w:gridCol w:w="1286"/>
        <w:gridCol w:w="820"/>
      </w:tblGrid>
      <w:tr w:rsidR="000710D8" w:rsidRPr="0020602B" w14:paraId="1ED1EA7A" w14:textId="77777777" w:rsidTr="000034E0">
        <w:trPr>
          <w:trHeight w:val="360"/>
          <w:jc w:val="center"/>
        </w:trPr>
        <w:tc>
          <w:tcPr>
            <w:tcW w:w="5944" w:type="dxa"/>
            <w:tcBorders>
              <w:top w:val="double" w:sz="6" w:space="0" w:color="203764"/>
              <w:left w:val="nil"/>
              <w:bottom w:val="nil"/>
              <w:right w:val="nil"/>
            </w:tcBorders>
            <w:shd w:val="clear" w:color="000000" w:fill="FFFFFF"/>
            <w:noWrap/>
            <w:vAlign w:val="center"/>
            <w:hideMark/>
          </w:tcPr>
          <w:p w14:paraId="5FDDFF28" w14:textId="77777777" w:rsidR="000710D8" w:rsidRPr="0020602B" w:rsidRDefault="000710D8" w:rsidP="00526F5F">
            <w:pPr>
              <w:spacing w:after="0" w:line="240" w:lineRule="auto"/>
              <w:jc w:val="both"/>
              <w:rPr>
                <w:rFonts w:ascii="Arial" w:eastAsia="Times New Roman" w:hAnsi="Arial" w:cs="Arial"/>
                <w:b/>
                <w:bCs/>
                <w:color w:val="000000"/>
                <w:sz w:val="20"/>
                <w:szCs w:val="20"/>
                <w:lang w:eastAsia="es-PE"/>
              </w:rPr>
            </w:pPr>
            <w:r w:rsidRPr="0020602B">
              <w:rPr>
                <w:rFonts w:ascii="Arial" w:eastAsia="Times New Roman" w:hAnsi="Arial" w:cs="Arial"/>
                <w:b/>
                <w:bCs/>
                <w:color w:val="000000"/>
                <w:sz w:val="20"/>
                <w:szCs w:val="20"/>
                <w:lang w:eastAsia="es-PE"/>
              </w:rPr>
              <w:t>Locales escolares públicos</w:t>
            </w:r>
          </w:p>
        </w:tc>
        <w:tc>
          <w:tcPr>
            <w:tcW w:w="1286" w:type="dxa"/>
            <w:tcBorders>
              <w:top w:val="double" w:sz="6" w:space="0" w:color="203764"/>
              <w:left w:val="nil"/>
              <w:bottom w:val="nil"/>
              <w:right w:val="nil"/>
            </w:tcBorders>
            <w:shd w:val="clear" w:color="000000" w:fill="FFFFFF"/>
            <w:noWrap/>
            <w:vAlign w:val="center"/>
            <w:hideMark/>
          </w:tcPr>
          <w:p w14:paraId="62929358" w14:textId="77777777" w:rsidR="000710D8" w:rsidRPr="0020602B" w:rsidRDefault="000710D8" w:rsidP="00526F5F">
            <w:pPr>
              <w:spacing w:after="0" w:line="240" w:lineRule="auto"/>
              <w:jc w:val="both"/>
              <w:rPr>
                <w:rFonts w:ascii="Arial" w:eastAsia="Times New Roman" w:hAnsi="Arial" w:cs="Arial"/>
                <w:b/>
                <w:bCs/>
                <w:color w:val="000000"/>
                <w:sz w:val="20"/>
                <w:szCs w:val="20"/>
                <w:lang w:eastAsia="es-PE"/>
              </w:rPr>
            </w:pPr>
            <w:r w:rsidRPr="0020602B">
              <w:rPr>
                <w:rFonts w:ascii="Arial" w:eastAsia="Times New Roman" w:hAnsi="Arial" w:cs="Arial"/>
                <w:b/>
                <w:bCs/>
                <w:color w:val="000000"/>
                <w:sz w:val="20"/>
                <w:szCs w:val="20"/>
                <w:lang w:eastAsia="es-PE"/>
              </w:rPr>
              <w:t>Porcentaje</w:t>
            </w:r>
          </w:p>
        </w:tc>
        <w:tc>
          <w:tcPr>
            <w:tcW w:w="820" w:type="dxa"/>
            <w:tcBorders>
              <w:top w:val="single" w:sz="8" w:space="0" w:color="auto"/>
              <w:left w:val="single" w:sz="8" w:space="0" w:color="auto"/>
              <w:bottom w:val="single" w:sz="8" w:space="0" w:color="auto"/>
              <w:right w:val="single" w:sz="8" w:space="0" w:color="auto"/>
            </w:tcBorders>
            <w:shd w:val="clear" w:color="000000" w:fill="FF0000"/>
            <w:noWrap/>
            <w:vAlign w:val="center"/>
            <w:hideMark/>
          </w:tcPr>
          <w:p w14:paraId="2C2B93CD" w14:textId="77777777" w:rsidR="000710D8" w:rsidRPr="0020602B" w:rsidRDefault="000710D8" w:rsidP="00526F5F">
            <w:pPr>
              <w:spacing w:after="0" w:line="240" w:lineRule="auto"/>
              <w:jc w:val="both"/>
              <w:rPr>
                <w:rFonts w:ascii="Arial" w:eastAsia="Times New Roman" w:hAnsi="Arial" w:cs="Arial"/>
                <w:b/>
                <w:bCs/>
                <w:color w:val="FFFFFF"/>
                <w:sz w:val="20"/>
                <w:szCs w:val="20"/>
                <w:lang w:eastAsia="es-PE"/>
              </w:rPr>
            </w:pPr>
            <w:r w:rsidRPr="0020602B">
              <w:rPr>
                <w:rFonts w:ascii="Arial" w:eastAsia="Times New Roman" w:hAnsi="Arial" w:cs="Arial"/>
                <w:b/>
                <w:bCs/>
                <w:color w:val="FFFFFF"/>
                <w:sz w:val="20"/>
                <w:szCs w:val="20"/>
                <w:lang w:eastAsia="es-PE"/>
              </w:rPr>
              <w:t>Brecha</w:t>
            </w:r>
          </w:p>
        </w:tc>
      </w:tr>
      <w:tr w:rsidR="000710D8" w:rsidRPr="0020602B" w14:paraId="76AC55D1" w14:textId="77777777" w:rsidTr="000034E0">
        <w:trPr>
          <w:trHeight w:val="480"/>
          <w:jc w:val="center"/>
        </w:trPr>
        <w:tc>
          <w:tcPr>
            <w:tcW w:w="5944" w:type="dxa"/>
            <w:tcBorders>
              <w:top w:val="single" w:sz="8" w:space="0" w:color="44546A"/>
              <w:left w:val="single" w:sz="8" w:space="0" w:color="44546A"/>
              <w:bottom w:val="single" w:sz="4" w:space="0" w:color="AEAAAA"/>
              <w:right w:val="nil"/>
            </w:tcBorders>
            <w:shd w:val="clear" w:color="auto" w:fill="auto"/>
            <w:vAlign w:val="center"/>
            <w:hideMark/>
          </w:tcPr>
          <w:p w14:paraId="761D1D56" w14:textId="77777777" w:rsidR="000710D8" w:rsidRPr="0020602B" w:rsidRDefault="000710D8" w:rsidP="00526F5F">
            <w:pPr>
              <w:spacing w:after="0" w:line="240" w:lineRule="auto"/>
              <w:jc w:val="both"/>
              <w:rPr>
                <w:rFonts w:ascii="Arial" w:eastAsia="Times New Roman" w:hAnsi="Arial" w:cs="Arial"/>
                <w:color w:val="000000"/>
                <w:sz w:val="20"/>
                <w:szCs w:val="20"/>
                <w:lang w:eastAsia="es-PE"/>
              </w:rPr>
            </w:pPr>
            <w:r w:rsidRPr="0020602B">
              <w:rPr>
                <w:rFonts w:ascii="Arial" w:eastAsia="Times New Roman" w:hAnsi="Arial" w:cs="Arial"/>
                <w:color w:val="000000"/>
                <w:sz w:val="20"/>
                <w:szCs w:val="20"/>
                <w:lang w:eastAsia="es-PE"/>
              </w:rPr>
              <w:t>Educación Básica (EBR, EBA, EBE) en buen estado</w:t>
            </w:r>
          </w:p>
        </w:tc>
        <w:tc>
          <w:tcPr>
            <w:tcW w:w="1286" w:type="dxa"/>
            <w:tcBorders>
              <w:top w:val="single" w:sz="8" w:space="0" w:color="44546A"/>
              <w:left w:val="nil"/>
              <w:bottom w:val="single" w:sz="4" w:space="0" w:color="AEAAAA"/>
              <w:right w:val="nil"/>
            </w:tcBorders>
            <w:shd w:val="clear" w:color="auto" w:fill="auto"/>
            <w:noWrap/>
            <w:vAlign w:val="center"/>
            <w:hideMark/>
          </w:tcPr>
          <w:p w14:paraId="55FB7656" w14:textId="77777777" w:rsidR="000710D8" w:rsidRPr="0020602B" w:rsidRDefault="000710D8" w:rsidP="00526F5F">
            <w:pPr>
              <w:spacing w:after="0" w:line="240" w:lineRule="auto"/>
              <w:jc w:val="center"/>
              <w:rPr>
                <w:rFonts w:ascii="Arial" w:eastAsia="Times New Roman" w:hAnsi="Arial" w:cs="Arial"/>
                <w:color w:val="000000"/>
                <w:sz w:val="20"/>
                <w:szCs w:val="20"/>
                <w:lang w:eastAsia="es-PE"/>
              </w:rPr>
            </w:pPr>
            <w:r w:rsidRPr="0020602B">
              <w:rPr>
                <w:rFonts w:ascii="Arial" w:eastAsia="Times New Roman" w:hAnsi="Arial" w:cs="Arial"/>
                <w:color w:val="000000"/>
                <w:sz w:val="20"/>
                <w:szCs w:val="20"/>
                <w:lang w:eastAsia="es-PE"/>
              </w:rPr>
              <w:t>0.0</w:t>
            </w:r>
          </w:p>
        </w:tc>
        <w:tc>
          <w:tcPr>
            <w:tcW w:w="820" w:type="dxa"/>
            <w:tcBorders>
              <w:top w:val="single" w:sz="8" w:space="0" w:color="44546A"/>
              <w:left w:val="nil"/>
              <w:bottom w:val="single" w:sz="4" w:space="0" w:color="AEAAAA"/>
              <w:right w:val="nil"/>
            </w:tcBorders>
            <w:shd w:val="clear" w:color="000000" w:fill="D0CECE"/>
            <w:noWrap/>
            <w:vAlign w:val="center"/>
            <w:hideMark/>
          </w:tcPr>
          <w:p w14:paraId="2AF79217" w14:textId="77777777" w:rsidR="000710D8" w:rsidRPr="0020602B" w:rsidRDefault="000710D8" w:rsidP="00526F5F">
            <w:pPr>
              <w:spacing w:after="0" w:line="240" w:lineRule="auto"/>
              <w:jc w:val="center"/>
              <w:rPr>
                <w:rFonts w:ascii="Arial" w:eastAsia="Times New Roman" w:hAnsi="Arial" w:cs="Arial"/>
                <w:sz w:val="20"/>
                <w:szCs w:val="20"/>
                <w:lang w:eastAsia="es-PE"/>
              </w:rPr>
            </w:pPr>
            <w:r w:rsidRPr="0020602B">
              <w:rPr>
                <w:rFonts w:ascii="Arial" w:eastAsia="Times New Roman" w:hAnsi="Arial" w:cs="Arial"/>
                <w:sz w:val="20"/>
                <w:szCs w:val="20"/>
                <w:lang w:eastAsia="es-PE"/>
              </w:rPr>
              <w:t>100.0</w:t>
            </w:r>
          </w:p>
        </w:tc>
      </w:tr>
      <w:tr w:rsidR="000710D8" w:rsidRPr="0020602B" w14:paraId="36170091" w14:textId="77777777" w:rsidTr="000034E0">
        <w:trPr>
          <w:trHeight w:val="480"/>
          <w:jc w:val="center"/>
        </w:trPr>
        <w:tc>
          <w:tcPr>
            <w:tcW w:w="5944" w:type="dxa"/>
            <w:tcBorders>
              <w:top w:val="single" w:sz="4" w:space="0" w:color="AEAAAA"/>
              <w:left w:val="single" w:sz="8" w:space="0" w:color="44546A"/>
              <w:bottom w:val="single" w:sz="4" w:space="0" w:color="AEAAAA"/>
              <w:right w:val="nil"/>
            </w:tcBorders>
            <w:shd w:val="clear" w:color="auto" w:fill="auto"/>
            <w:vAlign w:val="center"/>
            <w:hideMark/>
          </w:tcPr>
          <w:p w14:paraId="4C652E7B" w14:textId="77777777" w:rsidR="000710D8" w:rsidRPr="0020602B" w:rsidRDefault="000710D8" w:rsidP="00526F5F">
            <w:pPr>
              <w:spacing w:after="0" w:line="240" w:lineRule="auto"/>
              <w:jc w:val="both"/>
              <w:rPr>
                <w:rFonts w:ascii="Arial" w:eastAsia="Times New Roman" w:hAnsi="Arial" w:cs="Arial"/>
                <w:color w:val="000000"/>
                <w:sz w:val="20"/>
                <w:szCs w:val="20"/>
                <w:lang w:eastAsia="es-PE"/>
              </w:rPr>
            </w:pPr>
            <w:r w:rsidRPr="0020602B">
              <w:rPr>
                <w:rFonts w:ascii="Arial" w:eastAsia="Times New Roman" w:hAnsi="Arial" w:cs="Arial"/>
                <w:color w:val="000000"/>
                <w:sz w:val="20"/>
                <w:szCs w:val="20"/>
                <w:lang w:eastAsia="es-PE"/>
              </w:rPr>
              <w:t>Educación Básica (EBR, EBA, EBE) conectados a red de electricidad</w:t>
            </w:r>
          </w:p>
        </w:tc>
        <w:tc>
          <w:tcPr>
            <w:tcW w:w="1286" w:type="dxa"/>
            <w:tcBorders>
              <w:top w:val="nil"/>
              <w:left w:val="nil"/>
              <w:bottom w:val="single" w:sz="4" w:space="0" w:color="AEAAAA"/>
              <w:right w:val="nil"/>
            </w:tcBorders>
            <w:shd w:val="clear" w:color="auto" w:fill="auto"/>
            <w:noWrap/>
            <w:vAlign w:val="center"/>
            <w:hideMark/>
          </w:tcPr>
          <w:p w14:paraId="60B512C0" w14:textId="77777777" w:rsidR="000710D8" w:rsidRPr="0020602B" w:rsidRDefault="000710D8" w:rsidP="00526F5F">
            <w:pPr>
              <w:spacing w:after="0" w:line="240" w:lineRule="auto"/>
              <w:jc w:val="center"/>
              <w:rPr>
                <w:rFonts w:ascii="Arial" w:eastAsia="Times New Roman" w:hAnsi="Arial" w:cs="Arial"/>
                <w:color w:val="000000"/>
                <w:sz w:val="20"/>
                <w:szCs w:val="20"/>
                <w:lang w:eastAsia="es-PE"/>
              </w:rPr>
            </w:pPr>
            <w:r w:rsidRPr="0020602B">
              <w:rPr>
                <w:rFonts w:ascii="Arial" w:eastAsia="Times New Roman" w:hAnsi="Arial" w:cs="Arial"/>
                <w:color w:val="000000"/>
                <w:sz w:val="20"/>
                <w:szCs w:val="20"/>
                <w:lang w:eastAsia="es-PE"/>
              </w:rPr>
              <w:t>100.0</w:t>
            </w:r>
          </w:p>
        </w:tc>
        <w:tc>
          <w:tcPr>
            <w:tcW w:w="820" w:type="dxa"/>
            <w:tcBorders>
              <w:top w:val="nil"/>
              <w:left w:val="nil"/>
              <w:bottom w:val="single" w:sz="4" w:space="0" w:color="AEAAAA"/>
              <w:right w:val="nil"/>
            </w:tcBorders>
            <w:shd w:val="clear" w:color="000000" w:fill="D0CECE"/>
            <w:noWrap/>
            <w:vAlign w:val="center"/>
            <w:hideMark/>
          </w:tcPr>
          <w:p w14:paraId="1D9D4970" w14:textId="77777777" w:rsidR="000710D8" w:rsidRPr="0020602B" w:rsidRDefault="000710D8" w:rsidP="00526F5F">
            <w:pPr>
              <w:spacing w:after="0" w:line="240" w:lineRule="auto"/>
              <w:jc w:val="center"/>
              <w:rPr>
                <w:rFonts w:ascii="Arial" w:eastAsia="Times New Roman" w:hAnsi="Arial" w:cs="Arial"/>
                <w:sz w:val="20"/>
                <w:szCs w:val="20"/>
                <w:lang w:eastAsia="es-PE"/>
              </w:rPr>
            </w:pPr>
            <w:r w:rsidRPr="0020602B">
              <w:rPr>
                <w:rFonts w:ascii="Arial" w:eastAsia="Times New Roman" w:hAnsi="Arial" w:cs="Arial"/>
                <w:sz w:val="20"/>
                <w:szCs w:val="20"/>
                <w:lang w:eastAsia="es-PE"/>
              </w:rPr>
              <w:t>0.0</w:t>
            </w:r>
          </w:p>
        </w:tc>
      </w:tr>
      <w:tr w:rsidR="000710D8" w:rsidRPr="0020602B" w14:paraId="7FCD6D08" w14:textId="77777777" w:rsidTr="000034E0">
        <w:trPr>
          <w:trHeight w:val="480"/>
          <w:jc w:val="center"/>
        </w:trPr>
        <w:tc>
          <w:tcPr>
            <w:tcW w:w="5944" w:type="dxa"/>
            <w:tcBorders>
              <w:top w:val="single" w:sz="4" w:space="0" w:color="AEAAAA"/>
              <w:left w:val="single" w:sz="8" w:space="0" w:color="44546A"/>
              <w:bottom w:val="single" w:sz="4" w:space="0" w:color="AEAAAA"/>
              <w:right w:val="nil"/>
            </w:tcBorders>
            <w:shd w:val="clear" w:color="auto" w:fill="auto"/>
            <w:vAlign w:val="center"/>
            <w:hideMark/>
          </w:tcPr>
          <w:p w14:paraId="2B7D7AF7" w14:textId="77777777" w:rsidR="000710D8" w:rsidRPr="0020602B" w:rsidRDefault="000710D8" w:rsidP="00526F5F">
            <w:pPr>
              <w:spacing w:after="0" w:line="240" w:lineRule="auto"/>
              <w:jc w:val="both"/>
              <w:rPr>
                <w:rFonts w:ascii="Arial" w:eastAsia="Times New Roman" w:hAnsi="Arial" w:cs="Arial"/>
                <w:color w:val="000000"/>
                <w:sz w:val="20"/>
                <w:szCs w:val="20"/>
                <w:lang w:eastAsia="es-PE"/>
              </w:rPr>
            </w:pPr>
            <w:r w:rsidRPr="0020602B">
              <w:rPr>
                <w:rFonts w:ascii="Arial" w:eastAsia="Times New Roman" w:hAnsi="Arial" w:cs="Arial"/>
                <w:color w:val="000000"/>
                <w:sz w:val="20"/>
                <w:szCs w:val="20"/>
                <w:lang w:eastAsia="es-PE"/>
              </w:rPr>
              <w:t>Educación Básica (EBR, EBA, EBE) conectados a red de agua potable</w:t>
            </w:r>
          </w:p>
        </w:tc>
        <w:tc>
          <w:tcPr>
            <w:tcW w:w="1286" w:type="dxa"/>
            <w:tcBorders>
              <w:top w:val="nil"/>
              <w:left w:val="nil"/>
              <w:bottom w:val="single" w:sz="4" w:space="0" w:color="AEAAAA"/>
              <w:right w:val="nil"/>
            </w:tcBorders>
            <w:shd w:val="clear" w:color="auto" w:fill="auto"/>
            <w:noWrap/>
            <w:vAlign w:val="center"/>
            <w:hideMark/>
          </w:tcPr>
          <w:p w14:paraId="07E329BB" w14:textId="77777777" w:rsidR="000710D8" w:rsidRPr="0020602B" w:rsidRDefault="000710D8" w:rsidP="00526F5F">
            <w:pPr>
              <w:spacing w:after="0" w:line="240" w:lineRule="auto"/>
              <w:jc w:val="center"/>
              <w:rPr>
                <w:rFonts w:ascii="Arial" w:eastAsia="Times New Roman" w:hAnsi="Arial" w:cs="Arial"/>
                <w:color w:val="000000"/>
                <w:sz w:val="20"/>
                <w:szCs w:val="20"/>
                <w:lang w:eastAsia="es-PE"/>
              </w:rPr>
            </w:pPr>
            <w:r w:rsidRPr="0020602B">
              <w:rPr>
                <w:rFonts w:ascii="Arial" w:eastAsia="Times New Roman" w:hAnsi="Arial" w:cs="Arial"/>
                <w:color w:val="000000"/>
                <w:sz w:val="20"/>
                <w:szCs w:val="20"/>
                <w:lang w:eastAsia="es-PE"/>
              </w:rPr>
              <w:t>100.0</w:t>
            </w:r>
          </w:p>
        </w:tc>
        <w:tc>
          <w:tcPr>
            <w:tcW w:w="820" w:type="dxa"/>
            <w:tcBorders>
              <w:top w:val="nil"/>
              <w:left w:val="nil"/>
              <w:bottom w:val="single" w:sz="4" w:space="0" w:color="AEAAAA"/>
              <w:right w:val="nil"/>
            </w:tcBorders>
            <w:shd w:val="clear" w:color="000000" w:fill="D0CECE"/>
            <w:noWrap/>
            <w:vAlign w:val="center"/>
            <w:hideMark/>
          </w:tcPr>
          <w:p w14:paraId="30C48FCD" w14:textId="77777777" w:rsidR="000710D8" w:rsidRPr="0020602B" w:rsidRDefault="000710D8" w:rsidP="00526F5F">
            <w:pPr>
              <w:spacing w:after="0" w:line="240" w:lineRule="auto"/>
              <w:jc w:val="center"/>
              <w:rPr>
                <w:rFonts w:ascii="Arial" w:eastAsia="Times New Roman" w:hAnsi="Arial" w:cs="Arial"/>
                <w:sz w:val="20"/>
                <w:szCs w:val="20"/>
                <w:lang w:eastAsia="es-PE"/>
              </w:rPr>
            </w:pPr>
            <w:r w:rsidRPr="0020602B">
              <w:rPr>
                <w:rFonts w:ascii="Arial" w:eastAsia="Times New Roman" w:hAnsi="Arial" w:cs="Arial"/>
                <w:sz w:val="20"/>
                <w:szCs w:val="20"/>
                <w:lang w:eastAsia="es-PE"/>
              </w:rPr>
              <w:t>0.0</w:t>
            </w:r>
          </w:p>
        </w:tc>
      </w:tr>
      <w:tr w:rsidR="000710D8" w:rsidRPr="0020602B" w14:paraId="72BD953C" w14:textId="77777777" w:rsidTr="000034E0">
        <w:trPr>
          <w:trHeight w:val="480"/>
          <w:jc w:val="center"/>
        </w:trPr>
        <w:tc>
          <w:tcPr>
            <w:tcW w:w="5944" w:type="dxa"/>
            <w:tcBorders>
              <w:top w:val="single" w:sz="4" w:space="0" w:color="AEAAAA"/>
              <w:left w:val="single" w:sz="8" w:space="0" w:color="44546A"/>
              <w:bottom w:val="single" w:sz="4" w:space="0" w:color="AEAAAA"/>
              <w:right w:val="nil"/>
            </w:tcBorders>
            <w:shd w:val="clear" w:color="auto" w:fill="auto"/>
            <w:vAlign w:val="center"/>
            <w:hideMark/>
          </w:tcPr>
          <w:p w14:paraId="06DCC9A4" w14:textId="77777777" w:rsidR="000710D8" w:rsidRPr="0020602B" w:rsidRDefault="000710D8" w:rsidP="00526F5F">
            <w:pPr>
              <w:spacing w:after="0" w:line="240" w:lineRule="auto"/>
              <w:jc w:val="both"/>
              <w:rPr>
                <w:rFonts w:ascii="Arial" w:eastAsia="Times New Roman" w:hAnsi="Arial" w:cs="Arial"/>
                <w:color w:val="000000"/>
                <w:sz w:val="20"/>
                <w:szCs w:val="20"/>
                <w:lang w:eastAsia="es-PE"/>
              </w:rPr>
            </w:pPr>
            <w:r w:rsidRPr="0020602B">
              <w:rPr>
                <w:rFonts w:ascii="Arial" w:eastAsia="Times New Roman" w:hAnsi="Arial" w:cs="Arial"/>
                <w:color w:val="000000"/>
                <w:sz w:val="20"/>
                <w:szCs w:val="20"/>
                <w:lang w:eastAsia="es-PE"/>
              </w:rPr>
              <w:t>Educación Básica (EBR, EBA, EBE) conectados a red de desagüe</w:t>
            </w:r>
          </w:p>
        </w:tc>
        <w:tc>
          <w:tcPr>
            <w:tcW w:w="1286" w:type="dxa"/>
            <w:tcBorders>
              <w:top w:val="nil"/>
              <w:left w:val="nil"/>
              <w:bottom w:val="single" w:sz="4" w:space="0" w:color="AEAAAA"/>
              <w:right w:val="nil"/>
            </w:tcBorders>
            <w:shd w:val="clear" w:color="auto" w:fill="auto"/>
            <w:noWrap/>
            <w:vAlign w:val="center"/>
            <w:hideMark/>
          </w:tcPr>
          <w:p w14:paraId="5F304442" w14:textId="77777777" w:rsidR="000710D8" w:rsidRPr="0020602B" w:rsidRDefault="000710D8" w:rsidP="00526F5F">
            <w:pPr>
              <w:spacing w:after="0" w:line="240" w:lineRule="auto"/>
              <w:jc w:val="center"/>
              <w:rPr>
                <w:rFonts w:ascii="Arial" w:eastAsia="Times New Roman" w:hAnsi="Arial" w:cs="Arial"/>
                <w:color w:val="000000"/>
                <w:sz w:val="20"/>
                <w:szCs w:val="20"/>
                <w:lang w:eastAsia="es-PE"/>
              </w:rPr>
            </w:pPr>
            <w:r w:rsidRPr="0020602B">
              <w:rPr>
                <w:rFonts w:ascii="Arial" w:eastAsia="Times New Roman" w:hAnsi="Arial" w:cs="Arial"/>
                <w:color w:val="000000"/>
                <w:sz w:val="20"/>
                <w:szCs w:val="20"/>
                <w:lang w:eastAsia="es-PE"/>
              </w:rPr>
              <w:t>75.0</w:t>
            </w:r>
          </w:p>
        </w:tc>
        <w:tc>
          <w:tcPr>
            <w:tcW w:w="820" w:type="dxa"/>
            <w:tcBorders>
              <w:top w:val="nil"/>
              <w:left w:val="nil"/>
              <w:bottom w:val="single" w:sz="4" w:space="0" w:color="AEAAAA"/>
              <w:right w:val="nil"/>
            </w:tcBorders>
            <w:shd w:val="clear" w:color="000000" w:fill="D0CECE"/>
            <w:noWrap/>
            <w:vAlign w:val="center"/>
            <w:hideMark/>
          </w:tcPr>
          <w:p w14:paraId="59B79435" w14:textId="77777777" w:rsidR="000710D8" w:rsidRPr="0020602B" w:rsidRDefault="000710D8" w:rsidP="00526F5F">
            <w:pPr>
              <w:spacing w:after="0" w:line="240" w:lineRule="auto"/>
              <w:jc w:val="center"/>
              <w:rPr>
                <w:rFonts w:ascii="Arial" w:eastAsia="Times New Roman" w:hAnsi="Arial" w:cs="Arial"/>
                <w:sz w:val="20"/>
                <w:szCs w:val="20"/>
                <w:lang w:eastAsia="es-PE"/>
              </w:rPr>
            </w:pPr>
            <w:r w:rsidRPr="0020602B">
              <w:rPr>
                <w:rFonts w:ascii="Arial" w:eastAsia="Times New Roman" w:hAnsi="Arial" w:cs="Arial"/>
                <w:sz w:val="20"/>
                <w:szCs w:val="20"/>
                <w:lang w:eastAsia="es-PE"/>
              </w:rPr>
              <w:t>25.0</w:t>
            </w:r>
          </w:p>
        </w:tc>
      </w:tr>
      <w:tr w:rsidR="000710D8" w:rsidRPr="0020602B" w14:paraId="6030A57E" w14:textId="77777777" w:rsidTr="000034E0">
        <w:trPr>
          <w:trHeight w:val="480"/>
          <w:jc w:val="center"/>
        </w:trPr>
        <w:tc>
          <w:tcPr>
            <w:tcW w:w="5944" w:type="dxa"/>
            <w:tcBorders>
              <w:top w:val="single" w:sz="4" w:space="0" w:color="AEAAAA"/>
              <w:left w:val="single" w:sz="8" w:space="0" w:color="44546A"/>
              <w:bottom w:val="single" w:sz="4" w:space="0" w:color="AEAAAA"/>
              <w:right w:val="nil"/>
            </w:tcBorders>
            <w:shd w:val="clear" w:color="auto" w:fill="auto"/>
            <w:vAlign w:val="center"/>
            <w:hideMark/>
          </w:tcPr>
          <w:p w14:paraId="6E1312C9" w14:textId="77777777" w:rsidR="000710D8" w:rsidRPr="0020602B" w:rsidRDefault="000710D8" w:rsidP="00526F5F">
            <w:pPr>
              <w:spacing w:after="0" w:line="240" w:lineRule="auto"/>
              <w:jc w:val="both"/>
              <w:rPr>
                <w:rFonts w:ascii="Arial" w:eastAsia="Times New Roman" w:hAnsi="Arial" w:cs="Arial"/>
                <w:color w:val="000000"/>
                <w:sz w:val="20"/>
                <w:szCs w:val="20"/>
                <w:lang w:eastAsia="es-PE"/>
              </w:rPr>
            </w:pPr>
            <w:r w:rsidRPr="0020602B">
              <w:rPr>
                <w:rFonts w:ascii="Arial" w:eastAsia="Times New Roman" w:hAnsi="Arial" w:cs="Arial"/>
                <w:color w:val="000000"/>
                <w:sz w:val="20"/>
                <w:szCs w:val="20"/>
                <w:lang w:eastAsia="es-PE"/>
              </w:rPr>
              <w:t>Educación Básica (EBR, EBA, EBE) con los tres servicios básicos</w:t>
            </w:r>
          </w:p>
        </w:tc>
        <w:tc>
          <w:tcPr>
            <w:tcW w:w="1286" w:type="dxa"/>
            <w:tcBorders>
              <w:top w:val="nil"/>
              <w:left w:val="nil"/>
              <w:bottom w:val="single" w:sz="4" w:space="0" w:color="AEAAAA"/>
              <w:right w:val="nil"/>
            </w:tcBorders>
            <w:shd w:val="clear" w:color="auto" w:fill="auto"/>
            <w:noWrap/>
            <w:vAlign w:val="center"/>
            <w:hideMark/>
          </w:tcPr>
          <w:p w14:paraId="6CC489C0" w14:textId="77777777" w:rsidR="000710D8" w:rsidRPr="0020602B" w:rsidRDefault="000710D8" w:rsidP="00526F5F">
            <w:pPr>
              <w:spacing w:after="0" w:line="240" w:lineRule="auto"/>
              <w:jc w:val="center"/>
              <w:rPr>
                <w:rFonts w:ascii="Arial" w:eastAsia="Times New Roman" w:hAnsi="Arial" w:cs="Arial"/>
                <w:color w:val="000000"/>
                <w:sz w:val="20"/>
                <w:szCs w:val="20"/>
                <w:lang w:eastAsia="es-PE"/>
              </w:rPr>
            </w:pPr>
            <w:r w:rsidRPr="0020602B">
              <w:rPr>
                <w:rFonts w:ascii="Arial" w:eastAsia="Times New Roman" w:hAnsi="Arial" w:cs="Arial"/>
                <w:color w:val="000000"/>
                <w:sz w:val="20"/>
                <w:szCs w:val="20"/>
                <w:lang w:eastAsia="es-PE"/>
              </w:rPr>
              <w:t>75.0</w:t>
            </w:r>
          </w:p>
        </w:tc>
        <w:tc>
          <w:tcPr>
            <w:tcW w:w="820" w:type="dxa"/>
            <w:tcBorders>
              <w:top w:val="nil"/>
              <w:left w:val="nil"/>
              <w:bottom w:val="single" w:sz="4" w:space="0" w:color="AEAAAA"/>
              <w:right w:val="nil"/>
            </w:tcBorders>
            <w:shd w:val="clear" w:color="000000" w:fill="D0CECE"/>
            <w:noWrap/>
            <w:vAlign w:val="center"/>
            <w:hideMark/>
          </w:tcPr>
          <w:p w14:paraId="4AE577C5" w14:textId="77777777" w:rsidR="000710D8" w:rsidRPr="0020602B" w:rsidRDefault="000710D8" w:rsidP="00526F5F">
            <w:pPr>
              <w:spacing w:after="0" w:line="240" w:lineRule="auto"/>
              <w:jc w:val="center"/>
              <w:rPr>
                <w:rFonts w:ascii="Arial" w:eastAsia="Times New Roman" w:hAnsi="Arial" w:cs="Arial"/>
                <w:sz w:val="20"/>
                <w:szCs w:val="20"/>
                <w:lang w:eastAsia="es-PE"/>
              </w:rPr>
            </w:pPr>
            <w:r w:rsidRPr="0020602B">
              <w:rPr>
                <w:rFonts w:ascii="Arial" w:eastAsia="Times New Roman" w:hAnsi="Arial" w:cs="Arial"/>
                <w:sz w:val="20"/>
                <w:szCs w:val="20"/>
                <w:lang w:eastAsia="es-PE"/>
              </w:rPr>
              <w:t>25.0</w:t>
            </w:r>
          </w:p>
        </w:tc>
      </w:tr>
      <w:tr w:rsidR="000710D8" w:rsidRPr="0020602B" w14:paraId="4C1EB837" w14:textId="77777777" w:rsidTr="000034E0">
        <w:trPr>
          <w:trHeight w:val="480"/>
          <w:jc w:val="center"/>
        </w:trPr>
        <w:tc>
          <w:tcPr>
            <w:tcW w:w="5944" w:type="dxa"/>
            <w:tcBorders>
              <w:top w:val="single" w:sz="4" w:space="0" w:color="AEAAAA"/>
              <w:left w:val="single" w:sz="8" w:space="0" w:color="44546A"/>
              <w:bottom w:val="single" w:sz="4" w:space="0" w:color="AEAAAA"/>
              <w:right w:val="nil"/>
            </w:tcBorders>
            <w:shd w:val="clear" w:color="auto" w:fill="auto"/>
            <w:vAlign w:val="center"/>
            <w:hideMark/>
          </w:tcPr>
          <w:p w14:paraId="4549C650" w14:textId="77777777" w:rsidR="000710D8" w:rsidRPr="0020602B" w:rsidRDefault="000710D8" w:rsidP="00526F5F">
            <w:pPr>
              <w:spacing w:after="0" w:line="240" w:lineRule="auto"/>
              <w:jc w:val="both"/>
              <w:rPr>
                <w:rFonts w:ascii="Arial" w:eastAsia="Times New Roman" w:hAnsi="Arial" w:cs="Arial"/>
                <w:color w:val="000000"/>
                <w:sz w:val="20"/>
                <w:szCs w:val="20"/>
                <w:lang w:eastAsia="es-PE"/>
              </w:rPr>
            </w:pPr>
            <w:r w:rsidRPr="0020602B">
              <w:rPr>
                <w:rFonts w:ascii="Arial" w:eastAsia="Times New Roman" w:hAnsi="Arial" w:cs="Arial"/>
                <w:color w:val="000000"/>
                <w:sz w:val="20"/>
                <w:szCs w:val="20"/>
                <w:lang w:eastAsia="es-PE"/>
              </w:rPr>
              <w:t>Porcentaje de escuelas que cuentan con acceso a Internet, primaria</w:t>
            </w:r>
          </w:p>
        </w:tc>
        <w:tc>
          <w:tcPr>
            <w:tcW w:w="1286" w:type="dxa"/>
            <w:tcBorders>
              <w:top w:val="nil"/>
              <w:left w:val="nil"/>
              <w:bottom w:val="single" w:sz="4" w:space="0" w:color="AEAAAA"/>
              <w:right w:val="nil"/>
            </w:tcBorders>
            <w:shd w:val="clear" w:color="auto" w:fill="auto"/>
            <w:noWrap/>
            <w:vAlign w:val="center"/>
            <w:hideMark/>
          </w:tcPr>
          <w:p w14:paraId="3A49C859" w14:textId="77777777" w:rsidR="000710D8" w:rsidRPr="0020602B" w:rsidRDefault="000710D8" w:rsidP="00526F5F">
            <w:pPr>
              <w:spacing w:after="0" w:line="240" w:lineRule="auto"/>
              <w:jc w:val="center"/>
              <w:rPr>
                <w:rFonts w:ascii="Arial" w:eastAsia="Times New Roman" w:hAnsi="Arial" w:cs="Arial"/>
                <w:color w:val="000000"/>
                <w:sz w:val="20"/>
                <w:szCs w:val="20"/>
                <w:lang w:eastAsia="es-PE"/>
              </w:rPr>
            </w:pPr>
            <w:r w:rsidRPr="0020602B">
              <w:rPr>
                <w:rFonts w:ascii="Arial" w:eastAsia="Times New Roman" w:hAnsi="Arial" w:cs="Arial"/>
                <w:color w:val="000000"/>
                <w:sz w:val="20"/>
                <w:szCs w:val="20"/>
                <w:lang w:eastAsia="es-PE"/>
              </w:rPr>
              <w:t>100.0</w:t>
            </w:r>
          </w:p>
        </w:tc>
        <w:tc>
          <w:tcPr>
            <w:tcW w:w="820" w:type="dxa"/>
            <w:tcBorders>
              <w:top w:val="nil"/>
              <w:left w:val="nil"/>
              <w:bottom w:val="single" w:sz="4" w:space="0" w:color="AEAAAA"/>
              <w:right w:val="nil"/>
            </w:tcBorders>
            <w:shd w:val="clear" w:color="000000" w:fill="D0CECE"/>
            <w:noWrap/>
            <w:vAlign w:val="center"/>
            <w:hideMark/>
          </w:tcPr>
          <w:p w14:paraId="3B97DDA4" w14:textId="77777777" w:rsidR="000710D8" w:rsidRPr="0020602B" w:rsidRDefault="000710D8" w:rsidP="00526F5F">
            <w:pPr>
              <w:spacing w:after="0" w:line="240" w:lineRule="auto"/>
              <w:jc w:val="center"/>
              <w:rPr>
                <w:rFonts w:ascii="Arial" w:eastAsia="Times New Roman" w:hAnsi="Arial" w:cs="Arial"/>
                <w:sz w:val="20"/>
                <w:szCs w:val="20"/>
                <w:lang w:eastAsia="es-PE"/>
              </w:rPr>
            </w:pPr>
            <w:r w:rsidRPr="0020602B">
              <w:rPr>
                <w:rFonts w:ascii="Arial" w:eastAsia="Times New Roman" w:hAnsi="Arial" w:cs="Arial"/>
                <w:sz w:val="20"/>
                <w:szCs w:val="20"/>
                <w:lang w:eastAsia="es-PE"/>
              </w:rPr>
              <w:t>0.0</w:t>
            </w:r>
          </w:p>
        </w:tc>
      </w:tr>
      <w:tr w:rsidR="000710D8" w:rsidRPr="0020602B" w14:paraId="4AC079E9" w14:textId="77777777" w:rsidTr="000034E0">
        <w:trPr>
          <w:trHeight w:val="480"/>
          <w:jc w:val="center"/>
        </w:trPr>
        <w:tc>
          <w:tcPr>
            <w:tcW w:w="5944" w:type="dxa"/>
            <w:tcBorders>
              <w:top w:val="single" w:sz="4" w:space="0" w:color="AEAAAA"/>
              <w:left w:val="single" w:sz="8" w:space="0" w:color="44546A"/>
              <w:bottom w:val="double" w:sz="6" w:space="0" w:color="44546A"/>
              <w:right w:val="nil"/>
            </w:tcBorders>
            <w:shd w:val="clear" w:color="auto" w:fill="auto"/>
            <w:vAlign w:val="center"/>
            <w:hideMark/>
          </w:tcPr>
          <w:p w14:paraId="518DF570" w14:textId="77777777" w:rsidR="000710D8" w:rsidRPr="0020602B" w:rsidRDefault="000710D8" w:rsidP="00526F5F">
            <w:pPr>
              <w:spacing w:after="0" w:line="240" w:lineRule="auto"/>
              <w:jc w:val="both"/>
              <w:rPr>
                <w:rFonts w:ascii="Arial" w:eastAsia="Times New Roman" w:hAnsi="Arial" w:cs="Arial"/>
                <w:color w:val="000000"/>
                <w:sz w:val="20"/>
                <w:szCs w:val="20"/>
                <w:lang w:eastAsia="es-PE"/>
              </w:rPr>
            </w:pPr>
            <w:r w:rsidRPr="0020602B">
              <w:rPr>
                <w:rFonts w:ascii="Arial" w:eastAsia="Times New Roman" w:hAnsi="Arial" w:cs="Arial"/>
                <w:color w:val="000000"/>
                <w:sz w:val="20"/>
                <w:szCs w:val="20"/>
                <w:lang w:eastAsia="es-PE"/>
              </w:rPr>
              <w:t>Porcentaje de escuelas que cuentan con acceso a Internet, secundaria</w:t>
            </w:r>
          </w:p>
        </w:tc>
        <w:tc>
          <w:tcPr>
            <w:tcW w:w="1286" w:type="dxa"/>
            <w:tcBorders>
              <w:top w:val="nil"/>
              <w:left w:val="nil"/>
              <w:bottom w:val="double" w:sz="6" w:space="0" w:color="44546A"/>
              <w:right w:val="nil"/>
            </w:tcBorders>
            <w:shd w:val="clear" w:color="auto" w:fill="auto"/>
            <w:noWrap/>
            <w:vAlign w:val="center"/>
            <w:hideMark/>
          </w:tcPr>
          <w:p w14:paraId="4E0DB343" w14:textId="77777777" w:rsidR="000710D8" w:rsidRPr="0020602B" w:rsidRDefault="000710D8" w:rsidP="00526F5F">
            <w:pPr>
              <w:spacing w:after="0" w:line="240" w:lineRule="auto"/>
              <w:jc w:val="center"/>
              <w:rPr>
                <w:rFonts w:ascii="Arial" w:eastAsia="Times New Roman" w:hAnsi="Arial" w:cs="Arial"/>
                <w:color w:val="000000"/>
                <w:sz w:val="20"/>
                <w:szCs w:val="20"/>
                <w:lang w:eastAsia="es-PE"/>
              </w:rPr>
            </w:pPr>
            <w:r w:rsidRPr="0020602B">
              <w:rPr>
                <w:rFonts w:ascii="Arial" w:eastAsia="Times New Roman" w:hAnsi="Arial" w:cs="Arial"/>
                <w:color w:val="000000"/>
                <w:sz w:val="20"/>
                <w:szCs w:val="20"/>
                <w:lang w:eastAsia="es-PE"/>
              </w:rPr>
              <w:t>100.0</w:t>
            </w:r>
          </w:p>
        </w:tc>
        <w:tc>
          <w:tcPr>
            <w:tcW w:w="820" w:type="dxa"/>
            <w:tcBorders>
              <w:top w:val="nil"/>
              <w:left w:val="nil"/>
              <w:bottom w:val="double" w:sz="6" w:space="0" w:color="44546A"/>
              <w:right w:val="nil"/>
            </w:tcBorders>
            <w:shd w:val="clear" w:color="000000" w:fill="D0CECE"/>
            <w:noWrap/>
            <w:vAlign w:val="center"/>
            <w:hideMark/>
          </w:tcPr>
          <w:p w14:paraId="7EA2E88E" w14:textId="77777777" w:rsidR="000710D8" w:rsidRPr="0020602B" w:rsidRDefault="000710D8" w:rsidP="00526F5F">
            <w:pPr>
              <w:spacing w:after="0" w:line="240" w:lineRule="auto"/>
              <w:jc w:val="center"/>
              <w:rPr>
                <w:rFonts w:ascii="Arial" w:eastAsia="Times New Roman" w:hAnsi="Arial" w:cs="Arial"/>
                <w:sz w:val="20"/>
                <w:szCs w:val="20"/>
                <w:lang w:eastAsia="es-PE"/>
              </w:rPr>
            </w:pPr>
            <w:r w:rsidRPr="0020602B">
              <w:rPr>
                <w:rFonts w:ascii="Arial" w:eastAsia="Times New Roman" w:hAnsi="Arial" w:cs="Arial"/>
                <w:sz w:val="20"/>
                <w:szCs w:val="20"/>
                <w:lang w:eastAsia="es-PE"/>
              </w:rPr>
              <w:t>0.0</w:t>
            </w:r>
          </w:p>
        </w:tc>
      </w:tr>
    </w:tbl>
    <w:p w14:paraId="5511AFE4" w14:textId="77777777" w:rsidR="000710D8" w:rsidRPr="0020602B" w:rsidRDefault="00C27A7F" w:rsidP="00155EF4">
      <w:pPr>
        <w:autoSpaceDE w:val="0"/>
        <w:autoSpaceDN w:val="0"/>
        <w:adjustRightInd w:val="0"/>
        <w:spacing w:after="0" w:line="240" w:lineRule="auto"/>
        <w:jc w:val="both"/>
        <w:rPr>
          <w:rFonts w:ascii="Arial" w:eastAsia="Times New Roman" w:hAnsi="Arial" w:cs="Arial"/>
          <w:color w:val="000000"/>
          <w:sz w:val="20"/>
          <w:szCs w:val="20"/>
          <w:lang w:eastAsia="es-PE"/>
        </w:rPr>
      </w:pPr>
      <w:r>
        <w:rPr>
          <w:rFonts w:ascii="Arial" w:hAnsi="Arial" w:cs="Arial"/>
          <w:color w:val="000000"/>
          <w:sz w:val="24"/>
          <w:szCs w:val="24"/>
        </w:rPr>
        <w:t xml:space="preserve">        </w:t>
      </w:r>
      <w:r w:rsidR="000710D8" w:rsidRPr="0020602B">
        <w:rPr>
          <w:rFonts w:ascii="Arial" w:eastAsia="Times New Roman" w:hAnsi="Arial" w:cs="Arial"/>
          <w:color w:val="000000"/>
          <w:sz w:val="20"/>
          <w:szCs w:val="20"/>
          <w:lang w:eastAsia="es-PE"/>
        </w:rPr>
        <w:t>Información correspondiente al año 2017</w:t>
      </w:r>
    </w:p>
    <w:p w14:paraId="2295AC46" w14:textId="77777777" w:rsidR="00C27A7F" w:rsidRDefault="000710D8" w:rsidP="00155EF4">
      <w:pPr>
        <w:autoSpaceDE w:val="0"/>
        <w:autoSpaceDN w:val="0"/>
        <w:adjustRightInd w:val="0"/>
        <w:spacing w:after="0" w:line="240" w:lineRule="auto"/>
        <w:jc w:val="both"/>
        <w:rPr>
          <w:rFonts w:ascii="Arial" w:eastAsia="Times New Roman" w:hAnsi="Arial" w:cs="Arial"/>
          <w:color w:val="000000"/>
          <w:sz w:val="20"/>
          <w:szCs w:val="20"/>
          <w:lang w:eastAsia="es-PE"/>
        </w:rPr>
      </w:pPr>
      <w:r w:rsidRPr="0020602B">
        <w:rPr>
          <w:rFonts w:ascii="Arial" w:eastAsia="Times New Roman" w:hAnsi="Arial" w:cs="Arial"/>
          <w:color w:val="000000"/>
          <w:sz w:val="20"/>
          <w:szCs w:val="20"/>
          <w:lang w:eastAsia="es-PE"/>
        </w:rPr>
        <w:t xml:space="preserve">          </w:t>
      </w:r>
      <w:r w:rsidRPr="0020602B">
        <w:rPr>
          <w:rFonts w:ascii="Arial" w:eastAsia="Times New Roman" w:hAnsi="Arial" w:cs="Arial"/>
          <w:b/>
          <w:color w:val="000000"/>
          <w:sz w:val="20"/>
          <w:szCs w:val="20"/>
          <w:lang w:eastAsia="es-PE"/>
        </w:rPr>
        <w:t>Fuente</w:t>
      </w:r>
      <w:r w:rsidRPr="0020602B">
        <w:rPr>
          <w:rFonts w:ascii="Arial" w:eastAsia="Times New Roman" w:hAnsi="Arial" w:cs="Arial"/>
          <w:color w:val="000000"/>
          <w:sz w:val="20"/>
          <w:szCs w:val="20"/>
          <w:lang w:eastAsia="es-PE"/>
        </w:rPr>
        <w:t>: Estadística de la Calidad Educativa (ESCALE).</w:t>
      </w:r>
    </w:p>
    <w:p w14:paraId="62FEC93A" w14:textId="77777777" w:rsidR="000710D8" w:rsidRDefault="00C27A7F" w:rsidP="00155EF4">
      <w:pPr>
        <w:autoSpaceDE w:val="0"/>
        <w:autoSpaceDN w:val="0"/>
        <w:adjustRightInd w:val="0"/>
        <w:spacing w:after="0" w:line="240" w:lineRule="auto"/>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 xml:space="preserve">                    </w:t>
      </w:r>
      <w:r w:rsidR="000710D8" w:rsidRPr="0020602B">
        <w:rPr>
          <w:rFonts w:ascii="Arial" w:eastAsia="Times New Roman" w:hAnsi="Arial" w:cs="Arial"/>
          <w:color w:val="000000"/>
          <w:sz w:val="20"/>
          <w:szCs w:val="20"/>
          <w:lang w:eastAsia="es-PE"/>
        </w:rPr>
        <w:t xml:space="preserve"> </w:t>
      </w:r>
      <w:r>
        <w:rPr>
          <w:rFonts w:ascii="Arial" w:eastAsia="Times New Roman" w:hAnsi="Arial" w:cs="Arial"/>
          <w:color w:val="000000"/>
          <w:sz w:val="20"/>
          <w:szCs w:val="20"/>
          <w:lang w:eastAsia="es-PE"/>
        </w:rPr>
        <w:t xml:space="preserve">   </w:t>
      </w:r>
      <w:r w:rsidR="000710D8" w:rsidRPr="0020602B">
        <w:rPr>
          <w:rFonts w:ascii="Arial" w:eastAsia="Times New Roman" w:hAnsi="Arial" w:cs="Arial"/>
          <w:color w:val="000000"/>
          <w:sz w:val="20"/>
          <w:szCs w:val="20"/>
          <w:lang w:eastAsia="es-PE"/>
        </w:rPr>
        <w:t>M</w:t>
      </w:r>
      <w:r w:rsidR="009D2C05">
        <w:rPr>
          <w:rFonts w:ascii="Arial" w:eastAsia="Times New Roman" w:hAnsi="Arial" w:cs="Arial"/>
          <w:color w:val="000000"/>
          <w:sz w:val="20"/>
          <w:szCs w:val="20"/>
          <w:lang w:eastAsia="es-PE"/>
        </w:rPr>
        <w:t xml:space="preserve">inisterio de Educación </w:t>
      </w:r>
      <w:r>
        <w:rPr>
          <w:rFonts w:ascii="Arial" w:eastAsia="Times New Roman" w:hAnsi="Arial" w:cs="Arial"/>
          <w:color w:val="000000"/>
          <w:sz w:val="20"/>
          <w:szCs w:val="20"/>
          <w:lang w:eastAsia="es-PE"/>
        </w:rPr>
        <w:t xml:space="preserve">  </w:t>
      </w:r>
      <w:r w:rsidR="009D2C05">
        <w:rPr>
          <w:rFonts w:ascii="Arial" w:eastAsia="Times New Roman" w:hAnsi="Arial" w:cs="Arial"/>
          <w:color w:val="000000"/>
          <w:sz w:val="20"/>
          <w:szCs w:val="20"/>
          <w:lang w:eastAsia="es-PE"/>
        </w:rPr>
        <w:t>(MINEDU)</w:t>
      </w:r>
    </w:p>
    <w:p w14:paraId="637AA111" w14:textId="77777777" w:rsidR="009D2C05" w:rsidRPr="0020602B" w:rsidRDefault="009D2C05" w:rsidP="00155EF4">
      <w:pPr>
        <w:autoSpaceDE w:val="0"/>
        <w:autoSpaceDN w:val="0"/>
        <w:adjustRightInd w:val="0"/>
        <w:spacing w:after="0" w:line="240" w:lineRule="auto"/>
        <w:jc w:val="both"/>
        <w:rPr>
          <w:rFonts w:ascii="Arial" w:eastAsia="Times New Roman" w:hAnsi="Arial" w:cs="Arial"/>
          <w:color w:val="000000"/>
          <w:sz w:val="20"/>
          <w:szCs w:val="20"/>
          <w:lang w:eastAsia="es-PE"/>
        </w:rPr>
      </w:pPr>
    </w:p>
    <w:p w14:paraId="7281F1B3" w14:textId="77777777" w:rsidR="00C27A7F" w:rsidRPr="00C27A7F" w:rsidRDefault="00C27A7F" w:rsidP="00C27A7F">
      <w:pPr>
        <w:autoSpaceDE w:val="0"/>
        <w:autoSpaceDN w:val="0"/>
        <w:adjustRightInd w:val="0"/>
        <w:spacing w:after="0" w:line="360" w:lineRule="auto"/>
        <w:jc w:val="both"/>
        <w:rPr>
          <w:rFonts w:ascii="Arial" w:eastAsia="Times New Roman" w:hAnsi="Arial" w:cs="Arial"/>
          <w:color w:val="000000"/>
          <w:lang w:eastAsia="es-PE"/>
        </w:rPr>
      </w:pPr>
      <w:r w:rsidRPr="00C27A7F">
        <w:rPr>
          <w:rFonts w:ascii="Arial" w:eastAsia="Times New Roman" w:hAnsi="Arial" w:cs="Arial"/>
          <w:color w:val="000000"/>
          <w:lang w:eastAsia="es-PE"/>
        </w:rPr>
        <w:t xml:space="preserve">Para la atención de locales escolares </w:t>
      </w:r>
      <w:r w:rsidR="000A4976" w:rsidRPr="00C27A7F">
        <w:rPr>
          <w:rFonts w:ascii="Arial" w:eastAsia="Times New Roman" w:hAnsi="Arial" w:cs="Arial"/>
          <w:color w:val="000000"/>
          <w:lang w:eastAsia="es-PE"/>
        </w:rPr>
        <w:t>con los</w:t>
      </w:r>
      <w:r w:rsidRPr="00C27A7F">
        <w:rPr>
          <w:rFonts w:ascii="Arial" w:eastAsia="Times New Roman" w:hAnsi="Arial" w:cs="Arial"/>
          <w:color w:val="000000"/>
          <w:lang w:eastAsia="es-PE"/>
        </w:rPr>
        <w:t xml:space="preserve"> tres servicios básicos de agua, desagüe y servicio de energía eléctrica, se tiene a los locales del Programa no Escolarizado del anexo de Harisca y el local de nivel Inicial de la Breña. Es necesario su atención respectiva.</w:t>
      </w:r>
    </w:p>
    <w:p w14:paraId="7E2248C6" w14:textId="77777777" w:rsidR="00C27A7F" w:rsidRPr="00C27A7F" w:rsidRDefault="00C27A7F" w:rsidP="00C27A7F">
      <w:pPr>
        <w:autoSpaceDE w:val="0"/>
        <w:autoSpaceDN w:val="0"/>
        <w:adjustRightInd w:val="0"/>
        <w:spacing w:after="0" w:line="360" w:lineRule="auto"/>
        <w:jc w:val="both"/>
        <w:rPr>
          <w:rFonts w:ascii="Arial" w:eastAsia="Times New Roman" w:hAnsi="Arial" w:cs="Arial"/>
          <w:color w:val="000000"/>
          <w:lang w:eastAsia="es-PE"/>
        </w:rPr>
      </w:pPr>
      <w:r w:rsidRPr="00C27A7F">
        <w:rPr>
          <w:rFonts w:ascii="Arial" w:eastAsia="Times New Roman" w:hAnsi="Arial" w:cs="Arial"/>
          <w:color w:val="000000"/>
          <w:lang w:eastAsia="es-PE"/>
        </w:rPr>
        <w:t>El fenómeno de la migración escolar tiene varios componentes para su comprensión y la toma de decisiones a nivel de gobierno local, entre los cuales son los siguientes:</w:t>
      </w:r>
    </w:p>
    <w:p w14:paraId="044ED1BD" w14:textId="77777777" w:rsidR="00C27A7F" w:rsidRPr="00C27A7F" w:rsidRDefault="00C27A7F" w:rsidP="00D8613E">
      <w:pPr>
        <w:pStyle w:val="ListParagraph"/>
        <w:numPr>
          <w:ilvl w:val="0"/>
          <w:numId w:val="60"/>
        </w:numPr>
        <w:autoSpaceDE w:val="0"/>
        <w:autoSpaceDN w:val="0"/>
        <w:adjustRightInd w:val="0"/>
        <w:spacing w:after="0" w:line="360" w:lineRule="auto"/>
        <w:jc w:val="both"/>
        <w:rPr>
          <w:rFonts w:ascii="Arial" w:eastAsia="Times New Roman" w:hAnsi="Arial" w:cs="Arial"/>
          <w:color w:val="000000"/>
          <w:lang w:eastAsia="es-PE"/>
        </w:rPr>
      </w:pPr>
      <w:r w:rsidRPr="00C27A7F">
        <w:rPr>
          <w:rFonts w:ascii="Arial" w:eastAsia="Times New Roman" w:hAnsi="Arial" w:cs="Arial"/>
          <w:color w:val="000000"/>
          <w:lang w:eastAsia="es-PE"/>
        </w:rPr>
        <w:t xml:space="preserve">La falsa creencia que </w:t>
      </w:r>
      <w:r w:rsidR="00164CC2" w:rsidRPr="00C27A7F">
        <w:rPr>
          <w:rFonts w:ascii="Arial" w:eastAsia="Times New Roman" w:hAnsi="Arial" w:cs="Arial"/>
          <w:color w:val="000000"/>
          <w:lang w:eastAsia="es-PE"/>
        </w:rPr>
        <w:t>la educación en las Instituciones Educativas de la ciudad de Huancayo es</w:t>
      </w:r>
      <w:r w:rsidRPr="00C27A7F">
        <w:rPr>
          <w:rFonts w:ascii="Arial" w:eastAsia="Times New Roman" w:hAnsi="Arial" w:cs="Arial"/>
          <w:color w:val="000000"/>
          <w:lang w:eastAsia="es-PE"/>
        </w:rPr>
        <w:t xml:space="preserve"> mejor.</w:t>
      </w:r>
    </w:p>
    <w:p w14:paraId="5ED0F23C" w14:textId="77777777" w:rsidR="00C27A7F" w:rsidRPr="00C27A7F" w:rsidRDefault="00C27A7F" w:rsidP="00D8613E">
      <w:pPr>
        <w:pStyle w:val="ListParagraph"/>
        <w:numPr>
          <w:ilvl w:val="0"/>
          <w:numId w:val="60"/>
        </w:numPr>
        <w:autoSpaceDE w:val="0"/>
        <w:autoSpaceDN w:val="0"/>
        <w:adjustRightInd w:val="0"/>
        <w:spacing w:after="0" w:line="360" w:lineRule="auto"/>
        <w:jc w:val="both"/>
        <w:rPr>
          <w:rFonts w:ascii="Arial" w:eastAsia="Times New Roman" w:hAnsi="Arial" w:cs="Arial"/>
          <w:color w:val="000000"/>
          <w:lang w:eastAsia="es-PE"/>
        </w:rPr>
      </w:pPr>
      <w:r w:rsidRPr="00C27A7F">
        <w:rPr>
          <w:rFonts w:ascii="Arial" w:eastAsia="Times New Roman" w:hAnsi="Arial" w:cs="Arial"/>
          <w:color w:val="000000"/>
          <w:lang w:eastAsia="es-PE"/>
        </w:rPr>
        <w:t>El acceso a una movilidad más dinámica por el mejoramiento de la carretera acelera este proceso de migración escolar.</w:t>
      </w:r>
    </w:p>
    <w:p w14:paraId="3DF158D7" w14:textId="77777777" w:rsidR="0027612C" w:rsidRDefault="0027612C" w:rsidP="00C27A7F">
      <w:pPr>
        <w:autoSpaceDE w:val="0"/>
        <w:autoSpaceDN w:val="0"/>
        <w:adjustRightInd w:val="0"/>
        <w:spacing w:after="0" w:line="360" w:lineRule="auto"/>
        <w:jc w:val="both"/>
        <w:rPr>
          <w:rFonts w:ascii="Arial" w:eastAsia="Times New Roman" w:hAnsi="Arial" w:cs="Arial"/>
          <w:color w:val="000000"/>
          <w:lang w:eastAsia="es-PE"/>
        </w:rPr>
      </w:pPr>
    </w:p>
    <w:p w14:paraId="10E9D8F1" w14:textId="1AB75143" w:rsidR="00C27A7F" w:rsidRDefault="00C27A7F" w:rsidP="00C27A7F">
      <w:pPr>
        <w:autoSpaceDE w:val="0"/>
        <w:autoSpaceDN w:val="0"/>
        <w:adjustRightInd w:val="0"/>
        <w:spacing w:after="0" w:line="360" w:lineRule="auto"/>
        <w:jc w:val="both"/>
        <w:rPr>
          <w:rFonts w:ascii="Arial" w:eastAsia="Times New Roman" w:hAnsi="Arial" w:cs="Arial"/>
          <w:color w:val="000000"/>
          <w:lang w:eastAsia="es-PE"/>
        </w:rPr>
      </w:pPr>
      <w:r w:rsidRPr="00C27A7F">
        <w:rPr>
          <w:rFonts w:ascii="Arial" w:eastAsia="Times New Roman" w:hAnsi="Arial" w:cs="Arial"/>
          <w:color w:val="000000"/>
          <w:lang w:eastAsia="es-PE"/>
        </w:rPr>
        <w:t xml:space="preserve">Sin </w:t>
      </w:r>
      <w:r w:rsidR="002D6811" w:rsidRPr="00C27A7F">
        <w:rPr>
          <w:rFonts w:ascii="Arial" w:eastAsia="Times New Roman" w:hAnsi="Arial" w:cs="Arial"/>
          <w:color w:val="000000"/>
          <w:lang w:eastAsia="es-PE"/>
        </w:rPr>
        <w:t>embargo,</w:t>
      </w:r>
      <w:r w:rsidRPr="00C27A7F">
        <w:rPr>
          <w:rFonts w:ascii="Arial" w:eastAsia="Times New Roman" w:hAnsi="Arial" w:cs="Arial"/>
          <w:color w:val="000000"/>
          <w:lang w:eastAsia="es-PE"/>
        </w:rPr>
        <w:t xml:space="preserve"> es de resaltar que de acuerdo al Fondo para el Desarrollo Territorial FIDT 2019 la </w:t>
      </w:r>
      <w:r w:rsidR="00EB64BF">
        <w:rPr>
          <w:rFonts w:ascii="Arial" w:eastAsia="Times New Roman" w:hAnsi="Arial" w:cs="Arial"/>
          <w:b/>
          <w:color w:val="000000"/>
          <w:lang w:eastAsia="es-PE"/>
        </w:rPr>
        <w:t>BRECHA educativa</w:t>
      </w:r>
      <w:r w:rsidRPr="00202021">
        <w:rPr>
          <w:rFonts w:ascii="Arial" w:eastAsia="Times New Roman" w:hAnsi="Arial" w:cs="Arial"/>
          <w:b/>
          <w:color w:val="000000"/>
          <w:lang w:eastAsia="es-PE"/>
        </w:rPr>
        <w:t xml:space="preserve"> en el distrito de Huacrapuquio a nivel general es del 89 %,</w:t>
      </w:r>
      <w:r w:rsidRPr="00C27A7F">
        <w:rPr>
          <w:rFonts w:ascii="Arial" w:eastAsia="Times New Roman" w:hAnsi="Arial" w:cs="Arial"/>
          <w:color w:val="000000"/>
          <w:lang w:eastAsia="es-PE"/>
        </w:rPr>
        <w:t xml:space="preserve"> lo que significa que es necesario prestar atención en el equipamiento con materiales pedagógicos, aulas de internet o acceso a la tecnología con aulas virtuales.</w:t>
      </w:r>
    </w:p>
    <w:p w14:paraId="05B5408C" w14:textId="0C2760A4" w:rsidR="00EB64BF" w:rsidRDefault="00EB64BF" w:rsidP="00C27A7F">
      <w:pPr>
        <w:autoSpaceDE w:val="0"/>
        <w:autoSpaceDN w:val="0"/>
        <w:adjustRightInd w:val="0"/>
        <w:spacing w:after="0" w:line="360" w:lineRule="auto"/>
        <w:jc w:val="both"/>
        <w:rPr>
          <w:rFonts w:ascii="Arial" w:eastAsia="Times New Roman" w:hAnsi="Arial" w:cs="Arial"/>
          <w:color w:val="000000"/>
          <w:lang w:eastAsia="es-PE"/>
        </w:rPr>
      </w:pPr>
    </w:p>
    <w:p w14:paraId="5DB31837" w14:textId="3E67F307" w:rsidR="00EB64BF" w:rsidRDefault="00EB64BF" w:rsidP="00C27A7F">
      <w:pPr>
        <w:autoSpaceDE w:val="0"/>
        <w:autoSpaceDN w:val="0"/>
        <w:adjustRightInd w:val="0"/>
        <w:spacing w:after="0" w:line="360" w:lineRule="auto"/>
        <w:jc w:val="both"/>
        <w:rPr>
          <w:rFonts w:ascii="Arial" w:eastAsia="Times New Roman" w:hAnsi="Arial" w:cs="Arial"/>
          <w:color w:val="000000"/>
          <w:lang w:eastAsia="es-PE"/>
        </w:rPr>
      </w:pPr>
    </w:p>
    <w:p w14:paraId="1BABBCC4" w14:textId="77777777" w:rsidR="00EB64BF" w:rsidRDefault="00EB64BF" w:rsidP="00EB64BF">
      <w:pPr>
        <w:pStyle w:val="NoSpacing"/>
        <w:rPr>
          <w:rFonts w:ascii="Arial" w:hAnsi="Arial" w:cs="Arial"/>
          <w:b/>
          <w:sz w:val="20"/>
          <w:szCs w:val="20"/>
        </w:rPr>
      </w:pPr>
      <w:r w:rsidRPr="00C37A96">
        <w:rPr>
          <w:rFonts w:ascii="Arial" w:hAnsi="Arial" w:cs="Arial"/>
          <w:b/>
          <w:noProof/>
          <w:lang w:val="en-US"/>
        </w:rPr>
        <w:drawing>
          <wp:inline distT="0" distB="0" distL="0" distR="0" wp14:anchorId="047274B3" wp14:editId="35F3A9AE">
            <wp:extent cx="781050" cy="581025"/>
            <wp:effectExtent l="0" t="0" r="0" b="9525"/>
            <wp:docPr id="59" name="Imagen 59"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26757E13" w14:textId="77777777" w:rsidR="00EB64BF" w:rsidRPr="00561F7F" w:rsidRDefault="00EB64BF" w:rsidP="00EB64BF">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763453AA" w14:textId="77777777" w:rsidR="00C27A7F" w:rsidRDefault="00C27A7F" w:rsidP="00C27A7F">
      <w:pPr>
        <w:autoSpaceDE w:val="0"/>
        <w:autoSpaceDN w:val="0"/>
        <w:adjustRightInd w:val="0"/>
        <w:spacing w:after="0" w:line="360" w:lineRule="auto"/>
        <w:jc w:val="both"/>
        <w:rPr>
          <w:rFonts w:ascii="Arial" w:eastAsia="Times New Roman" w:hAnsi="Arial" w:cs="Arial"/>
          <w:color w:val="000000"/>
          <w:lang w:eastAsia="es-PE"/>
        </w:rPr>
      </w:pPr>
      <w:r w:rsidRPr="00C27A7F">
        <w:rPr>
          <w:rFonts w:ascii="Arial" w:eastAsia="Times New Roman" w:hAnsi="Arial" w:cs="Arial"/>
          <w:color w:val="000000"/>
          <w:lang w:eastAsia="es-PE"/>
        </w:rPr>
        <w:t>Así mismo es necesario la capacitación o actualización de los docentes, especialmente de nivel primario y secundario, teniendo como estrategia el trabado entre alumno, docente y padre de familia, a ello con la participación del gobierno local.</w:t>
      </w:r>
    </w:p>
    <w:p w14:paraId="507A90DA" w14:textId="77777777" w:rsidR="00C27A7F" w:rsidRPr="00C27A7F" w:rsidRDefault="00C27A7F" w:rsidP="00C27A7F">
      <w:pPr>
        <w:autoSpaceDE w:val="0"/>
        <w:autoSpaceDN w:val="0"/>
        <w:adjustRightInd w:val="0"/>
        <w:spacing w:after="0" w:line="240" w:lineRule="auto"/>
        <w:jc w:val="both"/>
        <w:rPr>
          <w:rFonts w:ascii="Arial" w:hAnsi="Arial" w:cs="Arial"/>
          <w:b/>
          <w:color w:val="000000"/>
        </w:rPr>
      </w:pPr>
      <w:r w:rsidRPr="00C27A7F">
        <w:rPr>
          <w:rFonts w:ascii="Arial" w:hAnsi="Arial" w:cs="Arial"/>
          <w:b/>
          <w:color w:val="000000"/>
        </w:rPr>
        <w:t>SALUD</w:t>
      </w:r>
    </w:p>
    <w:p w14:paraId="0913CAD9" w14:textId="77777777" w:rsidR="00C27A7F" w:rsidRPr="00C27A7F" w:rsidRDefault="00C27A7F" w:rsidP="00C27A7F">
      <w:pPr>
        <w:autoSpaceDE w:val="0"/>
        <w:autoSpaceDN w:val="0"/>
        <w:adjustRightInd w:val="0"/>
        <w:spacing w:after="0" w:line="240" w:lineRule="auto"/>
        <w:jc w:val="both"/>
        <w:rPr>
          <w:rFonts w:ascii="Arial" w:hAnsi="Arial" w:cs="Arial"/>
          <w:b/>
          <w:color w:val="000000"/>
        </w:rPr>
      </w:pPr>
    </w:p>
    <w:p w14:paraId="57599D87" w14:textId="77777777" w:rsidR="00C27A7F" w:rsidRPr="000A4976" w:rsidRDefault="00C27A7F" w:rsidP="00C27A7F">
      <w:pPr>
        <w:autoSpaceDE w:val="0"/>
        <w:autoSpaceDN w:val="0"/>
        <w:adjustRightInd w:val="0"/>
        <w:spacing w:after="0" w:line="360" w:lineRule="auto"/>
        <w:jc w:val="both"/>
        <w:rPr>
          <w:rFonts w:ascii="Arial" w:hAnsi="Arial" w:cs="Arial"/>
          <w:b/>
          <w:color w:val="000000"/>
          <w:sz w:val="20"/>
          <w:szCs w:val="20"/>
        </w:rPr>
      </w:pPr>
      <w:r w:rsidRPr="000A4976">
        <w:rPr>
          <w:rFonts w:ascii="Arial" w:hAnsi="Arial" w:cs="Arial"/>
          <w:b/>
          <w:color w:val="000000"/>
          <w:sz w:val="20"/>
          <w:szCs w:val="20"/>
        </w:rPr>
        <w:t>DESNUTRICION INFANTIL</w:t>
      </w:r>
    </w:p>
    <w:p w14:paraId="23FD34D0" w14:textId="77777777" w:rsidR="000034E0" w:rsidRDefault="00202021" w:rsidP="00526F5F">
      <w:pPr>
        <w:autoSpaceDE w:val="0"/>
        <w:autoSpaceDN w:val="0"/>
        <w:adjustRightInd w:val="0"/>
        <w:spacing w:after="0" w:line="360" w:lineRule="auto"/>
        <w:jc w:val="both"/>
        <w:rPr>
          <w:rFonts w:ascii="Arial" w:hAnsi="Arial" w:cs="Arial"/>
        </w:rPr>
      </w:pPr>
      <w:r>
        <w:rPr>
          <w:rFonts w:ascii="Arial" w:hAnsi="Arial" w:cs="Arial"/>
        </w:rPr>
        <w:t xml:space="preserve">La desnutrición </w:t>
      </w:r>
      <w:r w:rsidR="00FD32DF">
        <w:rPr>
          <w:rFonts w:ascii="Arial" w:hAnsi="Arial" w:cs="Arial"/>
        </w:rPr>
        <w:t xml:space="preserve">está determinada por la situación de </w:t>
      </w:r>
      <w:r w:rsidR="00FF48F2" w:rsidRPr="00C27A7F">
        <w:rPr>
          <w:rFonts w:ascii="Arial" w:hAnsi="Arial" w:cs="Arial"/>
        </w:rPr>
        <w:t xml:space="preserve">la pobreza y </w:t>
      </w:r>
      <w:r w:rsidR="00FD32DF">
        <w:rPr>
          <w:rFonts w:ascii="Arial" w:hAnsi="Arial" w:cs="Arial"/>
        </w:rPr>
        <w:t>“</w:t>
      </w:r>
      <w:r w:rsidR="00FF48F2" w:rsidRPr="00C27A7F">
        <w:rPr>
          <w:rFonts w:ascii="Arial" w:hAnsi="Arial" w:cs="Arial"/>
        </w:rPr>
        <w:t xml:space="preserve">brechas de inequidad que incluyen causas básicas como la desigualdad de oportunidades, la exclusión y la discriminación por razones de sexo, </w:t>
      </w:r>
      <w:r w:rsidR="00FD32DF">
        <w:rPr>
          <w:rFonts w:ascii="Arial" w:hAnsi="Arial" w:cs="Arial"/>
        </w:rPr>
        <w:t xml:space="preserve">y </w:t>
      </w:r>
      <w:r w:rsidR="00FF48F2" w:rsidRPr="00C27A7F">
        <w:rPr>
          <w:rFonts w:ascii="Arial" w:hAnsi="Arial" w:cs="Arial"/>
        </w:rPr>
        <w:t xml:space="preserve">causas subyacentes como baja escolaridad de la </w:t>
      </w:r>
    </w:p>
    <w:p w14:paraId="73F53F0F" w14:textId="77777777" w:rsidR="00FF48F2" w:rsidRPr="00C27A7F" w:rsidRDefault="00FF48F2" w:rsidP="00526F5F">
      <w:pPr>
        <w:autoSpaceDE w:val="0"/>
        <w:autoSpaceDN w:val="0"/>
        <w:adjustRightInd w:val="0"/>
        <w:spacing w:after="0" w:line="360" w:lineRule="auto"/>
        <w:jc w:val="both"/>
        <w:rPr>
          <w:rFonts w:ascii="Arial" w:hAnsi="Arial" w:cs="Arial"/>
          <w:b/>
          <w:color w:val="000000"/>
        </w:rPr>
      </w:pPr>
      <w:r w:rsidRPr="00C27A7F">
        <w:rPr>
          <w:rFonts w:ascii="Arial" w:hAnsi="Arial" w:cs="Arial"/>
        </w:rPr>
        <w:t>madre; el embarazo a</w:t>
      </w:r>
      <w:r w:rsidR="00526F5F" w:rsidRPr="00C27A7F">
        <w:rPr>
          <w:rFonts w:ascii="Arial" w:hAnsi="Arial" w:cs="Arial"/>
        </w:rPr>
        <w:t>dolescente; los cuidados insufi</w:t>
      </w:r>
      <w:r w:rsidR="00FD32DF">
        <w:rPr>
          <w:rFonts w:ascii="Arial" w:hAnsi="Arial" w:cs="Arial"/>
        </w:rPr>
        <w:t>cientes de la madre</w:t>
      </w:r>
      <w:r w:rsidRPr="00C27A7F">
        <w:rPr>
          <w:rFonts w:ascii="Arial" w:hAnsi="Arial" w:cs="Arial"/>
        </w:rPr>
        <w:t xml:space="preserve"> a la niña y niño; las prácticas inadecuadas de crianza; el limitado acceso a servicios básicos y a servicios de salud, asociados con costumbres y prácticas inadecuadas de alimentación; estilos de vida, algunos </w:t>
      </w:r>
      <w:r w:rsidR="00FD32DF">
        <w:rPr>
          <w:rFonts w:ascii="Arial" w:hAnsi="Arial" w:cs="Arial"/>
        </w:rPr>
        <w:t>ancestrales y otros adquiridos” .</w:t>
      </w:r>
      <w:r w:rsidR="0096733F" w:rsidRPr="00C27A7F">
        <w:rPr>
          <w:rFonts w:ascii="Arial" w:hAnsi="Arial" w:cs="Arial"/>
        </w:rPr>
        <w:t xml:space="preserve"> </w:t>
      </w:r>
    </w:p>
    <w:p w14:paraId="22811145" w14:textId="77777777" w:rsidR="00FD32DF" w:rsidRDefault="00FD32DF" w:rsidP="000A4976">
      <w:pPr>
        <w:shd w:val="clear" w:color="auto" w:fill="FFFFFF"/>
        <w:spacing w:after="0" w:line="360" w:lineRule="auto"/>
        <w:jc w:val="both"/>
        <w:rPr>
          <w:rFonts w:ascii="Arial" w:hAnsi="Arial" w:cs="Arial"/>
        </w:rPr>
      </w:pPr>
      <w:r>
        <w:rPr>
          <w:rFonts w:ascii="Arial" w:eastAsia="Times New Roman" w:hAnsi="Arial" w:cs="Arial"/>
          <w:color w:val="000000"/>
          <w:spacing w:val="-1"/>
          <w:lang w:eastAsia="es-PE"/>
        </w:rPr>
        <w:t>“</w:t>
      </w:r>
      <w:r w:rsidR="005D4AF6" w:rsidRPr="00C27A7F">
        <w:rPr>
          <w:rFonts w:ascii="Arial" w:eastAsia="Times New Roman" w:hAnsi="Arial" w:cs="Arial"/>
          <w:color w:val="000000"/>
          <w:spacing w:val="-1"/>
          <w:lang w:eastAsia="es-PE"/>
        </w:rPr>
        <w:t xml:space="preserve">La etapa más vulnerable del desarrollo humano va desde la gestación hasta los tres años. En este periodo se forma el cerebro y otros órganos vitales como el corazón, el hígado y </w:t>
      </w:r>
      <w:r w:rsidR="005D4AF6" w:rsidRPr="00C27A7F">
        <w:rPr>
          <w:rFonts w:ascii="Arial" w:eastAsia="Times New Roman" w:hAnsi="Arial" w:cs="Arial"/>
          <w:color w:val="000000"/>
          <w:lang w:eastAsia="es-PE"/>
        </w:rPr>
        <w:t xml:space="preserve">el páncreas. Por esta razón, un individuo malnutrido durante esa etapa de su vida es más vulnerable a los efectos negativos de dicha condición. Hay que considerar, además, que  </w:t>
      </w:r>
      <w:r w:rsidR="005D4AF6" w:rsidRPr="00C27A7F">
        <w:rPr>
          <w:rFonts w:ascii="Arial" w:eastAsia="Times New Roman" w:hAnsi="Arial" w:cs="Arial"/>
          <w:color w:val="000000"/>
          <w:spacing w:val="2"/>
          <w:lang w:eastAsia="es-PE"/>
        </w:rPr>
        <w:t xml:space="preserve">dado el rápido crecimiento de los niños en sus primeros años, los requerimientos </w:t>
      </w:r>
      <w:r w:rsidR="005D4AF6" w:rsidRPr="00C27A7F">
        <w:rPr>
          <w:rFonts w:ascii="Arial" w:eastAsia="Times New Roman" w:hAnsi="Arial" w:cs="Arial"/>
          <w:color w:val="000000"/>
          <w:lang w:eastAsia="es-PE"/>
        </w:rPr>
        <w:t xml:space="preserve">nutricionales son más altos y específicos, y que la alimentación depende enteramente de terceros (padres o cuidadores), quienes pueden no tener los recursos y/o los </w:t>
      </w:r>
      <w:r w:rsidR="005D4AF6" w:rsidRPr="00C27A7F">
        <w:rPr>
          <w:rFonts w:ascii="Arial" w:eastAsia="Times New Roman" w:hAnsi="Arial" w:cs="Arial"/>
          <w:color w:val="000000"/>
          <w:spacing w:val="2"/>
          <w:lang w:eastAsia="es-PE"/>
        </w:rPr>
        <w:t>conocimientos suficientes para llevar a cabo esta tarea de forma adecuada</w:t>
      </w:r>
      <w:r>
        <w:rPr>
          <w:rFonts w:ascii="Arial" w:eastAsia="Times New Roman" w:hAnsi="Arial" w:cs="Arial"/>
          <w:color w:val="000000"/>
          <w:spacing w:val="2"/>
          <w:lang w:eastAsia="es-PE"/>
        </w:rPr>
        <w:t>”</w:t>
      </w:r>
      <w:r w:rsidR="000A4976">
        <w:rPr>
          <w:rFonts w:ascii="Arial" w:eastAsia="Times New Roman" w:hAnsi="Arial" w:cs="Arial"/>
          <w:color w:val="000000"/>
          <w:spacing w:val="2"/>
          <w:lang w:eastAsia="es-PE"/>
        </w:rPr>
        <w:t xml:space="preserve"> </w:t>
      </w:r>
      <w:r w:rsidRPr="000A4976">
        <w:rPr>
          <w:rFonts w:ascii="Arial" w:hAnsi="Arial" w:cs="Arial"/>
          <w:b/>
          <w:sz w:val="18"/>
          <w:szCs w:val="18"/>
        </w:rPr>
        <w:t>FUENTE</w:t>
      </w:r>
      <w:r w:rsidRPr="000A4976">
        <w:rPr>
          <w:rFonts w:ascii="Arial" w:hAnsi="Arial" w:cs="Arial"/>
          <w:sz w:val="18"/>
          <w:szCs w:val="18"/>
        </w:rPr>
        <w:t>: Documento Técnico “Plan Nacional para la Reducción de la Desnutrición Crónica Infantil y la Prevención de la Anemia en el País Periodo 2014 – 2016 MINSA</w:t>
      </w:r>
      <w:r>
        <w:rPr>
          <w:rFonts w:ascii="Arial" w:hAnsi="Arial" w:cs="Arial"/>
        </w:rPr>
        <w:t>.</w:t>
      </w:r>
      <w:r w:rsidRPr="00C27A7F">
        <w:rPr>
          <w:rFonts w:ascii="Arial" w:hAnsi="Arial" w:cs="Arial"/>
        </w:rPr>
        <w:t xml:space="preserve"> </w:t>
      </w:r>
    </w:p>
    <w:p w14:paraId="4C80506B" w14:textId="71816FF9" w:rsidR="00061DF7" w:rsidRPr="000661E5" w:rsidRDefault="00061DF7" w:rsidP="00061DF7">
      <w:pPr>
        <w:shd w:val="clear" w:color="auto" w:fill="FFFFFF"/>
        <w:spacing w:after="0" w:line="360" w:lineRule="auto"/>
        <w:jc w:val="center"/>
        <w:rPr>
          <w:rFonts w:ascii="Arial" w:hAnsi="Arial" w:cs="Arial"/>
          <w:sz w:val="18"/>
          <w:szCs w:val="18"/>
        </w:rPr>
      </w:pPr>
      <w:r w:rsidRPr="000661E5">
        <w:rPr>
          <w:rFonts w:ascii="Arial" w:hAnsi="Arial" w:cs="Arial"/>
          <w:sz w:val="18"/>
          <w:szCs w:val="18"/>
        </w:rPr>
        <w:t>CUADRO N°</w:t>
      </w:r>
      <w:r w:rsidR="00134E90">
        <w:rPr>
          <w:rFonts w:ascii="Arial" w:hAnsi="Arial" w:cs="Arial"/>
          <w:sz w:val="18"/>
          <w:szCs w:val="18"/>
        </w:rPr>
        <w:t xml:space="preserve"> 25</w:t>
      </w:r>
    </w:p>
    <w:p w14:paraId="7199F63B" w14:textId="77777777" w:rsidR="00061DF7" w:rsidRPr="000661E5" w:rsidRDefault="000661E5" w:rsidP="00061DF7">
      <w:pPr>
        <w:shd w:val="clear" w:color="auto" w:fill="FFFFFF"/>
        <w:spacing w:after="0" w:line="360" w:lineRule="auto"/>
        <w:jc w:val="center"/>
        <w:rPr>
          <w:rFonts w:ascii="Arial" w:hAnsi="Arial" w:cs="Arial"/>
          <w:b/>
          <w:sz w:val="18"/>
          <w:szCs w:val="18"/>
        </w:rPr>
      </w:pPr>
      <w:r w:rsidRPr="000661E5">
        <w:rPr>
          <w:rFonts w:ascii="Arial" w:hAnsi="Arial" w:cs="Arial"/>
          <w:b/>
          <w:sz w:val="18"/>
          <w:szCs w:val="18"/>
        </w:rPr>
        <w:t>DESNUTRICION DE NIÑOS MENORES DE 5 AÑOS – HUACRAPUQUIO 2018</w:t>
      </w:r>
    </w:p>
    <w:tbl>
      <w:tblPr>
        <w:tblStyle w:val="TableGrid"/>
        <w:tblW w:w="0" w:type="auto"/>
        <w:tblInd w:w="704" w:type="dxa"/>
        <w:tblLayout w:type="fixed"/>
        <w:tblLook w:val="04A0" w:firstRow="1" w:lastRow="0" w:firstColumn="1" w:lastColumn="0" w:noHBand="0" w:noVBand="1"/>
      </w:tblPr>
      <w:tblGrid>
        <w:gridCol w:w="1701"/>
        <w:gridCol w:w="992"/>
        <w:gridCol w:w="1388"/>
        <w:gridCol w:w="1447"/>
        <w:gridCol w:w="851"/>
        <w:gridCol w:w="1417"/>
      </w:tblGrid>
      <w:tr w:rsidR="000661E5" w:rsidRPr="000661E5" w14:paraId="02D4C28F" w14:textId="77777777" w:rsidTr="000661E5">
        <w:tc>
          <w:tcPr>
            <w:tcW w:w="4081" w:type="dxa"/>
            <w:gridSpan w:val="3"/>
          </w:tcPr>
          <w:p w14:paraId="3A881BB6" w14:textId="77777777" w:rsidR="000661E5" w:rsidRPr="000661E5" w:rsidRDefault="000661E5" w:rsidP="00061DF7">
            <w:pPr>
              <w:spacing w:line="360" w:lineRule="auto"/>
              <w:jc w:val="center"/>
              <w:rPr>
                <w:rFonts w:ascii="Arial" w:hAnsi="Arial" w:cs="Arial"/>
                <w:sz w:val="18"/>
                <w:szCs w:val="18"/>
              </w:rPr>
            </w:pPr>
            <w:r w:rsidRPr="000661E5">
              <w:rPr>
                <w:rFonts w:ascii="Arial" w:hAnsi="Arial" w:cs="Arial"/>
                <w:sz w:val="18"/>
                <w:szCs w:val="18"/>
              </w:rPr>
              <w:t>DESNUTRICION CRONICA</w:t>
            </w:r>
          </w:p>
        </w:tc>
        <w:tc>
          <w:tcPr>
            <w:tcW w:w="3715" w:type="dxa"/>
            <w:gridSpan w:val="3"/>
          </w:tcPr>
          <w:p w14:paraId="129BECB6" w14:textId="77777777" w:rsidR="000661E5" w:rsidRPr="000661E5" w:rsidRDefault="000661E5" w:rsidP="00061DF7">
            <w:pPr>
              <w:spacing w:line="360" w:lineRule="auto"/>
              <w:jc w:val="center"/>
              <w:rPr>
                <w:rFonts w:ascii="Arial" w:hAnsi="Arial" w:cs="Arial"/>
                <w:sz w:val="18"/>
                <w:szCs w:val="18"/>
              </w:rPr>
            </w:pPr>
            <w:r w:rsidRPr="000661E5">
              <w:rPr>
                <w:rFonts w:ascii="Arial" w:hAnsi="Arial" w:cs="Arial"/>
                <w:sz w:val="18"/>
                <w:szCs w:val="18"/>
              </w:rPr>
              <w:t>DESNUTRICION AGUDA</w:t>
            </w:r>
          </w:p>
        </w:tc>
      </w:tr>
      <w:tr w:rsidR="000661E5" w:rsidRPr="000661E5" w14:paraId="09E71CDB" w14:textId="77777777" w:rsidTr="000661E5">
        <w:tc>
          <w:tcPr>
            <w:tcW w:w="1701" w:type="dxa"/>
          </w:tcPr>
          <w:p w14:paraId="3738A385" w14:textId="77777777" w:rsidR="000661E5" w:rsidRPr="000661E5" w:rsidRDefault="000661E5" w:rsidP="000661E5">
            <w:pPr>
              <w:spacing w:line="360" w:lineRule="auto"/>
              <w:jc w:val="center"/>
              <w:rPr>
                <w:rFonts w:ascii="Arial" w:hAnsi="Arial" w:cs="Arial"/>
                <w:b/>
                <w:sz w:val="16"/>
                <w:szCs w:val="16"/>
              </w:rPr>
            </w:pPr>
            <w:r w:rsidRPr="000661E5">
              <w:rPr>
                <w:rFonts w:ascii="Arial" w:hAnsi="Arial" w:cs="Arial"/>
                <w:b/>
                <w:sz w:val="16"/>
                <w:szCs w:val="16"/>
              </w:rPr>
              <w:t>N° DE EVALUACION</w:t>
            </w:r>
          </w:p>
        </w:tc>
        <w:tc>
          <w:tcPr>
            <w:tcW w:w="992" w:type="dxa"/>
          </w:tcPr>
          <w:p w14:paraId="12E5E84F" w14:textId="77777777" w:rsidR="000661E5" w:rsidRPr="000661E5" w:rsidRDefault="000661E5" w:rsidP="000661E5">
            <w:pPr>
              <w:spacing w:line="360" w:lineRule="auto"/>
              <w:jc w:val="center"/>
              <w:rPr>
                <w:rFonts w:ascii="Arial" w:hAnsi="Arial" w:cs="Arial"/>
                <w:b/>
                <w:sz w:val="16"/>
                <w:szCs w:val="16"/>
              </w:rPr>
            </w:pPr>
            <w:r w:rsidRPr="000661E5">
              <w:rPr>
                <w:rFonts w:ascii="Arial" w:hAnsi="Arial" w:cs="Arial"/>
                <w:b/>
                <w:sz w:val="16"/>
                <w:szCs w:val="16"/>
              </w:rPr>
              <w:t>CASOS</w:t>
            </w:r>
          </w:p>
        </w:tc>
        <w:tc>
          <w:tcPr>
            <w:tcW w:w="1388" w:type="dxa"/>
          </w:tcPr>
          <w:p w14:paraId="190DD1A7" w14:textId="77777777" w:rsidR="000661E5" w:rsidRPr="000661E5" w:rsidRDefault="000661E5" w:rsidP="000661E5">
            <w:pPr>
              <w:spacing w:line="360" w:lineRule="auto"/>
              <w:jc w:val="center"/>
              <w:rPr>
                <w:rFonts w:ascii="Arial" w:hAnsi="Arial" w:cs="Arial"/>
                <w:b/>
                <w:sz w:val="16"/>
                <w:szCs w:val="16"/>
              </w:rPr>
            </w:pPr>
            <w:r w:rsidRPr="000661E5">
              <w:rPr>
                <w:rFonts w:ascii="Arial" w:hAnsi="Arial" w:cs="Arial"/>
                <w:b/>
                <w:sz w:val="16"/>
                <w:szCs w:val="16"/>
              </w:rPr>
              <w:t>PORCENTAJE %</w:t>
            </w:r>
          </w:p>
        </w:tc>
        <w:tc>
          <w:tcPr>
            <w:tcW w:w="1447" w:type="dxa"/>
          </w:tcPr>
          <w:p w14:paraId="4230BAED" w14:textId="77777777" w:rsidR="000661E5" w:rsidRPr="000661E5" w:rsidRDefault="000661E5" w:rsidP="000661E5">
            <w:pPr>
              <w:spacing w:line="360" w:lineRule="auto"/>
              <w:jc w:val="center"/>
              <w:rPr>
                <w:rFonts w:ascii="Arial" w:hAnsi="Arial" w:cs="Arial"/>
                <w:b/>
                <w:sz w:val="16"/>
                <w:szCs w:val="16"/>
              </w:rPr>
            </w:pPr>
            <w:r w:rsidRPr="000661E5">
              <w:rPr>
                <w:rFonts w:ascii="Arial" w:hAnsi="Arial" w:cs="Arial"/>
                <w:b/>
                <w:sz w:val="16"/>
                <w:szCs w:val="16"/>
              </w:rPr>
              <w:t>N° DE EVALUACION</w:t>
            </w:r>
          </w:p>
        </w:tc>
        <w:tc>
          <w:tcPr>
            <w:tcW w:w="851" w:type="dxa"/>
          </w:tcPr>
          <w:p w14:paraId="627FE5F8" w14:textId="77777777" w:rsidR="000661E5" w:rsidRPr="000661E5" w:rsidRDefault="000661E5" w:rsidP="000661E5">
            <w:pPr>
              <w:spacing w:line="360" w:lineRule="auto"/>
              <w:jc w:val="center"/>
              <w:rPr>
                <w:rFonts w:ascii="Arial" w:hAnsi="Arial" w:cs="Arial"/>
                <w:b/>
                <w:sz w:val="16"/>
                <w:szCs w:val="16"/>
              </w:rPr>
            </w:pPr>
            <w:r w:rsidRPr="000661E5">
              <w:rPr>
                <w:rFonts w:ascii="Arial" w:hAnsi="Arial" w:cs="Arial"/>
                <w:b/>
                <w:sz w:val="16"/>
                <w:szCs w:val="16"/>
              </w:rPr>
              <w:t>CASOS</w:t>
            </w:r>
          </w:p>
        </w:tc>
        <w:tc>
          <w:tcPr>
            <w:tcW w:w="1417" w:type="dxa"/>
          </w:tcPr>
          <w:p w14:paraId="5FA64D0F" w14:textId="77777777" w:rsidR="000661E5" w:rsidRPr="000661E5" w:rsidRDefault="000661E5" w:rsidP="000661E5">
            <w:pPr>
              <w:spacing w:line="360" w:lineRule="auto"/>
              <w:jc w:val="center"/>
              <w:rPr>
                <w:rFonts w:ascii="Arial" w:hAnsi="Arial" w:cs="Arial"/>
                <w:b/>
                <w:sz w:val="16"/>
                <w:szCs w:val="16"/>
              </w:rPr>
            </w:pPr>
            <w:r w:rsidRPr="000661E5">
              <w:rPr>
                <w:rFonts w:ascii="Arial" w:hAnsi="Arial" w:cs="Arial"/>
                <w:b/>
                <w:sz w:val="16"/>
                <w:szCs w:val="16"/>
              </w:rPr>
              <w:t>PORCENTAJE %</w:t>
            </w:r>
          </w:p>
        </w:tc>
      </w:tr>
      <w:tr w:rsidR="000661E5" w14:paraId="49EBFE26" w14:textId="77777777" w:rsidTr="000661E5">
        <w:tc>
          <w:tcPr>
            <w:tcW w:w="1701" w:type="dxa"/>
          </w:tcPr>
          <w:p w14:paraId="024AC053" w14:textId="77777777" w:rsidR="000661E5" w:rsidRDefault="000661E5" w:rsidP="00061DF7">
            <w:pPr>
              <w:spacing w:line="360" w:lineRule="auto"/>
              <w:jc w:val="center"/>
              <w:rPr>
                <w:rFonts w:ascii="Arial" w:hAnsi="Arial" w:cs="Arial"/>
              </w:rPr>
            </w:pPr>
            <w:r>
              <w:rPr>
                <w:rFonts w:ascii="Arial" w:hAnsi="Arial" w:cs="Arial"/>
              </w:rPr>
              <w:t>94</w:t>
            </w:r>
          </w:p>
        </w:tc>
        <w:tc>
          <w:tcPr>
            <w:tcW w:w="992" w:type="dxa"/>
          </w:tcPr>
          <w:p w14:paraId="08C0DD90" w14:textId="77777777" w:rsidR="000661E5" w:rsidRDefault="000661E5" w:rsidP="00061DF7">
            <w:pPr>
              <w:spacing w:line="360" w:lineRule="auto"/>
              <w:jc w:val="center"/>
              <w:rPr>
                <w:rFonts w:ascii="Arial" w:hAnsi="Arial" w:cs="Arial"/>
              </w:rPr>
            </w:pPr>
            <w:r>
              <w:rPr>
                <w:rFonts w:ascii="Arial" w:hAnsi="Arial" w:cs="Arial"/>
              </w:rPr>
              <w:t>20</w:t>
            </w:r>
          </w:p>
        </w:tc>
        <w:tc>
          <w:tcPr>
            <w:tcW w:w="1388" w:type="dxa"/>
          </w:tcPr>
          <w:p w14:paraId="6A0093A3" w14:textId="77777777" w:rsidR="000661E5" w:rsidRDefault="000661E5" w:rsidP="00061DF7">
            <w:pPr>
              <w:spacing w:line="360" w:lineRule="auto"/>
              <w:jc w:val="center"/>
              <w:rPr>
                <w:rFonts w:ascii="Arial" w:hAnsi="Arial" w:cs="Arial"/>
              </w:rPr>
            </w:pPr>
            <w:r>
              <w:rPr>
                <w:rFonts w:ascii="Arial" w:hAnsi="Arial" w:cs="Arial"/>
              </w:rPr>
              <w:t>21.3</w:t>
            </w:r>
          </w:p>
        </w:tc>
        <w:tc>
          <w:tcPr>
            <w:tcW w:w="1447" w:type="dxa"/>
          </w:tcPr>
          <w:p w14:paraId="332CB923" w14:textId="77777777" w:rsidR="000661E5" w:rsidRDefault="000661E5" w:rsidP="00061DF7">
            <w:pPr>
              <w:spacing w:line="360" w:lineRule="auto"/>
              <w:jc w:val="center"/>
              <w:rPr>
                <w:rFonts w:ascii="Arial" w:hAnsi="Arial" w:cs="Arial"/>
              </w:rPr>
            </w:pPr>
            <w:r>
              <w:rPr>
                <w:rFonts w:ascii="Arial" w:hAnsi="Arial" w:cs="Arial"/>
              </w:rPr>
              <w:t>94</w:t>
            </w:r>
          </w:p>
        </w:tc>
        <w:tc>
          <w:tcPr>
            <w:tcW w:w="851" w:type="dxa"/>
          </w:tcPr>
          <w:p w14:paraId="55C7319B" w14:textId="77777777" w:rsidR="000661E5" w:rsidRDefault="000661E5" w:rsidP="00061DF7">
            <w:pPr>
              <w:spacing w:line="360" w:lineRule="auto"/>
              <w:jc w:val="center"/>
              <w:rPr>
                <w:rFonts w:ascii="Arial" w:hAnsi="Arial" w:cs="Arial"/>
              </w:rPr>
            </w:pPr>
            <w:r>
              <w:rPr>
                <w:rFonts w:ascii="Arial" w:hAnsi="Arial" w:cs="Arial"/>
              </w:rPr>
              <w:t>2</w:t>
            </w:r>
          </w:p>
        </w:tc>
        <w:tc>
          <w:tcPr>
            <w:tcW w:w="1417" w:type="dxa"/>
          </w:tcPr>
          <w:p w14:paraId="55C6E27F" w14:textId="77777777" w:rsidR="000661E5" w:rsidRDefault="000661E5" w:rsidP="00061DF7">
            <w:pPr>
              <w:spacing w:line="360" w:lineRule="auto"/>
              <w:jc w:val="center"/>
              <w:rPr>
                <w:rFonts w:ascii="Arial" w:hAnsi="Arial" w:cs="Arial"/>
              </w:rPr>
            </w:pPr>
            <w:r>
              <w:rPr>
                <w:rFonts w:ascii="Arial" w:hAnsi="Arial" w:cs="Arial"/>
              </w:rPr>
              <w:t>2.1</w:t>
            </w:r>
          </w:p>
        </w:tc>
      </w:tr>
    </w:tbl>
    <w:p w14:paraId="7D81D3BD" w14:textId="77777777" w:rsidR="008915E9" w:rsidRDefault="000661E5" w:rsidP="000661E5">
      <w:pPr>
        <w:shd w:val="clear" w:color="auto" w:fill="FFFFFF"/>
        <w:spacing w:after="0" w:line="360" w:lineRule="auto"/>
        <w:jc w:val="both"/>
        <w:rPr>
          <w:rFonts w:ascii="Arial" w:hAnsi="Arial" w:cs="Arial"/>
          <w:sz w:val="18"/>
          <w:szCs w:val="18"/>
        </w:rPr>
      </w:pPr>
      <w:r w:rsidRPr="008915E9">
        <w:rPr>
          <w:rFonts w:ascii="Arial" w:hAnsi="Arial" w:cs="Arial"/>
          <w:b/>
          <w:sz w:val="18"/>
          <w:szCs w:val="18"/>
        </w:rPr>
        <w:t xml:space="preserve">            Fuente</w:t>
      </w:r>
      <w:r w:rsidRPr="00630BEA">
        <w:rPr>
          <w:rFonts w:ascii="Arial" w:hAnsi="Arial" w:cs="Arial"/>
          <w:sz w:val="18"/>
          <w:szCs w:val="18"/>
        </w:rPr>
        <w:t xml:space="preserve">: Perú, </w:t>
      </w:r>
      <w:r w:rsidR="00A07194" w:rsidRPr="00630BEA">
        <w:rPr>
          <w:rFonts w:ascii="Arial" w:hAnsi="Arial" w:cs="Arial"/>
          <w:sz w:val="18"/>
          <w:szCs w:val="18"/>
        </w:rPr>
        <w:t xml:space="preserve">Estado Nutricional en Niños Menores de 5 Años que acudieron a los </w:t>
      </w:r>
      <w:r w:rsidR="008915E9">
        <w:rPr>
          <w:rFonts w:ascii="Arial" w:hAnsi="Arial" w:cs="Arial"/>
          <w:sz w:val="18"/>
          <w:szCs w:val="18"/>
        </w:rPr>
        <w:t>Establecimientos</w:t>
      </w:r>
    </w:p>
    <w:p w14:paraId="78A4F4FD" w14:textId="77777777" w:rsidR="000661E5" w:rsidRPr="00630BEA" w:rsidRDefault="008915E9" w:rsidP="000661E5">
      <w:pPr>
        <w:shd w:val="clear" w:color="auto" w:fill="FFFFFF"/>
        <w:spacing w:after="0" w:line="360" w:lineRule="auto"/>
        <w:jc w:val="both"/>
        <w:rPr>
          <w:rFonts w:ascii="Arial" w:hAnsi="Arial" w:cs="Arial"/>
          <w:sz w:val="18"/>
          <w:szCs w:val="18"/>
        </w:rPr>
      </w:pPr>
      <w:r>
        <w:rPr>
          <w:rFonts w:ascii="Arial" w:hAnsi="Arial" w:cs="Arial"/>
          <w:sz w:val="18"/>
          <w:szCs w:val="18"/>
        </w:rPr>
        <w:t xml:space="preserve">            De Salud por Indicadores Antrometricos. Según Departamento, Provincia, Distrito – Enero – Junio 2018</w:t>
      </w:r>
      <w:r w:rsidR="00A07194" w:rsidRPr="00630BEA">
        <w:rPr>
          <w:rFonts w:ascii="Arial" w:hAnsi="Arial" w:cs="Arial"/>
          <w:sz w:val="18"/>
          <w:szCs w:val="18"/>
        </w:rPr>
        <w:t xml:space="preserve">                     </w:t>
      </w:r>
      <w:r>
        <w:rPr>
          <w:rFonts w:ascii="Arial" w:hAnsi="Arial" w:cs="Arial"/>
          <w:sz w:val="18"/>
          <w:szCs w:val="18"/>
        </w:rPr>
        <w:t xml:space="preserve">       </w:t>
      </w:r>
    </w:p>
    <w:p w14:paraId="6B578D83" w14:textId="77777777" w:rsidR="000661E5" w:rsidRDefault="000661E5" w:rsidP="00061DF7">
      <w:pPr>
        <w:shd w:val="clear" w:color="auto" w:fill="FFFFFF"/>
        <w:spacing w:after="0" w:line="360" w:lineRule="auto"/>
        <w:jc w:val="center"/>
        <w:rPr>
          <w:rFonts w:ascii="Arial" w:hAnsi="Arial" w:cs="Arial"/>
        </w:rPr>
      </w:pPr>
    </w:p>
    <w:p w14:paraId="18DCC152" w14:textId="59C50455" w:rsidR="0056623A" w:rsidRPr="00406F4E" w:rsidRDefault="0056623A" w:rsidP="0056623A">
      <w:pPr>
        <w:autoSpaceDE w:val="0"/>
        <w:autoSpaceDN w:val="0"/>
        <w:adjustRightInd w:val="0"/>
        <w:spacing w:after="0" w:line="240" w:lineRule="auto"/>
        <w:jc w:val="center"/>
        <w:rPr>
          <w:rFonts w:ascii="Arial" w:hAnsi="Arial" w:cs="Arial"/>
          <w:noProof/>
          <w:sz w:val="20"/>
          <w:szCs w:val="20"/>
          <w:lang w:eastAsia="es-PE"/>
        </w:rPr>
      </w:pPr>
      <w:r w:rsidRPr="00406F4E">
        <w:rPr>
          <w:rFonts w:ascii="Arial" w:hAnsi="Arial" w:cs="Arial"/>
          <w:noProof/>
          <w:sz w:val="20"/>
          <w:szCs w:val="20"/>
          <w:lang w:eastAsia="es-PE"/>
        </w:rPr>
        <w:t>CUADRO N°</w:t>
      </w:r>
      <w:r w:rsidR="00134E90">
        <w:rPr>
          <w:rFonts w:ascii="Arial" w:hAnsi="Arial" w:cs="Arial"/>
          <w:noProof/>
          <w:sz w:val="20"/>
          <w:szCs w:val="20"/>
          <w:lang w:eastAsia="es-PE"/>
        </w:rPr>
        <w:t xml:space="preserve"> 26</w:t>
      </w:r>
    </w:p>
    <w:p w14:paraId="67F11B76" w14:textId="77777777" w:rsidR="00406F4E" w:rsidRPr="00406F4E" w:rsidRDefault="00406F4E" w:rsidP="0056623A">
      <w:pPr>
        <w:autoSpaceDE w:val="0"/>
        <w:autoSpaceDN w:val="0"/>
        <w:adjustRightInd w:val="0"/>
        <w:spacing w:after="0" w:line="240" w:lineRule="auto"/>
        <w:jc w:val="center"/>
        <w:rPr>
          <w:rFonts w:ascii="Arial" w:hAnsi="Arial" w:cs="Arial"/>
          <w:noProof/>
          <w:sz w:val="20"/>
          <w:szCs w:val="20"/>
          <w:lang w:eastAsia="es-PE"/>
        </w:rPr>
      </w:pPr>
    </w:p>
    <w:p w14:paraId="27B7724F" w14:textId="77777777" w:rsidR="00406F4E" w:rsidRDefault="00630BEA" w:rsidP="0056623A">
      <w:pPr>
        <w:autoSpaceDE w:val="0"/>
        <w:autoSpaceDN w:val="0"/>
        <w:adjustRightInd w:val="0"/>
        <w:spacing w:after="0" w:line="240" w:lineRule="auto"/>
        <w:jc w:val="center"/>
        <w:rPr>
          <w:rFonts w:ascii="Arial" w:hAnsi="Arial" w:cs="Arial"/>
          <w:noProof/>
          <w:sz w:val="20"/>
          <w:szCs w:val="20"/>
          <w:lang w:eastAsia="es-PE"/>
        </w:rPr>
      </w:pPr>
      <w:r>
        <w:rPr>
          <w:rFonts w:ascii="Arial" w:hAnsi="Arial" w:cs="Arial"/>
          <w:noProof/>
          <w:sz w:val="20"/>
          <w:szCs w:val="20"/>
          <w:lang w:eastAsia="es-PE"/>
        </w:rPr>
        <w:t>EVOLUCION:</w:t>
      </w:r>
      <w:r w:rsidR="00406F4E" w:rsidRPr="00406F4E">
        <w:rPr>
          <w:rFonts w:ascii="Arial" w:hAnsi="Arial" w:cs="Arial"/>
          <w:noProof/>
          <w:sz w:val="20"/>
          <w:szCs w:val="20"/>
          <w:lang w:eastAsia="es-PE"/>
        </w:rPr>
        <w:t xml:space="preserve">DESNUTRICION </w:t>
      </w:r>
      <w:r>
        <w:rPr>
          <w:rFonts w:ascii="Arial" w:hAnsi="Arial" w:cs="Arial"/>
          <w:noProof/>
          <w:sz w:val="20"/>
          <w:szCs w:val="20"/>
          <w:lang w:eastAsia="es-PE"/>
        </w:rPr>
        <w:t xml:space="preserve">CRONICA </w:t>
      </w:r>
      <w:r w:rsidR="00406F4E" w:rsidRPr="00406F4E">
        <w:rPr>
          <w:rFonts w:ascii="Arial" w:hAnsi="Arial" w:cs="Arial"/>
          <w:noProof/>
          <w:sz w:val="20"/>
          <w:szCs w:val="20"/>
          <w:lang w:eastAsia="es-PE"/>
        </w:rPr>
        <w:t xml:space="preserve">DE NIÑOS MENORES DE 05 AÑOS </w:t>
      </w:r>
      <w:r>
        <w:rPr>
          <w:rFonts w:ascii="Arial" w:hAnsi="Arial" w:cs="Arial"/>
          <w:noProof/>
          <w:sz w:val="20"/>
          <w:szCs w:val="20"/>
          <w:lang w:eastAsia="es-PE"/>
        </w:rPr>
        <w:t>–</w:t>
      </w:r>
      <w:r w:rsidR="00406F4E" w:rsidRPr="00406F4E">
        <w:rPr>
          <w:rFonts w:ascii="Arial" w:hAnsi="Arial" w:cs="Arial"/>
          <w:noProof/>
          <w:sz w:val="20"/>
          <w:szCs w:val="20"/>
          <w:lang w:eastAsia="es-PE"/>
        </w:rPr>
        <w:t xml:space="preserve"> HUACRAPUQUIO</w:t>
      </w:r>
    </w:p>
    <w:p w14:paraId="43A8FE84" w14:textId="77777777" w:rsidR="00630BEA" w:rsidRDefault="00630BEA" w:rsidP="0056623A">
      <w:pPr>
        <w:autoSpaceDE w:val="0"/>
        <w:autoSpaceDN w:val="0"/>
        <w:adjustRightInd w:val="0"/>
        <w:spacing w:after="0" w:line="240" w:lineRule="auto"/>
        <w:jc w:val="center"/>
        <w:rPr>
          <w:rFonts w:ascii="Arial" w:hAnsi="Arial" w:cs="Arial"/>
          <w:noProof/>
          <w:sz w:val="20"/>
          <w:szCs w:val="20"/>
          <w:lang w:eastAsia="es-PE"/>
        </w:rPr>
      </w:pPr>
    </w:p>
    <w:tbl>
      <w:tblPr>
        <w:tblStyle w:val="TableGrid"/>
        <w:tblW w:w="0" w:type="auto"/>
        <w:tblLook w:val="04A0" w:firstRow="1" w:lastRow="0" w:firstColumn="1" w:lastColumn="0" w:noHBand="0" w:noVBand="1"/>
      </w:tblPr>
      <w:tblGrid>
        <w:gridCol w:w="1132"/>
        <w:gridCol w:w="1132"/>
        <w:gridCol w:w="1132"/>
        <w:gridCol w:w="1133"/>
        <w:gridCol w:w="1133"/>
        <w:gridCol w:w="1133"/>
        <w:gridCol w:w="1133"/>
        <w:gridCol w:w="1133"/>
      </w:tblGrid>
      <w:tr w:rsidR="00630BEA" w14:paraId="3249921E" w14:textId="77777777" w:rsidTr="00FD29D1">
        <w:tc>
          <w:tcPr>
            <w:tcW w:w="9061" w:type="dxa"/>
            <w:gridSpan w:val="8"/>
          </w:tcPr>
          <w:p w14:paraId="4538E22C" w14:textId="77777777" w:rsidR="00630BEA" w:rsidRDefault="00630BEA" w:rsidP="0056623A">
            <w:pPr>
              <w:autoSpaceDE w:val="0"/>
              <w:autoSpaceDN w:val="0"/>
              <w:adjustRightInd w:val="0"/>
              <w:jc w:val="center"/>
              <w:rPr>
                <w:rFonts w:ascii="Arial" w:hAnsi="Arial" w:cs="Arial"/>
                <w:noProof/>
                <w:sz w:val="20"/>
                <w:szCs w:val="20"/>
                <w:lang w:eastAsia="es-PE"/>
              </w:rPr>
            </w:pPr>
            <w:r>
              <w:rPr>
                <w:rFonts w:ascii="Arial" w:hAnsi="Arial" w:cs="Arial"/>
                <w:noProof/>
                <w:sz w:val="20"/>
                <w:szCs w:val="20"/>
                <w:lang w:eastAsia="es-PE"/>
              </w:rPr>
              <w:t>AÑOS</w:t>
            </w:r>
          </w:p>
        </w:tc>
      </w:tr>
      <w:tr w:rsidR="00630BEA" w14:paraId="0D1DE917" w14:textId="77777777" w:rsidTr="00FD29D1">
        <w:tc>
          <w:tcPr>
            <w:tcW w:w="1132" w:type="dxa"/>
          </w:tcPr>
          <w:p w14:paraId="4B776476" w14:textId="77777777" w:rsidR="00630BEA" w:rsidRDefault="00630BEA" w:rsidP="00FD29D1">
            <w:pPr>
              <w:autoSpaceDE w:val="0"/>
              <w:autoSpaceDN w:val="0"/>
              <w:adjustRightInd w:val="0"/>
              <w:jc w:val="center"/>
              <w:rPr>
                <w:rFonts w:ascii="Arial" w:hAnsi="Arial" w:cs="Arial"/>
                <w:noProof/>
                <w:sz w:val="20"/>
                <w:szCs w:val="20"/>
                <w:lang w:eastAsia="es-PE"/>
              </w:rPr>
            </w:pPr>
            <w:r>
              <w:rPr>
                <w:rFonts w:ascii="Arial" w:hAnsi="Arial" w:cs="Arial"/>
                <w:noProof/>
                <w:sz w:val="20"/>
                <w:szCs w:val="20"/>
                <w:lang w:eastAsia="es-PE"/>
              </w:rPr>
              <w:t>2010</w:t>
            </w:r>
          </w:p>
        </w:tc>
        <w:tc>
          <w:tcPr>
            <w:tcW w:w="1132" w:type="dxa"/>
          </w:tcPr>
          <w:p w14:paraId="3E55DB5C" w14:textId="77777777" w:rsidR="00630BEA" w:rsidRDefault="00630BEA" w:rsidP="00FD29D1">
            <w:pPr>
              <w:autoSpaceDE w:val="0"/>
              <w:autoSpaceDN w:val="0"/>
              <w:adjustRightInd w:val="0"/>
              <w:jc w:val="center"/>
              <w:rPr>
                <w:rFonts w:ascii="Arial" w:hAnsi="Arial" w:cs="Arial"/>
                <w:noProof/>
                <w:sz w:val="20"/>
                <w:szCs w:val="20"/>
                <w:lang w:eastAsia="es-PE"/>
              </w:rPr>
            </w:pPr>
            <w:r>
              <w:rPr>
                <w:rFonts w:ascii="Arial" w:hAnsi="Arial" w:cs="Arial"/>
                <w:noProof/>
                <w:sz w:val="20"/>
                <w:szCs w:val="20"/>
                <w:lang w:eastAsia="es-PE"/>
              </w:rPr>
              <w:t>2011</w:t>
            </w:r>
          </w:p>
        </w:tc>
        <w:tc>
          <w:tcPr>
            <w:tcW w:w="1132" w:type="dxa"/>
          </w:tcPr>
          <w:p w14:paraId="7ECD1FC0" w14:textId="77777777" w:rsidR="00630BEA" w:rsidRDefault="00630BEA" w:rsidP="00FD29D1">
            <w:pPr>
              <w:autoSpaceDE w:val="0"/>
              <w:autoSpaceDN w:val="0"/>
              <w:adjustRightInd w:val="0"/>
              <w:jc w:val="center"/>
              <w:rPr>
                <w:rFonts w:ascii="Arial" w:hAnsi="Arial" w:cs="Arial"/>
                <w:noProof/>
                <w:sz w:val="20"/>
                <w:szCs w:val="20"/>
                <w:lang w:eastAsia="es-PE"/>
              </w:rPr>
            </w:pPr>
            <w:r>
              <w:rPr>
                <w:rFonts w:ascii="Arial" w:hAnsi="Arial" w:cs="Arial"/>
                <w:noProof/>
                <w:sz w:val="20"/>
                <w:szCs w:val="20"/>
                <w:lang w:eastAsia="es-PE"/>
              </w:rPr>
              <w:t>2012</w:t>
            </w:r>
          </w:p>
        </w:tc>
        <w:tc>
          <w:tcPr>
            <w:tcW w:w="1133" w:type="dxa"/>
          </w:tcPr>
          <w:p w14:paraId="1E4805F5" w14:textId="77777777" w:rsidR="00630BEA" w:rsidRDefault="00630BEA" w:rsidP="00FD29D1">
            <w:pPr>
              <w:autoSpaceDE w:val="0"/>
              <w:autoSpaceDN w:val="0"/>
              <w:adjustRightInd w:val="0"/>
              <w:jc w:val="center"/>
              <w:rPr>
                <w:rFonts w:ascii="Arial" w:hAnsi="Arial" w:cs="Arial"/>
                <w:noProof/>
                <w:sz w:val="20"/>
                <w:szCs w:val="20"/>
                <w:lang w:eastAsia="es-PE"/>
              </w:rPr>
            </w:pPr>
            <w:r>
              <w:rPr>
                <w:rFonts w:ascii="Arial" w:hAnsi="Arial" w:cs="Arial"/>
                <w:noProof/>
                <w:sz w:val="20"/>
                <w:szCs w:val="20"/>
                <w:lang w:eastAsia="es-PE"/>
              </w:rPr>
              <w:t>2013</w:t>
            </w:r>
          </w:p>
        </w:tc>
        <w:tc>
          <w:tcPr>
            <w:tcW w:w="1133" w:type="dxa"/>
          </w:tcPr>
          <w:p w14:paraId="4C194F8F" w14:textId="77777777" w:rsidR="00630BEA" w:rsidRDefault="00630BEA" w:rsidP="00FD29D1">
            <w:pPr>
              <w:autoSpaceDE w:val="0"/>
              <w:autoSpaceDN w:val="0"/>
              <w:adjustRightInd w:val="0"/>
              <w:jc w:val="center"/>
              <w:rPr>
                <w:rFonts w:ascii="Arial" w:hAnsi="Arial" w:cs="Arial"/>
                <w:noProof/>
                <w:sz w:val="20"/>
                <w:szCs w:val="20"/>
                <w:lang w:eastAsia="es-PE"/>
              </w:rPr>
            </w:pPr>
            <w:r>
              <w:rPr>
                <w:rFonts w:ascii="Arial" w:hAnsi="Arial" w:cs="Arial"/>
                <w:noProof/>
                <w:sz w:val="20"/>
                <w:szCs w:val="20"/>
                <w:lang w:eastAsia="es-PE"/>
              </w:rPr>
              <w:t>2014</w:t>
            </w:r>
          </w:p>
        </w:tc>
        <w:tc>
          <w:tcPr>
            <w:tcW w:w="1133" w:type="dxa"/>
          </w:tcPr>
          <w:p w14:paraId="020E0CB3" w14:textId="77777777" w:rsidR="00630BEA" w:rsidRDefault="00630BEA" w:rsidP="00FD29D1">
            <w:pPr>
              <w:autoSpaceDE w:val="0"/>
              <w:autoSpaceDN w:val="0"/>
              <w:adjustRightInd w:val="0"/>
              <w:jc w:val="center"/>
              <w:rPr>
                <w:rFonts w:ascii="Arial" w:hAnsi="Arial" w:cs="Arial"/>
                <w:noProof/>
                <w:sz w:val="20"/>
                <w:szCs w:val="20"/>
                <w:lang w:eastAsia="es-PE"/>
              </w:rPr>
            </w:pPr>
            <w:r>
              <w:rPr>
                <w:rFonts w:ascii="Arial" w:hAnsi="Arial" w:cs="Arial"/>
                <w:noProof/>
                <w:sz w:val="20"/>
                <w:szCs w:val="20"/>
                <w:lang w:eastAsia="es-PE"/>
              </w:rPr>
              <w:t>2015</w:t>
            </w:r>
          </w:p>
        </w:tc>
        <w:tc>
          <w:tcPr>
            <w:tcW w:w="1133" w:type="dxa"/>
          </w:tcPr>
          <w:p w14:paraId="7009EA25" w14:textId="77777777" w:rsidR="00630BEA" w:rsidRDefault="00630BEA" w:rsidP="00FD29D1">
            <w:pPr>
              <w:autoSpaceDE w:val="0"/>
              <w:autoSpaceDN w:val="0"/>
              <w:adjustRightInd w:val="0"/>
              <w:jc w:val="center"/>
              <w:rPr>
                <w:rFonts w:ascii="Arial" w:hAnsi="Arial" w:cs="Arial"/>
                <w:noProof/>
                <w:sz w:val="20"/>
                <w:szCs w:val="20"/>
                <w:lang w:eastAsia="es-PE"/>
              </w:rPr>
            </w:pPr>
            <w:r>
              <w:rPr>
                <w:rFonts w:ascii="Arial" w:hAnsi="Arial" w:cs="Arial"/>
                <w:noProof/>
                <w:sz w:val="20"/>
                <w:szCs w:val="20"/>
                <w:lang w:eastAsia="es-PE"/>
              </w:rPr>
              <w:t>2016</w:t>
            </w:r>
          </w:p>
        </w:tc>
        <w:tc>
          <w:tcPr>
            <w:tcW w:w="1133" w:type="dxa"/>
          </w:tcPr>
          <w:p w14:paraId="47687359" w14:textId="77777777" w:rsidR="00630BEA" w:rsidRPr="008915E9" w:rsidRDefault="00630BEA" w:rsidP="00FD29D1">
            <w:pPr>
              <w:autoSpaceDE w:val="0"/>
              <w:autoSpaceDN w:val="0"/>
              <w:adjustRightInd w:val="0"/>
              <w:jc w:val="center"/>
              <w:rPr>
                <w:rFonts w:ascii="Arial" w:hAnsi="Arial" w:cs="Arial"/>
                <w:b/>
                <w:noProof/>
                <w:sz w:val="20"/>
                <w:szCs w:val="20"/>
                <w:lang w:eastAsia="es-PE"/>
              </w:rPr>
            </w:pPr>
            <w:r w:rsidRPr="008915E9">
              <w:rPr>
                <w:rFonts w:ascii="Arial" w:hAnsi="Arial" w:cs="Arial"/>
                <w:b/>
                <w:noProof/>
                <w:sz w:val="20"/>
                <w:szCs w:val="20"/>
                <w:lang w:eastAsia="es-PE"/>
              </w:rPr>
              <w:t>2018</w:t>
            </w:r>
          </w:p>
        </w:tc>
      </w:tr>
      <w:tr w:rsidR="00630BEA" w14:paraId="56FBFBC8" w14:textId="77777777" w:rsidTr="00630BEA">
        <w:tc>
          <w:tcPr>
            <w:tcW w:w="1132" w:type="dxa"/>
          </w:tcPr>
          <w:p w14:paraId="4F83BCF8" w14:textId="77777777" w:rsidR="00630BEA" w:rsidRDefault="00630BEA" w:rsidP="0056623A">
            <w:pPr>
              <w:autoSpaceDE w:val="0"/>
              <w:autoSpaceDN w:val="0"/>
              <w:adjustRightInd w:val="0"/>
              <w:jc w:val="center"/>
              <w:rPr>
                <w:rFonts w:ascii="Arial" w:hAnsi="Arial" w:cs="Arial"/>
                <w:noProof/>
                <w:sz w:val="20"/>
                <w:szCs w:val="20"/>
                <w:lang w:eastAsia="es-PE"/>
              </w:rPr>
            </w:pPr>
            <w:r>
              <w:rPr>
                <w:rFonts w:ascii="Arial" w:hAnsi="Arial" w:cs="Arial"/>
                <w:noProof/>
                <w:sz w:val="20"/>
                <w:szCs w:val="20"/>
                <w:lang w:eastAsia="es-PE"/>
              </w:rPr>
              <w:t>40.1</w:t>
            </w:r>
          </w:p>
        </w:tc>
        <w:tc>
          <w:tcPr>
            <w:tcW w:w="1132" w:type="dxa"/>
          </w:tcPr>
          <w:p w14:paraId="0BF556FB" w14:textId="77777777" w:rsidR="00630BEA" w:rsidRDefault="00630BEA" w:rsidP="0056623A">
            <w:pPr>
              <w:autoSpaceDE w:val="0"/>
              <w:autoSpaceDN w:val="0"/>
              <w:adjustRightInd w:val="0"/>
              <w:jc w:val="center"/>
              <w:rPr>
                <w:rFonts w:ascii="Arial" w:hAnsi="Arial" w:cs="Arial"/>
                <w:noProof/>
                <w:sz w:val="20"/>
                <w:szCs w:val="20"/>
                <w:lang w:eastAsia="es-PE"/>
              </w:rPr>
            </w:pPr>
            <w:r>
              <w:rPr>
                <w:rFonts w:ascii="Arial" w:hAnsi="Arial" w:cs="Arial"/>
                <w:noProof/>
                <w:sz w:val="20"/>
                <w:szCs w:val="20"/>
                <w:lang w:eastAsia="es-PE"/>
              </w:rPr>
              <w:t>44.9</w:t>
            </w:r>
          </w:p>
        </w:tc>
        <w:tc>
          <w:tcPr>
            <w:tcW w:w="1132" w:type="dxa"/>
          </w:tcPr>
          <w:p w14:paraId="5E168957" w14:textId="77777777" w:rsidR="00630BEA" w:rsidRDefault="00630BEA" w:rsidP="0056623A">
            <w:pPr>
              <w:autoSpaceDE w:val="0"/>
              <w:autoSpaceDN w:val="0"/>
              <w:adjustRightInd w:val="0"/>
              <w:jc w:val="center"/>
              <w:rPr>
                <w:rFonts w:ascii="Arial" w:hAnsi="Arial" w:cs="Arial"/>
                <w:noProof/>
                <w:sz w:val="20"/>
                <w:szCs w:val="20"/>
                <w:lang w:eastAsia="es-PE"/>
              </w:rPr>
            </w:pPr>
            <w:r>
              <w:rPr>
                <w:rFonts w:ascii="Arial" w:hAnsi="Arial" w:cs="Arial"/>
                <w:noProof/>
                <w:sz w:val="20"/>
                <w:szCs w:val="20"/>
                <w:lang w:eastAsia="es-PE"/>
              </w:rPr>
              <w:t>38.5</w:t>
            </w:r>
          </w:p>
        </w:tc>
        <w:tc>
          <w:tcPr>
            <w:tcW w:w="1133" w:type="dxa"/>
          </w:tcPr>
          <w:p w14:paraId="219FA440" w14:textId="77777777" w:rsidR="00630BEA" w:rsidRDefault="00630BEA" w:rsidP="0056623A">
            <w:pPr>
              <w:autoSpaceDE w:val="0"/>
              <w:autoSpaceDN w:val="0"/>
              <w:adjustRightInd w:val="0"/>
              <w:jc w:val="center"/>
              <w:rPr>
                <w:rFonts w:ascii="Arial" w:hAnsi="Arial" w:cs="Arial"/>
                <w:noProof/>
                <w:sz w:val="20"/>
                <w:szCs w:val="20"/>
                <w:lang w:eastAsia="es-PE"/>
              </w:rPr>
            </w:pPr>
            <w:r>
              <w:rPr>
                <w:rFonts w:ascii="Arial" w:hAnsi="Arial" w:cs="Arial"/>
                <w:noProof/>
                <w:sz w:val="20"/>
                <w:szCs w:val="20"/>
                <w:lang w:eastAsia="es-PE"/>
              </w:rPr>
              <w:t>31.10</w:t>
            </w:r>
          </w:p>
        </w:tc>
        <w:tc>
          <w:tcPr>
            <w:tcW w:w="1133" w:type="dxa"/>
          </w:tcPr>
          <w:p w14:paraId="046CF655" w14:textId="77777777" w:rsidR="00630BEA" w:rsidRDefault="00630BEA" w:rsidP="0056623A">
            <w:pPr>
              <w:autoSpaceDE w:val="0"/>
              <w:autoSpaceDN w:val="0"/>
              <w:adjustRightInd w:val="0"/>
              <w:jc w:val="center"/>
              <w:rPr>
                <w:rFonts w:ascii="Arial" w:hAnsi="Arial" w:cs="Arial"/>
                <w:noProof/>
                <w:sz w:val="20"/>
                <w:szCs w:val="20"/>
                <w:lang w:eastAsia="es-PE"/>
              </w:rPr>
            </w:pPr>
            <w:r>
              <w:rPr>
                <w:rFonts w:ascii="Arial" w:hAnsi="Arial" w:cs="Arial"/>
                <w:noProof/>
                <w:sz w:val="20"/>
                <w:szCs w:val="20"/>
                <w:lang w:eastAsia="es-PE"/>
              </w:rPr>
              <w:t>57.9</w:t>
            </w:r>
          </w:p>
        </w:tc>
        <w:tc>
          <w:tcPr>
            <w:tcW w:w="1133" w:type="dxa"/>
          </w:tcPr>
          <w:p w14:paraId="6332CE81" w14:textId="77777777" w:rsidR="00630BEA" w:rsidRDefault="00630BEA" w:rsidP="0056623A">
            <w:pPr>
              <w:autoSpaceDE w:val="0"/>
              <w:autoSpaceDN w:val="0"/>
              <w:adjustRightInd w:val="0"/>
              <w:jc w:val="center"/>
              <w:rPr>
                <w:rFonts w:ascii="Arial" w:hAnsi="Arial" w:cs="Arial"/>
                <w:noProof/>
                <w:sz w:val="20"/>
                <w:szCs w:val="20"/>
                <w:lang w:eastAsia="es-PE"/>
              </w:rPr>
            </w:pPr>
            <w:r>
              <w:rPr>
                <w:rFonts w:ascii="Arial" w:hAnsi="Arial" w:cs="Arial"/>
                <w:noProof/>
                <w:sz w:val="20"/>
                <w:szCs w:val="20"/>
                <w:lang w:eastAsia="es-PE"/>
              </w:rPr>
              <w:t>61.7</w:t>
            </w:r>
          </w:p>
        </w:tc>
        <w:tc>
          <w:tcPr>
            <w:tcW w:w="1133" w:type="dxa"/>
          </w:tcPr>
          <w:p w14:paraId="2F290A79" w14:textId="77777777" w:rsidR="00630BEA" w:rsidRDefault="00630BEA" w:rsidP="0056623A">
            <w:pPr>
              <w:autoSpaceDE w:val="0"/>
              <w:autoSpaceDN w:val="0"/>
              <w:adjustRightInd w:val="0"/>
              <w:jc w:val="center"/>
              <w:rPr>
                <w:rFonts w:ascii="Arial" w:hAnsi="Arial" w:cs="Arial"/>
                <w:noProof/>
                <w:sz w:val="20"/>
                <w:szCs w:val="20"/>
                <w:lang w:eastAsia="es-PE"/>
              </w:rPr>
            </w:pPr>
            <w:r>
              <w:rPr>
                <w:rFonts w:ascii="Arial" w:hAnsi="Arial" w:cs="Arial"/>
                <w:noProof/>
                <w:sz w:val="20"/>
                <w:szCs w:val="20"/>
                <w:lang w:eastAsia="es-PE"/>
              </w:rPr>
              <w:t>62.3</w:t>
            </w:r>
          </w:p>
        </w:tc>
        <w:tc>
          <w:tcPr>
            <w:tcW w:w="1133" w:type="dxa"/>
          </w:tcPr>
          <w:p w14:paraId="5483951A" w14:textId="77777777" w:rsidR="00630BEA" w:rsidRPr="008915E9" w:rsidRDefault="00630BEA" w:rsidP="0056623A">
            <w:pPr>
              <w:autoSpaceDE w:val="0"/>
              <w:autoSpaceDN w:val="0"/>
              <w:adjustRightInd w:val="0"/>
              <w:jc w:val="center"/>
              <w:rPr>
                <w:rFonts w:ascii="Arial" w:hAnsi="Arial" w:cs="Arial"/>
                <w:b/>
                <w:noProof/>
                <w:sz w:val="20"/>
                <w:szCs w:val="20"/>
                <w:lang w:eastAsia="es-PE"/>
              </w:rPr>
            </w:pPr>
            <w:r w:rsidRPr="008915E9">
              <w:rPr>
                <w:rFonts w:ascii="Arial" w:hAnsi="Arial" w:cs="Arial"/>
                <w:b/>
                <w:noProof/>
                <w:sz w:val="20"/>
                <w:szCs w:val="20"/>
                <w:lang w:eastAsia="es-PE"/>
              </w:rPr>
              <w:t>21.3</w:t>
            </w:r>
          </w:p>
        </w:tc>
      </w:tr>
    </w:tbl>
    <w:p w14:paraId="1BF712BB" w14:textId="77777777" w:rsidR="00630BEA" w:rsidRDefault="00630BEA" w:rsidP="00630BEA">
      <w:pPr>
        <w:autoSpaceDE w:val="0"/>
        <w:autoSpaceDN w:val="0"/>
        <w:adjustRightInd w:val="0"/>
        <w:spacing w:after="0" w:line="240" w:lineRule="auto"/>
        <w:jc w:val="both"/>
        <w:rPr>
          <w:rFonts w:ascii="Arial" w:eastAsia="Times New Roman" w:hAnsi="Arial" w:cs="Arial"/>
          <w:b/>
          <w:bCs/>
          <w:color w:val="000000"/>
          <w:sz w:val="18"/>
          <w:szCs w:val="18"/>
          <w:lang w:eastAsia="es-PE"/>
        </w:rPr>
      </w:pPr>
      <w:r w:rsidRPr="008915E9">
        <w:rPr>
          <w:rFonts w:ascii="Arial" w:eastAsia="Times New Roman" w:hAnsi="Arial" w:cs="Arial"/>
          <w:b/>
          <w:bCs/>
          <w:color w:val="000000"/>
          <w:sz w:val="18"/>
          <w:szCs w:val="18"/>
          <w:lang w:eastAsia="es-PE"/>
        </w:rPr>
        <w:t>Elaboración: DNSE -  CEPLAN. Mayo de 2018</w:t>
      </w:r>
      <w:r w:rsidR="008915E9">
        <w:rPr>
          <w:rFonts w:ascii="Arial" w:eastAsia="Times New Roman" w:hAnsi="Arial" w:cs="Arial"/>
          <w:b/>
          <w:bCs/>
          <w:color w:val="000000"/>
          <w:sz w:val="18"/>
          <w:szCs w:val="18"/>
          <w:lang w:eastAsia="es-PE"/>
        </w:rPr>
        <w:t xml:space="preserve">: años </w:t>
      </w:r>
      <w:r w:rsidR="00DC29C0">
        <w:rPr>
          <w:rFonts w:ascii="Arial" w:eastAsia="Times New Roman" w:hAnsi="Arial" w:cs="Arial"/>
          <w:b/>
          <w:bCs/>
          <w:color w:val="000000"/>
          <w:sz w:val="18"/>
          <w:szCs w:val="18"/>
          <w:lang w:eastAsia="es-PE"/>
        </w:rPr>
        <w:t>2010 a 2018</w:t>
      </w:r>
    </w:p>
    <w:p w14:paraId="70965910" w14:textId="77777777" w:rsidR="008915E9" w:rsidRDefault="008915E9" w:rsidP="008915E9">
      <w:pPr>
        <w:shd w:val="clear" w:color="auto" w:fill="FFFFFF"/>
        <w:spacing w:after="0" w:line="360" w:lineRule="auto"/>
        <w:jc w:val="both"/>
        <w:rPr>
          <w:rFonts w:ascii="Arial" w:hAnsi="Arial" w:cs="Arial"/>
          <w:sz w:val="18"/>
          <w:szCs w:val="18"/>
        </w:rPr>
      </w:pPr>
      <w:r w:rsidRPr="008915E9">
        <w:rPr>
          <w:rFonts w:ascii="Arial" w:hAnsi="Arial" w:cs="Arial"/>
          <w:b/>
          <w:sz w:val="18"/>
          <w:szCs w:val="18"/>
        </w:rPr>
        <w:t>Fuente</w:t>
      </w:r>
      <w:r w:rsidRPr="00630BEA">
        <w:rPr>
          <w:rFonts w:ascii="Arial" w:hAnsi="Arial" w:cs="Arial"/>
          <w:sz w:val="18"/>
          <w:szCs w:val="18"/>
        </w:rPr>
        <w:t xml:space="preserve">: Perú, Estado Nutricional en Niños Menores de 5 Años que acudieron a los </w:t>
      </w:r>
      <w:r>
        <w:rPr>
          <w:rFonts w:ascii="Arial" w:hAnsi="Arial" w:cs="Arial"/>
          <w:sz w:val="18"/>
          <w:szCs w:val="18"/>
        </w:rPr>
        <w:t>Establecimientos</w:t>
      </w:r>
    </w:p>
    <w:p w14:paraId="52E39F71" w14:textId="77777777" w:rsidR="008915E9" w:rsidRPr="008915E9" w:rsidRDefault="008915E9" w:rsidP="008915E9">
      <w:pPr>
        <w:autoSpaceDE w:val="0"/>
        <w:autoSpaceDN w:val="0"/>
        <w:adjustRightInd w:val="0"/>
        <w:spacing w:after="0" w:line="240" w:lineRule="auto"/>
        <w:jc w:val="both"/>
        <w:rPr>
          <w:rFonts w:ascii="Arial" w:eastAsia="Times New Roman" w:hAnsi="Arial" w:cs="Arial"/>
          <w:b/>
          <w:bCs/>
          <w:color w:val="000000"/>
          <w:sz w:val="18"/>
          <w:szCs w:val="18"/>
          <w:lang w:eastAsia="es-PE"/>
        </w:rPr>
      </w:pPr>
      <w:r>
        <w:rPr>
          <w:rFonts w:ascii="Arial" w:hAnsi="Arial" w:cs="Arial"/>
          <w:sz w:val="18"/>
          <w:szCs w:val="18"/>
        </w:rPr>
        <w:t xml:space="preserve">            De Salud por Indicadores Antrometricos. Según Departamento, Provincia, Distrito – Enero – </w:t>
      </w:r>
      <w:r w:rsidR="00DC29C0">
        <w:rPr>
          <w:rFonts w:ascii="Arial" w:hAnsi="Arial" w:cs="Arial"/>
          <w:sz w:val="18"/>
          <w:szCs w:val="18"/>
        </w:rPr>
        <w:t>junio</w:t>
      </w:r>
      <w:r>
        <w:rPr>
          <w:rFonts w:ascii="Arial" w:hAnsi="Arial" w:cs="Arial"/>
          <w:sz w:val="18"/>
          <w:szCs w:val="18"/>
        </w:rPr>
        <w:t xml:space="preserve"> 2018</w:t>
      </w:r>
    </w:p>
    <w:p w14:paraId="016889CC" w14:textId="3F9B9587" w:rsidR="0056623A" w:rsidRDefault="0056623A" w:rsidP="0056623A">
      <w:pPr>
        <w:autoSpaceDE w:val="0"/>
        <w:autoSpaceDN w:val="0"/>
        <w:adjustRightInd w:val="0"/>
        <w:spacing w:after="0" w:line="240" w:lineRule="auto"/>
        <w:jc w:val="both"/>
        <w:rPr>
          <w:rFonts w:ascii="Arial" w:hAnsi="Arial" w:cs="Arial"/>
          <w:noProof/>
          <w:lang w:eastAsia="es-PE"/>
        </w:rPr>
      </w:pPr>
      <w:r w:rsidRPr="00C27A7F">
        <w:rPr>
          <w:rFonts w:ascii="Arial" w:hAnsi="Arial" w:cs="Arial"/>
          <w:noProof/>
          <w:lang w:eastAsia="es-PE"/>
        </w:rPr>
        <w:t xml:space="preserve">                  </w:t>
      </w:r>
    </w:p>
    <w:p w14:paraId="759EDACB" w14:textId="77777777" w:rsidR="00EB64BF" w:rsidRDefault="00EB64BF" w:rsidP="00EB64BF">
      <w:pPr>
        <w:pStyle w:val="NoSpacing"/>
        <w:rPr>
          <w:rFonts w:ascii="Arial" w:hAnsi="Arial" w:cs="Arial"/>
          <w:b/>
          <w:sz w:val="20"/>
          <w:szCs w:val="20"/>
        </w:rPr>
      </w:pPr>
      <w:r w:rsidRPr="00C37A96">
        <w:rPr>
          <w:rFonts w:ascii="Arial" w:hAnsi="Arial" w:cs="Arial"/>
          <w:b/>
          <w:noProof/>
          <w:lang w:val="en-US"/>
        </w:rPr>
        <w:drawing>
          <wp:inline distT="0" distB="0" distL="0" distR="0" wp14:anchorId="30341FAB" wp14:editId="5AAFA20F">
            <wp:extent cx="781050" cy="581025"/>
            <wp:effectExtent l="0" t="0" r="0" b="9525"/>
            <wp:docPr id="11" name="Imagen 11"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6A3C8E83" w14:textId="77777777" w:rsidR="00EB64BF" w:rsidRPr="00561F7F" w:rsidRDefault="00EB64BF" w:rsidP="00EB64BF">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227AFF20" w14:textId="77777777" w:rsidR="0050281D" w:rsidRDefault="0050281D" w:rsidP="00A021FD">
      <w:pPr>
        <w:autoSpaceDE w:val="0"/>
        <w:autoSpaceDN w:val="0"/>
        <w:adjustRightInd w:val="0"/>
        <w:spacing w:after="0" w:line="360" w:lineRule="auto"/>
        <w:jc w:val="both"/>
        <w:rPr>
          <w:rFonts w:ascii="Arial" w:hAnsi="Arial" w:cs="Arial"/>
          <w:color w:val="000000"/>
        </w:rPr>
      </w:pPr>
      <w:r w:rsidRPr="0016030A">
        <w:rPr>
          <w:rFonts w:ascii="Arial" w:hAnsi="Arial" w:cs="Arial"/>
          <w:color w:val="000000"/>
        </w:rPr>
        <w:t xml:space="preserve">La desnutrición en Huacrapuquio, ha tenido un proceso </w:t>
      </w:r>
      <w:r w:rsidR="00A021FD" w:rsidRPr="0016030A">
        <w:rPr>
          <w:rFonts w:ascii="Arial" w:hAnsi="Arial" w:cs="Arial"/>
          <w:color w:val="000000"/>
        </w:rPr>
        <w:t>ascendente</w:t>
      </w:r>
      <w:r w:rsidRPr="0016030A">
        <w:rPr>
          <w:rFonts w:ascii="Arial" w:hAnsi="Arial" w:cs="Arial"/>
          <w:color w:val="000000"/>
        </w:rPr>
        <w:t xml:space="preserve">, como se puede observar en el cuadro anterior para el año 2010, el 40.1 % de niños menores de 5 años se hallaban en situación de desnutrición crónica, es decir de cada 10 niños 4 se hallaban en esta situación, para el año 2016 se </w:t>
      </w:r>
      <w:r w:rsidR="00A021FD" w:rsidRPr="0016030A">
        <w:rPr>
          <w:rFonts w:ascii="Arial" w:hAnsi="Arial" w:cs="Arial"/>
          <w:color w:val="000000"/>
        </w:rPr>
        <w:t>incrementó</w:t>
      </w:r>
      <w:r w:rsidRPr="0016030A">
        <w:rPr>
          <w:rFonts w:ascii="Arial" w:hAnsi="Arial" w:cs="Arial"/>
          <w:color w:val="000000"/>
        </w:rPr>
        <w:t xml:space="preserve"> al 62.3 % lo que significa de cada 10 niños 6 se hallan en situación desnutrición </w:t>
      </w:r>
      <w:r w:rsidR="00A021FD" w:rsidRPr="0016030A">
        <w:rPr>
          <w:rFonts w:ascii="Arial" w:hAnsi="Arial" w:cs="Arial"/>
          <w:color w:val="000000"/>
        </w:rPr>
        <w:t>crónica.</w:t>
      </w:r>
    </w:p>
    <w:p w14:paraId="639A21F3" w14:textId="77777777" w:rsidR="008915E9" w:rsidRPr="0016030A" w:rsidRDefault="008915E9" w:rsidP="00A021FD">
      <w:pPr>
        <w:autoSpaceDE w:val="0"/>
        <w:autoSpaceDN w:val="0"/>
        <w:adjustRightInd w:val="0"/>
        <w:spacing w:after="0" w:line="360" w:lineRule="auto"/>
        <w:jc w:val="both"/>
        <w:rPr>
          <w:rFonts w:ascii="Arial" w:hAnsi="Arial" w:cs="Arial"/>
          <w:color w:val="000000"/>
        </w:rPr>
      </w:pPr>
      <w:r>
        <w:rPr>
          <w:rFonts w:ascii="Arial" w:hAnsi="Arial" w:cs="Arial"/>
          <w:color w:val="000000"/>
        </w:rPr>
        <w:t>Para el año 2018, el panorama de desnutrición en niños menores de 5 años fue en descenso llegando a 21.3 %, producto de las políticas de salud implementados por el estado.</w:t>
      </w:r>
    </w:p>
    <w:p w14:paraId="32C5F42C" w14:textId="77777777" w:rsidR="0056623A" w:rsidRPr="0016030A" w:rsidRDefault="00A021FD" w:rsidP="0050281D">
      <w:pPr>
        <w:autoSpaceDE w:val="0"/>
        <w:autoSpaceDN w:val="0"/>
        <w:adjustRightInd w:val="0"/>
        <w:spacing w:after="0" w:line="360" w:lineRule="auto"/>
        <w:jc w:val="both"/>
        <w:rPr>
          <w:rFonts w:ascii="Arial" w:hAnsi="Arial" w:cs="Arial"/>
          <w:b/>
          <w:color w:val="000000"/>
        </w:rPr>
      </w:pPr>
      <w:r w:rsidRPr="0016030A">
        <w:rPr>
          <w:rFonts w:ascii="Arial" w:hAnsi="Arial" w:cs="Arial"/>
          <w:b/>
          <w:color w:val="000000"/>
        </w:rPr>
        <w:t>ANEMIA</w:t>
      </w:r>
    </w:p>
    <w:p w14:paraId="6F3518D1" w14:textId="77777777" w:rsidR="00406F4E" w:rsidRDefault="00FF48F2" w:rsidP="0050281D">
      <w:pPr>
        <w:autoSpaceDE w:val="0"/>
        <w:autoSpaceDN w:val="0"/>
        <w:adjustRightInd w:val="0"/>
        <w:spacing w:after="0" w:line="360" w:lineRule="auto"/>
        <w:jc w:val="both"/>
        <w:rPr>
          <w:rFonts w:ascii="Arial" w:hAnsi="Arial" w:cs="Arial"/>
        </w:rPr>
      </w:pPr>
      <w:r w:rsidRPr="0016030A">
        <w:rPr>
          <w:rFonts w:ascii="Arial" w:hAnsi="Arial" w:cs="Arial"/>
        </w:rPr>
        <w:t>Uno de los factores dir</w:t>
      </w:r>
      <w:r w:rsidR="00A021FD" w:rsidRPr="0016030A">
        <w:rPr>
          <w:rFonts w:ascii="Arial" w:hAnsi="Arial" w:cs="Arial"/>
        </w:rPr>
        <w:t xml:space="preserve">ectamente relacionado con la desnutrición </w:t>
      </w:r>
      <w:r w:rsidR="008915E9" w:rsidRPr="0016030A">
        <w:rPr>
          <w:rFonts w:ascii="Arial" w:hAnsi="Arial" w:cs="Arial"/>
        </w:rPr>
        <w:t>Crónica</w:t>
      </w:r>
      <w:r w:rsidR="00A021FD" w:rsidRPr="0016030A">
        <w:rPr>
          <w:rFonts w:ascii="Arial" w:hAnsi="Arial" w:cs="Arial"/>
        </w:rPr>
        <w:t xml:space="preserve"> Infantil, </w:t>
      </w:r>
      <w:r w:rsidRPr="0016030A">
        <w:rPr>
          <w:rFonts w:ascii="Arial" w:hAnsi="Arial" w:cs="Arial"/>
        </w:rPr>
        <w:t>es</w:t>
      </w:r>
      <w:r w:rsidR="00A021FD" w:rsidRPr="0016030A">
        <w:rPr>
          <w:rFonts w:ascii="Arial" w:hAnsi="Arial" w:cs="Arial"/>
        </w:rPr>
        <w:t xml:space="preserve"> la anemia infantil por deficiencia </w:t>
      </w:r>
      <w:r w:rsidRPr="0016030A">
        <w:rPr>
          <w:rFonts w:ascii="Arial" w:hAnsi="Arial" w:cs="Arial"/>
        </w:rPr>
        <w:t>de hierro (que se estima a partir del nivel de hemoglobina en sangre), condición que determina, además, el desarrollo cognitivo del niño durante los primeros años</w:t>
      </w:r>
    </w:p>
    <w:p w14:paraId="63060C26" w14:textId="77777777" w:rsidR="004B4323" w:rsidRDefault="00FF48F2" w:rsidP="00A87204">
      <w:pPr>
        <w:autoSpaceDE w:val="0"/>
        <w:autoSpaceDN w:val="0"/>
        <w:adjustRightInd w:val="0"/>
        <w:spacing w:after="0" w:line="360" w:lineRule="auto"/>
        <w:jc w:val="both"/>
        <w:rPr>
          <w:rFonts w:ascii="Arial" w:hAnsi="Arial" w:cs="Arial"/>
        </w:rPr>
      </w:pPr>
      <w:r w:rsidRPr="0016030A">
        <w:rPr>
          <w:rFonts w:ascii="Arial" w:hAnsi="Arial" w:cs="Arial"/>
        </w:rPr>
        <w:t xml:space="preserve">de vida y en la etapa posterior. </w:t>
      </w:r>
    </w:p>
    <w:p w14:paraId="7A0D0251" w14:textId="77777777" w:rsidR="00A87204" w:rsidRDefault="00A87204" w:rsidP="00A87204">
      <w:pPr>
        <w:autoSpaceDE w:val="0"/>
        <w:autoSpaceDN w:val="0"/>
        <w:adjustRightInd w:val="0"/>
        <w:spacing w:after="0" w:line="360" w:lineRule="auto"/>
        <w:jc w:val="both"/>
        <w:rPr>
          <w:rFonts w:ascii="Arial" w:hAnsi="Arial" w:cs="Arial"/>
          <w:sz w:val="24"/>
          <w:szCs w:val="24"/>
        </w:rPr>
      </w:pPr>
      <w:r>
        <w:rPr>
          <w:rFonts w:ascii="Arial" w:hAnsi="Arial" w:cs="Arial"/>
        </w:rPr>
        <w:t>En el distrito de Huacrapuquio, la incidencia de la anemia en niños menores de 5 años, es para el año 2018 el 36.4 %, lo que implica que de cada 10 niños 4 niños se hallan con anemia.</w:t>
      </w:r>
    </w:p>
    <w:p w14:paraId="601EC892" w14:textId="00CBEA67" w:rsidR="00E368E4" w:rsidRPr="00E368E4" w:rsidRDefault="00E368E4" w:rsidP="00E368E4">
      <w:pPr>
        <w:autoSpaceDE w:val="0"/>
        <w:autoSpaceDN w:val="0"/>
        <w:adjustRightInd w:val="0"/>
        <w:spacing w:after="0" w:line="360" w:lineRule="auto"/>
        <w:jc w:val="center"/>
        <w:rPr>
          <w:rFonts w:ascii="Arial" w:hAnsi="Arial" w:cs="Arial"/>
          <w:b/>
          <w:sz w:val="18"/>
          <w:szCs w:val="18"/>
        </w:rPr>
      </w:pPr>
      <w:r w:rsidRPr="00E368E4">
        <w:rPr>
          <w:rFonts w:ascii="Arial" w:hAnsi="Arial" w:cs="Arial"/>
          <w:b/>
          <w:sz w:val="18"/>
          <w:szCs w:val="18"/>
        </w:rPr>
        <w:t>CUADRO N°</w:t>
      </w:r>
      <w:r w:rsidR="00134E90">
        <w:rPr>
          <w:rFonts w:ascii="Arial" w:hAnsi="Arial" w:cs="Arial"/>
          <w:b/>
          <w:sz w:val="18"/>
          <w:szCs w:val="18"/>
        </w:rPr>
        <w:t xml:space="preserve"> 27</w:t>
      </w:r>
    </w:p>
    <w:p w14:paraId="18017FA7" w14:textId="77777777" w:rsidR="00E368E4" w:rsidRPr="00E368E4" w:rsidRDefault="00E368E4" w:rsidP="00E368E4">
      <w:pPr>
        <w:autoSpaceDE w:val="0"/>
        <w:autoSpaceDN w:val="0"/>
        <w:adjustRightInd w:val="0"/>
        <w:spacing w:after="0" w:line="360" w:lineRule="auto"/>
        <w:jc w:val="center"/>
        <w:rPr>
          <w:rFonts w:ascii="Arial" w:hAnsi="Arial" w:cs="Arial"/>
          <w:b/>
          <w:sz w:val="18"/>
          <w:szCs w:val="18"/>
        </w:rPr>
      </w:pPr>
      <w:r w:rsidRPr="00E368E4">
        <w:rPr>
          <w:rFonts w:ascii="Arial" w:hAnsi="Arial" w:cs="Arial"/>
          <w:b/>
          <w:sz w:val="18"/>
          <w:szCs w:val="18"/>
        </w:rPr>
        <w:t>NIÑOS MENORES DE 5 AÑOS CON ANEMIA – HUACRAPUQUIO 2018</w:t>
      </w:r>
    </w:p>
    <w:tbl>
      <w:tblPr>
        <w:tblStyle w:val="TableGrid"/>
        <w:tblW w:w="0" w:type="auto"/>
        <w:tblInd w:w="704" w:type="dxa"/>
        <w:tblLook w:val="04A0" w:firstRow="1" w:lastRow="0" w:firstColumn="1" w:lastColumn="0" w:noHBand="0" w:noVBand="1"/>
      </w:tblPr>
      <w:tblGrid>
        <w:gridCol w:w="1221"/>
        <w:gridCol w:w="938"/>
        <w:gridCol w:w="1502"/>
        <w:gridCol w:w="727"/>
        <w:gridCol w:w="567"/>
        <w:gridCol w:w="993"/>
        <w:gridCol w:w="567"/>
        <w:gridCol w:w="998"/>
      </w:tblGrid>
      <w:tr w:rsidR="00373374" w:rsidRPr="00E368E4" w14:paraId="50941B55" w14:textId="77777777" w:rsidTr="00373374">
        <w:trPr>
          <w:trHeight w:val="338"/>
        </w:trPr>
        <w:tc>
          <w:tcPr>
            <w:tcW w:w="1221" w:type="dxa"/>
            <w:vMerge w:val="restart"/>
          </w:tcPr>
          <w:p w14:paraId="0C8AF1C1" w14:textId="77777777" w:rsidR="00373374" w:rsidRPr="00E368E4" w:rsidRDefault="00373374" w:rsidP="00E368E4">
            <w:pPr>
              <w:autoSpaceDE w:val="0"/>
              <w:autoSpaceDN w:val="0"/>
              <w:adjustRightInd w:val="0"/>
              <w:spacing w:line="360" w:lineRule="auto"/>
              <w:jc w:val="center"/>
              <w:rPr>
                <w:rFonts w:ascii="Arial" w:hAnsi="Arial" w:cs="Arial"/>
                <w:b/>
                <w:sz w:val="16"/>
                <w:szCs w:val="16"/>
              </w:rPr>
            </w:pPr>
            <w:r w:rsidRPr="00E368E4">
              <w:rPr>
                <w:rFonts w:ascii="Arial" w:hAnsi="Arial" w:cs="Arial"/>
                <w:b/>
                <w:sz w:val="16"/>
                <w:szCs w:val="16"/>
              </w:rPr>
              <w:t>N° DE EVALUADOS</w:t>
            </w:r>
          </w:p>
        </w:tc>
        <w:tc>
          <w:tcPr>
            <w:tcW w:w="938" w:type="dxa"/>
            <w:vMerge w:val="restart"/>
          </w:tcPr>
          <w:p w14:paraId="4969228C" w14:textId="77777777" w:rsidR="00373374" w:rsidRPr="00E368E4" w:rsidRDefault="00373374" w:rsidP="00E368E4">
            <w:pPr>
              <w:autoSpaceDE w:val="0"/>
              <w:autoSpaceDN w:val="0"/>
              <w:adjustRightInd w:val="0"/>
              <w:spacing w:line="360" w:lineRule="auto"/>
              <w:jc w:val="center"/>
              <w:rPr>
                <w:rFonts w:ascii="Arial" w:hAnsi="Arial" w:cs="Arial"/>
                <w:b/>
                <w:sz w:val="16"/>
                <w:szCs w:val="16"/>
              </w:rPr>
            </w:pPr>
            <w:r w:rsidRPr="00E368E4">
              <w:rPr>
                <w:rFonts w:ascii="Arial" w:hAnsi="Arial" w:cs="Arial"/>
                <w:b/>
                <w:sz w:val="16"/>
                <w:szCs w:val="16"/>
              </w:rPr>
              <w:t>N° DE CASOS</w:t>
            </w:r>
          </w:p>
        </w:tc>
        <w:tc>
          <w:tcPr>
            <w:tcW w:w="1502" w:type="dxa"/>
            <w:vMerge w:val="restart"/>
          </w:tcPr>
          <w:p w14:paraId="615F3FDB" w14:textId="77777777" w:rsidR="00373374" w:rsidRPr="00E368E4" w:rsidRDefault="00373374" w:rsidP="00E368E4">
            <w:pPr>
              <w:autoSpaceDE w:val="0"/>
              <w:autoSpaceDN w:val="0"/>
              <w:adjustRightInd w:val="0"/>
              <w:spacing w:line="360" w:lineRule="auto"/>
              <w:jc w:val="center"/>
              <w:rPr>
                <w:rFonts w:ascii="Arial" w:hAnsi="Arial" w:cs="Arial"/>
                <w:b/>
                <w:sz w:val="16"/>
                <w:szCs w:val="16"/>
              </w:rPr>
            </w:pPr>
            <w:r w:rsidRPr="00E368E4">
              <w:rPr>
                <w:rFonts w:ascii="Arial" w:hAnsi="Arial" w:cs="Arial"/>
                <w:b/>
                <w:sz w:val="16"/>
                <w:szCs w:val="16"/>
              </w:rPr>
              <w:t>PORCENTAJE %</w:t>
            </w:r>
          </w:p>
        </w:tc>
        <w:tc>
          <w:tcPr>
            <w:tcW w:w="1294" w:type="dxa"/>
            <w:gridSpan w:val="2"/>
          </w:tcPr>
          <w:p w14:paraId="1E219D16" w14:textId="77777777" w:rsidR="00373374" w:rsidRPr="00E368E4" w:rsidRDefault="00373374" w:rsidP="00E368E4">
            <w:pPr>
              <w:autoSpaceDE w:val="0"/>
              <w:autoSpaceDN w:val="0"/>
              <w:adjustRightInd w:val="0"/>
              <w:spacing w:line="360" w:lineRule="auto"/>
              <w:jc w:val="center"/>
              <w:rPr>
                <w:rFonts w:ascii="Arial" w:hAnsi="Arial" w:cs="Arial"/>
                <w:b/>
                <w:sz w:val="16"/>
                <w:szCs w:val="16"/>
              </w:rPr>
            </w:pPr>
            <w:r w:rsidRPr="00E368E4">
              <w:rPr>
                <w:rFonts w:ascii="Arial" w:hAnsi="Arial" w:cs="Arial"/>
                <w:b/>
                <w:sz w:val="16"/>
                <w:szCs w:val="16"/>
              </w:rPr>
              <w:t>ANEMIA LEVE</w:t>
            </w:r>
          </w:p>
        </w:tc>
        <w:tc>
          <w:tcPr>
            <w:tcW w:w="1560" w:type="dxa"/>
            <w:gridSpan w:val="2"/>
          </w:tcPr>
          <w:p w14:paraId="0A941762" w14:textId="77777777" w:rsidR="00373374" w:rsidRPr="00E368E4" w:rsidRDefault="00373374" w:rsidP="00E368E4">
            <w:pPr>
              <w:autoSpaceDE w:val="0"/>
              <w:autoSpaceDN w:val="0"/>
              <w:adjustRightInd w:val="0"/>
              <w:spacing w:line="360" w:lineRule="auto"/>
              <w:jc w:val="center"/>
              <w:rPr>
                <w:rFonts w:ascii="Arial" w:hAnsi="Arial" w:cs="Arial"/>
                <w:b/>
                <w:sz w:val="16"/>
                <w:szCs w:val="16"/>
              </w:rPr>
            </w:pPr>
            <w:r w:rsidRPr="00E368E4">
              <w:rPr>
                <w:rFonts w:ascii="Arial" w:hAnsi="Arial" w:cs="Arial"/>
                <w:b/>
                <w:sz w:val="16"/>
                <w:szCs w:val="16"/>
              </w:rPr>
              <w:t>ANEMIA MODERADA</w:t>
            </w:r>
          </w:p>
        </w:tc>
        <w:tc>
          <w:tcPr>
            <w:tcW w:w="998" w:type="dxa"/>
          </w:tcPr>
          <w:p w14:paraId="6E51BB87" w14:textId="77777777" w:rsidR="00373374" w:rsidRPr="00E368E4" w:rsidRDefault="00373374" w:rsidP="00E368E4">
            <w:pPr>
              <w:autoSpaceDE w:val="0"/>
              <w:autoSpaceDN w:val="0"/>
              <w:adjustRightInd w:val="0"/>
              <w:spacing w:line="360" w:lineRule="auto"/>
              <w:jc w:val="center"/>
              <w:rPr>
                <w:rFonts w:ascii="Arial" w:hAnsi="Arial" w:cs="Arial"/>
                <w:b/>
                <w:sz w:val="16"/>
                <w:szCs w:val="16"/>
              </w:rPr>
            </w:pPr>
            <w:r w:rsidRPr="00E368E4">
              <w:rPr>
                <w:rFonts w:ascii="Arial" w:hAnsi="Arial" w:cs="Arial"/>
                <w:b/>
                <w:sz w:val="16"/>
                <w:szCs w:val="16"/>
              </w:rPr>
              <w:t>ANEMIA SEVERA</w:t>
            </w:r>
          </w:p>
        </w:tc>
      </w:tr>
      <w:tr w:rsidR="00373374" w:rsidRPr="00E368E4" w14:paraId="26A56AD5" w14:textId="77777777" w:rsidTr="00373374">
        <w:trPr>
          <w:trHeight w:val="285"/>
        </w:trPr>
        <w:tc>
          <w:tcPr>
            <w:tcW w:w="1221" w:type="dxa"/>
            <w:vMerge/>
          </w:tcPr>
          <w:p w14:paraId="5CE97E4B" w14:textId="77777777" w:rsidR="00373374" w:rsidRDefault="00373374" w:rsidP="0050281D">
            <w:pPr>
              <w:autoSpaceDE w:val="0"/>
              <w:autoSpaceDN w:val="0"/>
              <w:adjustRightInd w:val="0"/>
              <w:spacing w:line="360" w:lineRule="auto"/>
              <w:jc w:val="both"/>
              <w:rPr>
                <w:rFonts w:ascii="Arial" w:hAnsi="Arial" w:cs="Arial"/>
                <w:sz w:val="18"/>
                <w:szCs w:val="18"/>
              </w:rPr>
            </w:pPr>
          </w:p>
        </w:tc>
        <w:tc>
          <w:tcPr>
            <w:tcW w:w="938" w:type="dxa"/>
            <w:vMerge/>
          </w:tcPr>
          <w:p w14:paraId="049EEB1A" w14:textId="77777777" w:rsidR="00373374" w:rsidRDefault="00373374" w:rsidP="0050281D">
            <w:pPr>
              <w:autoSpaceDE w:val="0"/>
              <w:autoSpaceDN w:val="0"/>
              <w:adjustRightInd w:val="0"/>
              <w:spacing w:line="360" w:lineRule="auto"/>
              <w:jc w:val="both"/>
              <w:rPr>
                <w:rFonts w:ascii="Arial" w:hAnsi="Arial" w:cs="Arial"/>
                <w:sz w:val="18"/>
                <w:szCs w:val="18"/>
              </w:rPr>
            </w:pPr>
          </w:p>
        </w:tc>
        <w:tc>
          <w:tcPr>
            <w:tcW w:w="1502" w:type="dxa"/>
            <w:vMerge/>
          </w:tcPr>
          <w:p w14:paraId="5FADEE7A" w14:textId="77777777" w:rsidR="00373374" w:rsidRDefault="00373374" w:rsidP="0050281D">
            <w:pPr>
              <w:autoSpaceDE w:val="0"/>
              <w:autoSpaceDN w:val="0"/>
              <w:adjustRightInd w:val="0"/>
              <w:spacing w:line="360" w:lineRule="auto"/>
              <w:jc w:val="both"/>
              <w:rPr>
                <w:rFonts w:ascii="Arial" w:hAnsi="Arial" w:cs="Arial"/>
                <w:sz w:val="18"/>
                <w:szCs w:val="18"/>
              </w:rPr>
            </w:pPr>
          </w:p>
        </w:tc>
        <w:tc>
          <w:tcPr>
            <w:tcW w:w="727" w:type="dxa"/>
          </w:tcPr>
          <w:p w14:paraId="2EA2BAB4" w14:textId="77777777" w:rsidR="00373374" w:rsidRPr="00E368E4" w:rsidRDefault="00373374" w:rsidP="00E368E4">
            <w:pPr>
              <w:autoSpaceDE w:val="0"/>
              <w:autoSpaceDN w:val="0"/>
              <w:adjustRightInd w:val="0"/>
              <w:spacing w:line="360" w:lineRule="auto"/>
              <w:jc w:val="center"/>
              <w:rPr>
                <w:rFonts w:ascii="Arial" w:hAnsi="Arial" w:cs="Arial"/>
                <w:sz w:val="18"/>
                <w:szCs w:val="18"/>
              </w:rPr>
            </w:pPr>
            <w:r>
              <w:rPr>
                <w:rFonts w:ascii="Arial" w:hAnsi="Arial" w:cs="Arial"/>
                <w:sz w:val="18"/>
                <w:szCs w:val="18"/>
              </w:rPr>
              <w:t>N° de Casos</w:t>
            </w:r>
          </w:p>
        </w:tc>
        <w:tc>
          <w:tcPr>
            <w:tcW w:w="567" w:type="dxa"/>
          </w:tcPr>
          <w:p w14:paraId="33E152F3" w14:textId="77777777" w:rsidR="00373374" w:rsidRPr="00E368E4" w:rsidRDefault="00373374" w:rsidP="00E368E4">
            <w:pPr>
              <w:autoSpaceDE w:val="0"/>
              <w:autoSpaceDN w:val="0"/>
              <w:adjustRightInd w:val="0"/>
              <w:spacing w:line="360" w:lineRule="auto"/>
              <w:jc w:val="center"/>
              <w:rPr>
                <w:rFonts w:ascii="Arial" w:hAnsi="Arial" w:cs="Arial"/>
                <w:sz w:val="18"/>
                <w:szCs w:val="18"/>
              </w:rPr>
            </w:pPr>
            <w:r>
              <w:rPr>
                <w:rFonts w:ascii="Arial" w:hAnsi="Arial" w:cs="Arial"/>
                <w:sz w:val="18"/>
                <w:szCs w:val="18"/>
              </w:rPr>
              <w:t>%</w:t>
            </w:r>
          </w:p>
        </w:tc>
        <w:tc>
          <w:tcPr>
            <w:tcW w:w="993" w:type="dxa"/>
          </w:tcPr>
          <w:p w14:paraId="6637F9A9" w14:textId="77777777" w:rsidR="00373374" w:rsidRPr="00E368E4" w:rsidRDefault="00373374" w:rsidP="00E368E4">
            <w:pPr>
              <w:autoSpaceDE w:val="0"/>
              <w:autoSpaceDN w:val="0"/>
              <w:adjustRightInd w:val="0"/>
              <w:spacing w:line="360" w:lineRule="auto"/>
              <w:jc w:val="center"/>
              <w:rPr>
                <w:rFonts w:ascii="Arial" w:hAnsi="Arial" w:cs="Arial"/>
                <w:sz w:val="18"/>
                <w:szCs w:val="18"/>
              </w:rPr>
            </w:pPr>
            <w:r>
              <w:rPr>
                <w:rFonts w:ascii="Arial" w:hAnsi="Arial" w:cs="Arial"/>
                <w:sz w:val="18"/>
                <w:szCs w:val="18"/>
              </w:rPr>
              <w:t>N° de Casos</w:t>
            </w:r>
          </w:p>
        </w:tc>
        <w:tc>
          <w:tcPr>
            <w:tcW w:w="567" w:type="dxa"/>
          </w:tcPr>
          <w:p w14:paraId="0C71A9E1" w14:textId="77777777" w:rsidR="00373374" w:rsidRPr="00E368E4" w:rsidRDefault="00373374" w:rsidP="00E368E4">
            <w:pPr>
              <w:autoSpaceDE w:val="0"/>
              <w:autoSpaceDN w:val="0"/>
              <w:adjustRightInd w:val="0"/>
              <w:spacing w:line="360" w:lineRule="auto"/>
              <w:jc w:val="center"/>
              <w:rPr>
                <w:rFonts w:ascii="Arial" w:hAnsi="Arial" w:cs="Arial"/>
                <w:sz w:val="18"/>
                <w:szCs w:val="18"/>
              </w:rPr>
            </w:pPr>
            <w:r>
              <w:rPr>
                <w:rFonts w:ascii="Arial" w:hAnsi="Arial" w:cs="Arial"/>
                <w:sz w:val="18"/>
                <w:szCs w:val="18"/>
              </w:rPr>
              <w:t>%</w:t>
            </w:r>
          </w:p>
        </w:tc>
        <w:tc>
          <w:tcPr>
            <w:tcW w:w="998" w:type="dxa"/>
          </w:tcPr>
          <w:p w14:paraId="7F8EDC46" w14:textId="77777777" w:rsidR="00373374" w:rsidRPr="00E368E4" w:rsidRDefault="00373374" w:rsidP="00E368E4">
            <w:pPr>
              <w:autoSpaceDE w:val="0"/>
              <w:autoSpaceDN w:val="0"/>
              <w:adjustRightInd w:val="0"/>
              <w:spacing w:line="360" w:lineRule="auto"/>
              <w:jc w:val="center"/>
              <w:rPr>
                <w:rFonts w:ascii="Arial" w:hAnsi="Arial" w:cs="Arial"/>
                <w:sz w:val="18"/>
                <w:szCs w:val="18"/>
              </w:rPr>
            </w:pPr>
            <w:r>
              <w:rPr>
                <w:rFonts w:ascii="Arial" w:hAnsi="Arial" w:cs="Arial"/>
                <w:sz w:val="18"/>
                <w:szCs w:val="18"/>
              </w:rPr>
              <w:t>N° de Casos</w:t>
            </w:r>
          </w:p>
        </w:tc>
      </w:tr>
      <w:tr w:rsidR="00373374" w:rsidRPr="00E368E4" w14:paraId="6F2AC62E" w14:textId="77777777" w:rsidTr="00373374">
        <w:tc>
          <w:tcPr>
            <w:tcW w:w="1221" w:type="dxa"/>
          </w:tcPr>
          <w:p w14:paraId="33003B88" w14:textId="77777777" w:rsidR="00373374" w:rsidRPr="00E368E4" w:rsidRDefault="00373374" w:rsidP="0050281D">
            <w:pPr>
              <w:autoSpaceDE w:val="0"/>
              <w:autoSpaceDN w:val="0"/>
              <w:adjustRightInd w:val="0"/>
              <w:spacing w:line="360" w:lineRule="auto"/>
              <w:jc w:val="both"/>
              <w:rPr>
                <w:rFonts w:ascii="Arial" w:hAnsi="Arial" w:cs="Arial"/>
                <w:sz w:val="18"/>
                <w:szCs w:val="18"/>
              </w:rPr>
            </w:pPr>
            <w:r>
              <w:rPr>
                <w:rFonts w:ascii="Arial" w:hAnsi="Arial" w:cs="Arial"/>
                <w:sz w:val="18"/>
                <w:szCs w:val="18"/>
              </w:rPr>
              <w:t>22</w:t>
            </w:r>
          </w:p>
        </w:tc>
        <w:tc>
          <w:tcPr>
            <w:tcW w:w="938" w:type="dxa"/>
          </w:tcPr>
          <w:p w14:paraId="2AF89531" w14:textId="77777777" w:rsidR="00373374" w:rsidRPr="00E368E4" w:rsidRDefault="00373374" w:rsidP="0050281D">
            <w:pPr>
              <w:autoSpaceDE w:val="0"/>
              <w:autoSpaceDN w:val="0"/>
              <w:adjustRightInd w:val="0"/>
              <w:spacing w:line="360" w:lineRule="auto"/>
              <w:jc w:val="both"/>
              <w:rPr>
                <w:rFonts w:ascii="Arial" w:hAnsi="Arial" w:cs="Arial"/>
                <w:sz w:val="18"/>
                <w:szCs w:val="18"/>
              </w:rPr>
            </w:pPr>
            <w:r>
              <w:rPr>
                <w:rFonts w:ascii="Arial" w:hAnsi="Arial" w:cs="Arial"/>
                <w:sz w:val="18"/>
                <w:szCs w:val="18"/>
              </w:rPr>
              <w:t>8</w:t>
            </w:r>
          </w:p>
        </w:tc>
        <w:tc>
          <w:tcPr>
            <w:tcW w:w="1502" w:type="dxa"/>
          </w:tcPr>
          <w:p w14:paraId="1D8048E7" w14:textId="77777777" w:rsidR="00373374" w:rsidRPr="00A87204" w:rsidRDefault="00373374" w:rsidP="0050281D">
            <w:pPr>
              <w:autoSpaceDE w:val="0"/>
              <w:autoSpaceDN w:val="0"/>
              <w:adjustRightInd w:val="0"/>
              <w:spacing w:line="360" w:lineRule="auto"/>
              <w:jc w:val="both"/>
              <w:rPr>
                <w:rFonts w:ascii="Arial" w:hAnsi="Arial" w:cs="Arial"/>
                <w:b/>
                <w:sz w:val="18"/>
                <w:szCs w:val="18"/>
              </w:rPr>
            </w:pPr>
            <w:r w:rsidRPr="00A87204">
              <w:rPr>
                <w:rFonts w:ascii="Arial" w:hAnsi="Arial" w:cs="Arial"/>
                <w:b/>
                <w:sz w:val="18"/>
                <w:szCs w:val="18"/>
              </w:rPr>
              <w:t>36.4</w:t>
            </w:r>
          </w:p>
        </w:tc>
        <w:tc>
          <w:tcPr>
            <w:tcW w:w="727" w:type="dxa"/>
          </w:tcPr>
          <w:p w14:paraId="5D798010" w14:textId="77777777" w:rsidR="00373374" w:rsidRPr="00E368E4" w:rsidRDefault="00373374" w:rsidP="0050281D">
            <w:pPr>
              <w:autoSpaceDE w:val="0"/>
              <w:autoSpaceDN w:val="0"/>
              <w:adjustRightInd w:val="0"/>
              <w:spacing w:line="360" w:lineRule="auto"/>
              <w:jc w:val="both"/>
              <w:rPr>
                <w:rFonts w:ascii="Arial" w:hAnsi="Arial" w:cs="Arial"/>
                <w:sz w:val="18"/>
                <w:szCs w:val="18"/>
              </w:rPr>
            </w:pPr>
            <w:r>
              <w:rPr>
                <w:rFonts w:ascii="Arial" w:hAnsi="Arial" w:cs="Arial"/>
                <w:sz w:val="18"/>
                <w:szCs w:val="18"/>
              </w:rPr>
              <w:t>4</w:t>
            </w:r>
          </w:p>
        </w:tc>
        <w:tc>
          <w:tcPr>
            <w:tcW w:w="567" w:type="dxa"/>
          </w:tcPr>
          <w:p w14:paraId="1932BDDB" w14:textId="77777777" w:rsidR="00373374" w:rsidRPr="00E368E4" w:rsidRDefault="00373374" w:rsidP="0050281D">
            <w:pPr>
              <w:autoSpaceDE w:val="0"/>
              <w:autoSpaceDN w:val="0"/>
              <w:adjustRightInd w:val="0"/>
              <w:spacing w:line="360" w:lineRule="auto"/>
              <w:jc w:val="both"/>
              <w:rPr>
                <w:rFonts w:ascii="Arial" w:hAnsi="Arial" w:cs="Arial"/>
                <w:sz w:val="18"/>
                <w:szCs w:val="18"/>
              </w:rPr>
            </w:pPr>
            <w:r>
              <w:rPr>
                <w:rFonts w:ascii="Arial" w:hAnsi="Arial" w:cs="Arial"/>
                <w:sz w:val="18"/>
                <w:szCs w:val="18"/>
              </w:rPr>
              <w:t>18.2</w:t>
            </w:r>
          </w:p>
        </w:tc>
        <w:tc>
          <w:tcPr>
            <w:tcW w:w="993" w:type="dxa"/>
          </w:tcPr>
          <w:p w14:paraId="4AAA3E71" w14:textId="77777777" w:rsidR="00373374" w:rsidRPr="00E368E4" w:rsidRDefault="00373374" w:rsidP="0050281D">
            <w:pPr>
              <w:autoSpaceDE w:val="0"/>
              <w:autoSpaceDN w:val="0"/>
              <w:adjustRightInd w:val="0"/>
              <w:spacing w:line="360" w:lineRule="auto"/>
              <w:jc w:val="both"/>
              <w:rPr>
                <w:rFonts w:ascii="Arial" w:hAnsi="Arial" w:cs="Arial"/>
                <w:sz w:val="18"/>
                <w:szCs w:val="18"/>
              </w:rPr>
            </w:pPr>
            <w:r>
              <w:rPr>
                <w:rFonts w:ascii="Arial" w:hAnsi="Arial" w:cs="Arial"/>
                <w:sz w:val="18"/>
                <w:szCs w:val="18"/>
              </w:rPr>
              <w:t>4</w:t>
            </w:r>
          </w:p>
        </w:tc>
        <w:tc>
          <w:tcPr>
            <w:tcW w:w="567" w:type="dxa"/>
          </w:tcPr>
          <w:p w14:paraId="002A64A0" w14:textId="77777777" w:rsidR="00373374" w:rsidRPr="00E368E4" w:rsidRDefault="00373374" w:rsidP="0050281D">
            <w:pPr>
              <w:autoSpaceDE w:val="0"/>
              <w:autoSpaceDN w:val="0"/>
              <w:adjustRightInd w:val="0"/>
              <w:spacing w:line="360" w:lineRule="auto"/>
              <w:jc w:val="both"/>
              <w:rPr>
                <w:rFonts w:ascii="Arial" w:hAnsi="Arial" w:cs="Arial"/>
                <w:sz w:val="18"/>
                <w:szCs w:val="18"/>
              </w:rPr>
            </w:pPr>
            <w:r>
              <w:rPr>
                <w:rFonts w:ascii="Arial" w:hAnsi="Arial" w:cs="Arial"/>
                <w:sz w:val="18"/>
                <w:szCs w:val="18"/>
              </w:rPr>
              <w:t>18.2</w:t>
            </w:r>
          </w:p>
        </w:tc>
        <w:tc>
          <w:tcPr>
            <w:tcW w:w="998" w:type="dxa"/>
          </w:tcPr>
          <w:p w14:paraId="7562ECFE" w14:textId="77777777" w:rsidR="00373374" w:rsidRPr="00E368E4" w:rsidRDefault="00373374" w:rsidP="0050281D">
            <w:pPr>
              <w:autoSpaceDE w:val="0"/>
              <w:autoSpaceDN w:val="0"/>
              <w:adjustRightInd w:val="0"/>
              <w:spacing w:line="360" w:lineRule="auto"/>
              <w:jc w:val="both"/>
              <w:rPr>
                <w:rFonts w:ascii="Arial" w:hAnsi="Arial" w:cs="Arial"/>
                <w:sz w:val="18"/>
                <w:szCs w:val="18"/>
              </w:rPr>
            </w:pPr>
            <w:r>
              <w:rPr>
                <w:rFonts w:ascii="Arial" w:hAnsi="Arial" w:cs="Arial"/>
                <w:sz w:val="18"/>
                <w:szCs w:val="18"/>
              </w:rPr>
              <w:t>0</w:t>
            </w:r>
          </w:p>
        </w:tc>
      </w:tr>
    </w:tbl>
    <w:p w14:paraId="5701CF51" w14:textId="77777777" w:rsidR="00A87204" w:rsidRDefault="00373374" w:rsidP="00A87204">
      <w:pPr>
        <w:shd w:val="clear" w:color="auto" w:fill="FFFFFF"/>
        <w:spacing w:after="0" w:line="360" w:lineRule="auto"/>
        <w:jc w:val="both"/>
        <w:rPr>
          <w:rFonts w:ascii="Arial" w:hAnsi="Arial" w:cs="Arial"/>
          <w:sz w:val="18"/>
          <w:szCs w:val="18"/>
        </w:rPr>
      </w:pPr>
      <w:r>
        <w:rPr>
          <w:rFonts w:ascii="Arial" w:hAnsi="Arial" w:cs="Arial"/>
          <w:b/>
          <w:sz w:val="18"/>
          <w:szCs w:val="18"/>
        </w:rPr>
        <w:t xml:space="preserve">             </w:t>
      </w:r>
      <w:r w:rsidR="00A87204" w:rsidRPr="008915E9">
        <w:rPr>
          <w:rFonts w:ascii="Arial" w:hAnsi="Arial" w:cs="Arial"/>
          <w:b/>
          <w:sz w:val="18"/>
          <w:szCs w:val="18"/>
        </w:rPr>
        <w:t>Fuente</w:t>
      </w:r>
      <w:r w:rsidR="00A87204" w:rsidRPr="00630BEA">
        <w:rPr>
          <w:rFonts w:ascii="Arial" w:hAnsi="Arial" w:cs="Arial"/>
          <w:sz w:val="18"/>
          <w:szCs w:val="18"/>
        </w:rPr>
        <w:t xml:space="preserve">: Perú, </w:t>
      </w:r>
      <w:r w:rsidR="00A87204">
        <w:rPr>
          <w:rFonts w:ascii="Arial" w:hAnsi="Arial" w:cs="Arial"/>
          <w:sz w:val="18"/>
          <w:szCs w:val="18"/>
        </w:rPr>
        <w:t>Anemia</w:t>
      </w:r>
      <w:r w:rsidR="00A87204" w:rsidRPr="00630BEA">
        <w:rPr>
          <w:rFonts w:ascii="Arial" w:hAnsi="Arial" w:cs="Arial"/>
          <w:sz w:val="18"/>
          <w:szCs w:val="18"/>
        </w:rPr>
        <w:t xml:space="preserve"> en Niños Menores de 5 Años que acudieron a los </w:t>
      </w:r>
      <w:r w:rsidR="00A87204">
        <w:rPr>
          <w:rFonts w:ascii="Arial" w:hAnsi="Arial" w:cs="Arial"/>
          <w:sz w:val="18"/>
          <w:szCs w:val="18"/>
        </w:rPr>
        <w:t>Establecimientos</w:t>
      </w:r>
    </w:p>
    <w:p w14:paraId="7B7B32F5" w14:textId="77777777" w:rsidR="00E368E4" w:rsidRDefault="00A87204" w:rsidP="00A87204">
      <w:pPr>
        <w:autoSpaceDE w:val="0"/>
        <w:autoSpaceDN w:val="0"/>
        <w:adjustRightInd w:val="0"/>
        <w:spacing w:after="0" w:line="360" w:lineRule="auto"/>
        <w:jc w:val="both"/>
        <w:rPr>
          <w:rFonts w:ascii="Arial" w:hAnsi="Arial" w:cs="Arial"/>
          <w:sz w:val="18"/>
          <w:szCs w:val="18"/>
        </w:rPr>
      </w:pPr>
      <w:r>
        <w:rPr>
          <w:rFonts w:ascii="Arial" w:hAnsi="Arial" w:cs="Arial"/>
          <w:sz w:val="18"/>
          <w:szCs w:val="18"/>
        </w:rPr>
        <w:t xml:space="preserve">            De Salud por Indicadores Antrometricos. Según Departamento, Provincia, Distrito – Enero – </w:t>
      </w:r>
      <w:r w:rsidR="00373374">
        <w:rPr>
          <w:rFonts w:ascii="Arial" w:hAnsi="Arial" w:cs="Arial"/>
          <w:sz w:val="18"/>
          <w:szCs w:val="18"/>
        </w:rPr>
        <w:t>junio</w:t>
      </w:r>
      <w:r>
        <w:rPr>
          <w:rFonts w:ascii="Arial" w:hAnsi="Arial" w:cs="Arial"/>
          <w:sz w:val="18"/>
          <w:szCs w:val="18"/>
        </w:rPr>
        <w:t xml:space="preserve"> 2018</w:t>
      </w:r>
    </w:p>
    <w:p w14:paraId="405EEDB8" w14:textId="77777777" w:rsidR="00026DE4" w:rsidRDefault="00026DE4" w:rsidP="00730872">
      <w:pPr>
        <w:autoSpaceDE w:val="0"/>
        <w:autoSpaceDN w:val="0"/>
        <w:adjustRightInd w:val="0"/>
        <w:spacing w:after="0" w:line="240" w:lineRule="auto"/>
        <w:jc w:val="center"/>
        <w:rPr>
          <w:rFonts w:ascii="Arial" w:hAnsi="Arial" w:cs="Arial"/>
          <w:b/>
          <w:color w:val="000000"/>
          <w:sz w:val="20"/>
          <w:szCs w:val="20"/>
        </w:rPr>
      </w:pPr>
      <w:r>
        <w:rPr>
          <w:noProof/>
          <w:lang w:val="en-US"/>
        </w:rPr>
        <w:drawing>
          <wp:inline distT="0" distB="0" distL="0" distR="0" wp14:anchorId="76EA95D8" wp14:editId="20838106">
            <wp:extent cx="3566418" cy="2296443"/>
            <wp:effectExtent l="0" t="0" r="0" b="8890"/>
            <wp:docPr id="57" name="Imagen 57" descr="Resultado de imagen de fotografias del distrito de Huacrapuqu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de fotografias del distrito de Huacrapuqui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1575" cy="2344837"/>
                    </a:xfrm>
                    <a:prstGeom prst="rect">
                      <a:avLst/>
                    </a:prstGeom>
                    <a:noFill/>
                    <a:ln>
                      <a:noFill/>
                    </a:ln>
                  </pic:spPr>
                </pic:pic>
              </a:graphicData>
            </a:graphic>
          </wp:inline>
        </w:drawing>
      </w:r>
    </w:p>
    <w:p w14:paraId="14D28A7B" w14:textId="77777777" w:rsidR="00026DE4" w:rsidRDefault="00026DE4" w:rsidP="00730872">
      <w:pPr>
        <w:autoSpaceDE w:val="0"/>
        <w:autoSpaceDN w:val="0"/>
        <w:adjustRightInd w:val="0"/>
        <w:spacing w:after="0" w:line="240" w:lineRule="auto"/>
        <w:jc w:val="center"/>
        <w:rPr>
          <w:rFonts w:ascii="Arial" w:hAnsi="Arial" w:cs="Arial"/>
          <w:color w:val="000000"/>
          <w:sz w:val="20"/>
          <w:szCs w:val="20"/>
        </w:rPr>
      </w:pPr>
      <w:r w:rsidRPr="00026DE4">
        <w:rPr>
          <w:rFonts w:ascii="Arial" w:hAnsi="Arial" w:cs="Arial"/>
          <w:color w:val="000000"/>
          <w:sz w:val="20"/>
          <w:szCs w:val="20"/>
        </w:rPr>
        <w:t>Puesto de Salud Huacrapuquio</w:t>
      </w:r>
    </w:p>
    <w:p w14:paraId="6C1753F8" w14:textId="77777777" w:rsidR="00C52C74" w:rsidRDefault="00C52C74" w:rsidP="00730872">
      <w:pPr>
        <w:autoSpaceDE w:val="0"/>
        <w:autoSpaceDN w:val="0"/>
        <w:adjustRightInd w:val="0"/>
        <w:spacing w:after="0" w:line="240" w:lineRule="auto"/>
        <w:jc w:val="center"/>
        <w:rPr>
          <w:rFonts w:ascii="Arial" w:hAnsi="Arial" w:cs="Arial"/>
          <w:color w:val="000000"/>
          <w:sz w:val="20"/>
          <w:szCs w:val="20"/>
        </w:rPr>
      </w:pPr>
    </w:p>
    <w:p w14:paraId="756F0B72" w14:textId="77777777" w:rsidR="00394BEB" w:rsidRDefault="00C52C74" w:rsidP="007646D1">
      <w:pPr>
        <w:autoSpaceDE w:val="0"/>
        <w:autoSpaceDN w:val="0"/>
        <w:adjustRightInd w:val="0"/>
        <w:spacing w:after="0" w:line="360" w:lineRule="auto"/>
        <w:jc w:val="both"/>
        <w:rPr>
          <w:rFonts w:ascii="Arial" w:hAnsi="Arial" w:cs="Arial"/>
          <w:color w:val="000000"/>
        </w:rPr>
      </w:pPr>
      <w:r w:rsidRPr="007646D1">
        <w:rPr>
          <w:rFonts w:ascii="Arial" w:hAnsi="Arial" w:cs="Arial"/>
          <w:color w:val="000000"/>
        </w:rPr>
        <w:t xml:space="preserve">El Seguro Integral de Salud, es un seguro de salud para que los ciudadanos peruanos, puedan atenderse de manera gratuita en todos los centros de salud en forma gratuita; siendo el SIS, como Organismo </w:t>
      </w:r>
      <w:r w:rsidR="007646D1" w:rsidRPr="007646D1">
        <w:rPr>
          <w:rFonts w:ascii="Arial" w:hAnsi="Arial" w:cs="Arial"/>
          <w:color w:val="000000"/>
        </w:rPr>
        <w:t>Público</w:t>
      </w:r>
      <w:r w:rsidRPr="007646D1">
        <w:rPr>
          <w:rFonts w:ascii="Arial" w:hAnsi="Arial" w:cs="Arial"/>
          <w:color w:val="000000"/>
        </w:rPr>
        <w:t xml:space="preserve"> Ejecutor</w:t>
      </w:r>
      <w:r w:rsidR="007646D1">
        <w:rPr>
          <w:rFonts w:ascii="Arial" w:hAnsi="Arial" w:cs="Arial"/>
          <w:color w:val="000000"/>
        </w:rPr>
        <w:t xml:space="preserve"> </w:t>
      </w:r>
      <w:r w:rsidRPr="007646D1">
        <w:rPr>
          <w:rFonts w:ascii="Arial" w:hAnsi="Arial" w:cs="Arial"/>
          <w:color w:val="000000"/>
        </w:rPr>
        <w:t xml:space="preserve">(OPE) del Ministerio de Salud, tiene como finalidad proteger </w:t>
      </w:r>
    </w:p>
    <w:p w14:paraId="78080CCF" w14:textId="77777777" w:rsidR="00394BEB" w:rsidRDefault="00394BEB" w:rsidP="007646D1">
      <w:pPr>
        <w:autoSpaceDE w:val="0"/>
        <w:autoSpaceDN w:val="0"/>
        <w:adjustRightInd w:val="0"/>
        <w:spacing w:after="0" w:line="360" w:lineRule="auto"/>
        <w:jc w:val="both"/>
        <w:rPr>
          <w:rFonts w:ascii="Arial" w:hAnsi="Arial" w:cs="Arial"/>
          <w:color w:val="000000"/>
        </w:rPr>
      </w:pPr>
    </w:p>
    <w:p w14:paraId="533C2515" w14:textId="77777777" w:rsidR="00394BEB" w:rsidRDefault="00394BEB" w:rsidP="007646D1">
      <w:pPr>
        <w:autoSpaceDE w:val="0"/>
        <w:autoSpaceDN w:val="0"/>
        <w:adjustRightInd w:val="0"/>
        <w:spacing w:after="0" w:line="360" w:lineRule="auto"/>
        <w:jc w:val="both"/>
        <w:rPr>
          <w:rFonts w:ascii="Arial" w:hAnsi="Arial" w:cs="Arial"/>
          <w:color w:val="000000"/>
        </w:rPr>
      </w:pPr>
    </w:p>
    <w:p w14:paraId="6A9A6C94" w14:textId="77777777" w:rsidR="00394BEB" w:rsidRDefault="00394BEB" w:rsidP="00394BEB">
      <w:pPr>
        <w:pStyle w:val="NoSpacing"/>
        <w:rPr>
          <w:rFonts w:ascii="Arial" w:hAnsi="Arial" w:cs="Arial"/>
          <w:b/>
          <w:sz w:val="20"/>
          <w:szCs w:val="20"/>
        </w:rPr>
      </w:pPr>
      <w:r w:rsidRPr="00C37A96">
        <w:rPr>
          <w:rFonts w:ascii="Arial" w:hAnsi="Arial" w:cs="Arial"/>
          <w:b/>
          <w:noProof/>
          <w:lang w:val="en-US"/>
        </w:rPr>
        <w:drawing>
          <wp:inline distT="0" distB="0" distL="0" distR="0" wp14:anchorId="74D3AC9B" wp14:editId="77919FA8">
            <wp:extent cx="781050" cy="581025"/>
            <wp:effectExtent l="0" t="0" r="0" b="9525"/>
            <wp:docPr id="70" name="Imagen 70"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41445091" w14:textId="77777777" w:rsidR="00394BEB" w:rsidRPr="00561F7F" w:rsidRDefault="00394BEB" w:rsidP="00394BEB">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55FD2F47" w14:textId="04412BDB" w:rsidR="00C52C74" w:rsidRPr="007646D1" w:rsidRDefault="00C52C74" w:rsidP="007646D1">
      <w:pPr>
        <w:autoSpaceDE w:val="0"/>
        <w:autoSpaceDN w:val="0"/>
        <w:adjustRightInd w:val="0"/>
        <w:spacing w:after="0" w:line="360" w:lineRule="auto"/>
        <w:jc w:val="both"/>
        <w:rPr>
          <w:rFonts w:ascii="Arial" w:hAnsi="Arial" w:cs="Arial"/>
          <w:color w:val="000000"/>
        </w:rPr>
      </w:pPr>
      <w:r w:rsidRPr="007646D1">
        <w:rPr>
          <w:rFonts w:ascii="Arial" w:hAnsi="Arial" w:cs="Arial"/>
          <w:color w:val="000000"/>
        </w:rPr>
        <w:t xml:space="preserve">la salud de los pobladores, que no cuentan con un seguro de Salud, priorizando en aquellas </w:t>
      </w:r>
      <w:r w:rsidR="007646D1" w:rsidRPr="007646D1">
        <w:rPr>
          <w:rFonts w:ascii="Arial" w:hAnsi="Arial" w:cs="Arial"/>
          <w:color w:val="000000"/>
        </w:rPr>
        <w:t>poblaciones vulnerables que se encuentran en situación de pobreza y de extrema pobreza.</w:t>
      </w:r>
    </w:p>
    <w:p w14:paraId="6D0B9D11" w14:textId="77777777" w:rsidR="00026DE4" w:rsidRPr="00026DE4" w:rsidRDefault="00026DE4" w:rsidP="00730872">
      <w:pPr>
        <w:autoSpaceDE w:val="0"/>
        <w:autoSpaceDN w:val="0"/>
        <w:adjustRightInd w:val="0"/>
        <w:spacing w:after="0" w:line="240" w:lineRule="auto"/>
        <w:jc w:val="center"/>
        <w:rPr>
          <w:rFonts w:ascii="Arial" w:hAnsi="Arial" w:cs="Arial"/>
          <w:color w:val="000000"/>
          <w:sz w:val="20"/>
          <w:szCs w:val="20"/>
        </w:rPr>
      </w:pPr>
    </w:p>
    <w:p w14:paraId="7195930D" w14:textId="6A1C9AA4" w:rsidR="00730872" w:rsidRDefault="00730872" w:rsidP="00730872">
      <w:pPr>
        <w:autoSpaceDE w:val="0"/>
        <w:autoSpaceDN w:val="0"/>
        <w:adjustRightInd w:val="0"/>
        <w:spacing w:after="0" w:line="240" w:lineRule="auto"/>
        <w:jc w:val="center"/>
        <w:rPr>
          <w:rFonts w:ascii="Arial" w:hAnsi="Arial" w:cs="Arial"/>
          <w:b/>
          <w:color w:val="000000"/>
          <w:sz w:val="20"/>
          <w:szCs w:val="20"/>
        </w:rPr>
      </w:pPr>
      <w:r w:rsidRPr="00536C66">
        <w:rPr>
          <w:rFonts w:ascii="Arial" w:hAnsi="Arial" w:cs="Arial"/>
          <w:b/>
          <w:color w:val="000000"/>
          <w:sz w:val="20"/>
          <w:szCs w:val="20"/>
        </w:rPr>
        <w:t>CUADRO N°</w:t>
      </w:r>
      <w:r w:rsidR="00134E90">
        <w:rPr>
          <w:rFonts w:ascii="Arial" w:hAnsi="Arial" w:cs="Arial"/>
          <w:b/>
          <w:color w:val="000000"/>
          <w:sz w:val="20"/>
          <w:szCs w:val="20"/>
        </w:rPr>
        <w:t xml:space="preserve"> 28</w:t>
      </w:r>
    </w:p>
    <w:p w14:paraId="12375FEC" w14:textId="77777777" w:rsidR="00730872" w:rsidRDefault="00730872" w:rsidP="00730872">
      <w:pPr>
        <w:autoSpaceDE w:val="0"/>
        <w:autoSpaceDN w:val="0"/>
        <w:adjustRightInd w:val="0"/>
        <w:spacing w:after="0" w:line="240" w:lineRule="auto"/>
        <w:jc w:val="center"/>
        <w:rPr>
          <w:rFonts w:ascii="Arial" w:hAnsi="Arial" w:cs="Arial"/>
          <w:b/>
          <w:color w:val="000000"/>
          <w:sz w:val="20"/>
          <w:szCs w:val="20"/>
        </w:rPr>
      </w:pPr>
      <w:r w:rsidRPr="00536C66">
        <w:rPr>
          <w:rFonts w:ascii="Arial" w:hAnsi="Arial" w:cs="Arial"/>
          <w:b/>
          <w:color w:val="000000"/>
          <w:sz w:val="20"/>
          <w:szCs w:val="20"/>
        </w:rPr>
        <w:t>ACCESO AL SERVICIO INTEGRAL DE SALUD</w:t>
      </w:r>
    </w:p>
    <w:p w14:paraId="7167A07F" w14:textId="77777777" w:rsidR="00536C66" w:rsidRPr="00536C66" w:rsidRDefault="00536C66" w:rsidP="00730872">
      <w:pPr>
        <w:autoSpaceDE w:val="0"/>
        <w:autoSpaceDN w:val="0"/>
        <w:adjustRightInd w:val="0"/>
        <w:spacing w:after="0" w:line="240" w:lineRule="auto"/>
        <w:jc w:val="center"/>
        <w:rPr>
          <w:rFonts w:ascii="Arial" w:hAnsi="Arial" w:cs="Arial"/>
          <w:b/>
          <w:color w:val="000000"/>
          <w:sz w:val="20"/>
          <w:szCs w:val="20"/>
        </w:rPr>
      </w:pPr>
    </w:p>
    <w:tbl>
      <w:tblPr>
        <w:tblStyle w:val="TableGrid"/>
        <w:tblW w:w="2930" w:type="pct"/>
        <w:jc w:val="center"/>
        <w:tblLayout w:type="fixed"/>
        <w:tblLook w:val="04A0" w:firstRow="1" w:lastRow="0" w:firstColumn="1" w:lastColumn="0" w:noHBand="0" w:noVBand="1"/>
      </w:tblPr>
      <w:tblGrid>
        <w:gridCol w:w="3750"/>
        <w:gridCol w:w="1560"/>
      </w:tblGrid>
      <w:tr w:rsidR="00327B86" w:rsidRPr="00536C66" w14:paraId="2FDCD515" w14:textId="77777777" w:rsidTr="002D6811">
        <w:trPr>
          <w:jc w:val="center"/>
        </w:trPr>
        <w:tc>
          <w:tcPr>
            <w:tcW w:w="3749" w:type="dxa"/>
            <w:hideMark/>
          </w:tcPr>
          <w:p w14:paraId="2F851815" w14:textId="77777777" w:rsidR="00327B86" w:rsidRPr="00536C66" w:rsidRDefault="00327B86" w:rsidP="002D6811">
            <w:pPr>
              <w:rPr>
                <w:rFonts w:ascii="Arial" w:eastAsia="Times New Roman" w:hAnsi="Arial" w:cs="Arial"/>
                <w:b/>
                <w:bCs/>
                <w:color w:val="000000"/>
                <w:sz w:val="20"/>
                <w:szCs w:val="20"/>
                <w:lang w:val="es-ES"/>
              </w:rPr>
            </w:pPr>
            <w:r w:rsidRPr="00536C66">
              <w:rPr>
                <w:rFonts w:ascii="Arial" w:eastAsia="Times New Roman" w:hAnsi="Arial" w:cs="Arial"/>
                <w:b/>
                <w:bCs/>
                <w:color w:val="000000"/>
                <w:sz w:val="20"/>
                <w:szCs w:val="20"/>
                <w:lang w:val="es-ES"/>
              </w:rPr>
              <w:t>P: Población afiliada: al SIS</w:t>
            </w:r>
          </w:p>
          <w:p w14:paraId="1FF99F7E" w14:textId="77777777" w:rsidR="00536C66" w:rsidRPr="00536C66" w:rsidRDefault="00536C66" w:rsidP="002D6811">
            <w:pPr>
              <w:rPr>
                <w:rFonts w:ascii="Arial" w:eastAsia="Times New Roman" w:hAnsi="Arial" w:cs="Arial"/>
                <w:b/>
                <w:bCs/>
                <w:color w:val="000000"/>
                <w:sz w:val="20"/>
                <w:szCs w:val="20"/>
                <w:lang w:val="es-ES"/>
              </w:rPr>
            </w:pPr>
          </w:p>
        </w:tc>
        <w:tc>
          <w:tcPr>
            <w:tcW w:w="1560" w:type="dxa"/>
            <w:hideMark/>
          </w:tcPr>
          <w:p w14:paraId="466871A6" w14:textId="77777777" w:rsidR="00327B86" w:rsidRPr="00536C66" w:rsidRDefault="00327B86" w:rsidP="002D6811">
            <w:pPr>
              <w:jc w:val="center"/>
              <w:rPr>
                <w:rFonts w:ascii="Arial" w:eastAsia="Times New Roman" w:hAnsi="Arial" w:cs="Arial"/>
                <w:b/>
                <w:bCs/>
                <w:color w:val="000000"/>
                <w:sz w:val="20"/>
                <w:szCs w:val="20"/>
              </w:rPr>
            </w:pPr>
            <w:r w:rsidRPr="00536C66">
              <w:rPr>
                <w:rFonts w:ascii="Arial" w:eastAsia="Times New Roman" w:hAnsi="Arial" w:cs="Arial"/>
                <w:b/>
                <w:bCs/>
                <w:color w:val="000000"/>
                <w:sz w:val="20"/>
                <w:szCs w:val="20"/>
              </w:rPr>
              <w:t>Acumulado %</w:t>
            </w:r>
          </w:p>
        </w:tc>
      </w:tr>
      <w:tr w:rsidR="00327B86" w:rsidRPr="00536C66" w14:paraId="06034D0B" w14:textId="77777777" w:rsidTr="002D6811">
        <w:trPr>
          <w:jc w:val="center"/>
        </w:trPr>
        <w:tc>
          <w:tcPr>
            <w:tcW w:w="3749" w:type="dxa"/>
            <w:hideMark/>
          </w:tcPr>
          <w:p w14:paraId="45E7500F" w14:textId="77777777" w:rsidR="00536C66" w:rsidRPr="00536C66" w:rsidRDefault="00327B86" w:rsidP="00BE2152">
            <w:pPr>
              <w:rPr>
                <w:rFonts w:ascii="Arial" w:eastAsia="Times New Roman" w:hAnsi="Arial" w:cs="Arial"/>
                <w:color w:val="000000"/>
                <w:sz w:val="20"/>
                <w:szCs w:val="20"/>
                <w:lang w:val="es-ES"/>
              </w:rPr>
            </w:pPr>
            <w:r w:rsidRPr="00536C66">
              <w:rPr>
                <w:rFonts w:ascii="Arial" w:eastAsia="Times New Roman" w:hAnsi="Arial" w:cs="Arial"/>
                <w:color w:val="000000"/>
                <w:sz w:val="20"/>
                <w:szCs w:val="20"/>
                <w:lang w:val="es-ES"/>
              </w:rPr>
              <w:t>No está afiliado al SIS</w:t>
            </w:r>
          </w:p>
        </w:tc>
        <w:tc>
          <w:tcPr>
            <w:tcW w:w="1560" w:type="dxa"/>
            <w:hideMark/>
          </w:tcPr>
          <w:p w14:paraId="55F72996" w14:textId="77777777" w:rsidR="00327B86" w:rsidRPr="00373374" w:rsidRDefault="00327B86" w:rsidP="002D6811">
            <w:pPr>
              <w:jc w:val="center"/>
              <w:rPr>
                <w:rFonts w:ascii="Arial" w:eastAsia="Times New Roman" w:hAnsi="Arial" w:cs="Arial"/>
                <w:b/>
                <w:color w:val="000000"/>
                <w:sz w:val="20"/>
                <w:szCs w:val="20"/>
              </w:rPr>
            </w:pPr>
            <w:r w:rsidRPr="00373374">
              <w:rPr>
                <w:rFonts w:ascii="Arial" w:eastAsia="Times New Roman" w:hAnsi="Arial" w:cs="Arial"/>
                <w:b/>
                <w:color w:val="000000"/>
                <w:sz w:val="20"/>
                <w:szCs w:val="20"/>
              </w:rPr>
              <w:t>20,79%</w:t>
            </w:r>
          </w:p>
        </w:tc>
      </w:tr>
      <w:tr w:rsidR="00327B86" w:rsidRPr="00536C66" w14:paraId="197D2797" w14:textId="77777777" w:rsidTr="00BE2152">
        <w:trPr>
          <w:trHeight w:val="272"/>
          <w:jc w:val="center"/>
        </w:trPr>
        <w:tc>
          <w:tcPr>
            <w:tcW w:w="3749" w:type="dxa"/>
            <w:hideMark/>
          </w:tcPr>
          <w:p w14:paraId="47AF418A" w14:textId="77777777" w:rsidR="00536C66" w:rsidRPr="00536C66" w:rsidRDefault="00327B86" w:rsidP="00BE2152">
            <w:pPr>
              <w:rPr>
                <w:rFonts w:ascii="Arial" w:eastAsia="Times New Roman" w:hAnsi="Arial" w:cs="Arial"/>
                <w:color w:val="000000"/>
                <w:sz w:val="20"/>
                <w:szCs w:val="20"/>
              </w:rPr>
            </w:pPr>
            <w:r w:rsidRPr="00536C66">
              <w:rPr>
                <w:rFonts w:ascii="Arial" w:eastAsia="Times New Roman" w:hAnsi="Arial" w:cs="Arial"/>
                <w:color w:val="000000"/>
                <w:sz w:val="20"/>
                <w:szCs w:val="20"/>
              </w:rPr>
              <w:t>Sí, afiliado al SIS</w:t>
            </w:r>
          </w:p>
        </w:tc>
        <w:tc>
          <w:tcPr>
            <w:tcW w:w="1560" w:type="dxa"/>
            <w:hideMark/>
          </w:tcPr>
          <w:p w14:paraId="29721ADC" w14:textId="77777777" w:rsidR="00327B86" w:rsidRPr="00536C66" w:rsidRDefault="00536C66" w:rsidP="002D6811">
            <w:pPr>
              <w:jc w:val="center"/>
              <w:rPr>
                <w:rFonts w:ascii="Arial" w:eastAsia="Times New Roman" w:hAnsi="Arial" w:cs="Arial"/>
                <w:color w:val="000000"/>
                <w:sz w:val="20"/>
                <w:szCs w:val="20"/>
              </w:rPr>
            </w:pPr>
            <w:r w:rsidRPr="00536C66">
              <w:rPr>
                <w:rFonts w:ascii="Arial" w:eastAsia="Times New Roman" w:hAnsi="Arial" w:cs="Arial"/>
                <w:color w:val="000000"/>
                <w:sz w:val="20"/>
                <w:szCs w:val="20"/>
              </w:rPr>
              <w:t>79.21</w:t>
            </w:r>
            <w:r w:rsidR="00327B86" w:rsidRPr="00536C66">
              <w:rPr>
                <w:rFonts w:ascii="Arial" w:eastAsia="Times New Roman" w:hAnsi="Arial" w:cs="Arial"/>
                <w:color w:val="000000"/>
                <w:sz w:val="20"/>
                <w:szCs w:val="20"/>
              </w:rPr>
              <w:t>%</w:t>
            </w:r>
          </w:p>
        </w:tc>
      </w:tr>
      <w:tr w:rsidR="00327B86" w:rsidRPr="00536C66" w14:paraId="58331A3E" w14:textId="77777777" w:rsidTr="002D6811">
        <w:trPr>
          <w:jc w:val="center"/>
        </w:trPr>
        <w:tc>
          <w:tcPr>
            <w:tcW w:w="3749" w:type="dxa"/>
            <w:hideMark/>
          </w:tcPr>
          <w:p w14:paraId="71649223" w14:textId="77777777" w:rsidR="00327B86" w:rsidRPr="00536C66" w:rsidRDefault="00327B86" w:rsidP="002D6811">
            <w:pPr>
              <w:jc w:val="center"/>
              <w:rPr>
                <w:rFonts w:ascii="Arial" w:eastAsia="Times New Roman" w:hAnsi="Arial" w:cs="Arial"/>
                <w:b/>
                <w:bCs/>
                <w:color w:val="000000"/>
                <w:sz w:val="20"/>
                <w:szCs w:val="20"/>
              </w:rPr>
            </w:pPr>
            <w:r w:rsidRPr="00536C66">
              <w:rPr>
                <w:rFonts w:ascii="Arial" w:eastAsia="Times New Roman" w:hAnsi="Arial" w:cs="Arial"/>
                <w:b/>
                <w:bCs/>
                <w:color w:val="000000"/>
                <w:sz w:val="20"/>
                <w:szCs w:val="20"/>
              </w:rPr>
              <w:t>Total</w:t>
            </w:r>
          </w:p>
        </w:tc>
        <w:tc>
          <w:tcPr>
            <w:tcW w:w="1560" w:type="dxa"/>
            <w:hideMark/>
          </w:tcPr>
          <w:p w14:paraId="3A473117" w14:textId="77777777" w:rsidR="00327B86" w:rsidRPr="00536C66" w:rsidRDefault="00327B86" w:rsidP="002D6811">
            <w:pPr>
              <w:jc w:val="center"/>
              <w:rPr>
                <w:rFonts w:ascii="Arial" w:eastAsia="Times New Roman" w:hAnsi="Arial" w:cs="Arial"/>
                <w:color w:val="000000"/>
                <w:sz w:val="20"/>
                <w:szCs w:val="20"/>
              </w:rPr>
            </w:pPr>
            <w:r w:rsidRPr="00536C66">
              <w:rPr>
                <w:rFonts w:ascii="Arial" w:eastAsia="Times New Roman" w:hAnsi="Arial" w:cs="Arial"/>
                <w:color w:val="000000"/>
                <w:sz w:val="20"/>
                <w:szCs w:val="20"/>
              </w:rPr>
              <w:t>100,00%</w:t>
            </w:r>
          </w:p>
        </w:tc>
      </w:tr>
    </w:tbl>
    <w:p w14:paraId="3B82A307" w14:textId="77777777" w:rsidR="00327B86" w:rsidRDefault="00327B86" w:rsidP="002D6811">
      <w:pPr>
        <w:autoSpaceDE w:val="0"/>
        <w:autoSpaceDN w:val="0"/>
        <w:adjustRightInd w:val="0"/>
        <w:spacing w:after="0" w:line="240" w:lineRule="auto"/>
        <w:ind w:left="360"/>
        <w:jc w:val="center"/>
        <w:rPr>
          <w:rFonts w:ascii="Arial" w:hAnsi="Arial" w:cs="Arial"/>
          <w:color w:val="000000"/>
          <w:sz w:val="20"/>
          <w:szCs w:val="20"/>
        </w:rPr>
      </w:pPr>
      <w:r w:rsidRPr="00536C66">
        <w:rPr>
          <w:rFonts w:ascii="Arial" w:hAnsi="Arial" w:cs="Arial"/>
          <w:b/>
          <w:color w:val="000000"/>
          <w:sz w:val="20"/>
          <w:szCs w:val="20"/>
        </w:rPr>
        <w:t>Fuente</w:t>
      </w:r>
      <w:r w:rsidRPr="00536C66">
        <w:rPr>
          <w:rFonts w:ascii="Arial" w:hAnsi="Arial" w:cs="Arial"/>
          <w:color w:val="000000"/>
          <w:sz w:val="20"/>
          <w:szCs w:val="20"/>
        </w:rPr>
        <w:t>: INEI Censo Nacional de Población y Vivienda 2017.</w:t>
      </w:r>
    </w:p>
    <w:p w14:paraId="7D3AC5AE" w14:textId="77777777" w:rsidR="00327B86" w:rsidRPr="00536C66" w:rsidRDefault="00327B86" w:rsidP="00BE2152">
      <w:pPr>
        <w:autoSpaceDE w:val="0"/>
        <w:autoSpaceDN w:val="0"/>
        <w:adjustRightInd w:val="0"/>
        <w:spacing w:after="0" w:line="360" w:lineRule="auto"/>
        <w:jc w:val="both"/>
        <w:rPr>
          <w:rFonts w:ascii="Arial" w:hAnsi="Arial" w:cs="Arial"/>
          <w:color w:val="000000"/>
        </w:rPr>
      </w:pPr>
      <w:r w:rsidRPr="00536C66">
        <w:rPr>
          <w:rFonts w:ascii="Arial" w:hAnsi="Arial" w:cs="Arial"/>
          <w:color w:val="000000"/>
        </w:rPr>
        <w:t>La brecha de acceso al Servicio Integral de Salud SIS en Huacrapuquio</w:t>
      </w:r>
      <w:r w:rsidR="00A87204">
        <w:rPr>
          <w:rFonts w:ascii="Arial" w:hAnsi="Arial" w:cs="Arial"/>
          <w:color w:val="000000"/>
        </w:rPr>
        <w:t xml:space="preserve"> fue en descenso</w:t>
      </w:r>
      <w:r w:rsidRPr="00536C66">
        <w:rPr>
          <w:rFonts w:ascii="Arial" w:hAnsi="Arial" w:cs="Arial"/>
          <w:color w:val="000000"/>
        </w:rPr>
        <w:t>, para el año 2013 fue de 30.2 % y para el año 2017 de acuerdo</w:t>
      </w:r>
      <w:r w:rsidR="00730872" w:rsidRPr="00536C66">
        <w:rPr>
          <w:rFonts w:ascii="Arial" w:hAnsi="Arial" w:cs="Arial"/>
          <w:color w:val="000000"/>
        </w:rPr>
        <w:t xml:space="preserve"> a los resultados del Censo Nacional </w:t>
      </w:r>
      <w:r w:rsidR="00373374">
        <w:rPr>
          <w:rFonts w:ascii="Arial" w:hAnsi="Arial" w:cs="Arial"/>
          <w:color w:val="000000"/>
        </w:rPr>
        <w:t xml:space="preserve">de Población y Vivienda </w:t>
      </w:r>
      <w:r w:rsidR="00730872" w:rsidRPr="00536C66">
        <w:rPr>
          <w:rFonts w:ascii="Arial" w:hAnsi="Arial" w:cs="Arial"/>
          <w:color w:val="000000"/>
        </w:rPr>
        <w:t xml:space="preserve">2017 del </w:t>
      </w:r>
      <w:r w:rsidRPr="00536C66">
        <w:rPr>
          <w:rFonts w:ascii="Arial" w:hAnsi="Arial" w:cs="Arial"/>
          <w:color w:val="000000"/>
        </w:rPr>
        <w:t xml:space="preserve">INEI es de </w:t>
      </w:r>
      <w:r w:rsidRPr="00373374">
        <w:rPr>
          <w:rFonts w:ascii="Arial" w:hAnsi="Arial" w:cs="Arial"/>
          <w:b/>
          <w:color w:val="000000"/>
        </w:rPr>
        <w:t>20.79</w:t>
      </w:r>
      <w:r w:rsidRPr="00536C66">
        <w:rPr>
          <w:rFonts w:ascii="Arial" w:hAnsi="Arial" w:cs="Arial"/>
          <w:color w:val="000000"/>
        </w:rPr>
        <w:t xml:space="preserve"> %.</w:t>
      </w:r>
      <w:r w:rsidR="00730872" w:rsidRPr="00536C66">
        <w:rPr>
          <w:rFonts w:ascii="Arial" w:hAnsi="Arial" w:cs="Arial"/>
          <w:color w:val="000000"/>
        </w:rPr>
        <w:t xml:space="preserve">, </w:t>
      </w:r>
      <w:r w:rsidR="00373374">
        <w:rPr>
          <w:rFonts w:ascii="Arial" w:hAnsi="Arial" w:cs="Arial"/>
          <w:color w:val="000000"/>
        </w:rPr>
        <w:t xml:space="preserve">es decir que </w:t>
      </w:r>
      <w:r w:rsidR="00730872" w:rsidRPr="00536C66">
        <w:rPr>
          <w:rFonts w:ascii="Arial" w:hAnsi="Arial" w:cs="Arial"/>
          <w:color w:val="000000"/>
        </w:rPr>
        <w:t xml:space="preserve">de cada 100 personas 21 no cuentan con este servicio de salud por parte del estado, toda </w:t>
      </w:r>
      <w:r w:rsidR="00536C66" w:rsidRPr="00536C66">
        <w:rPr>
          <w:rFonts w:ascii="Arial" w:hAnsi="Arial" w:cs="Arial"/>
          <w:color w:val="000000"/>
        </w:rPr>
        <w:t>vez</w:t>
      </w:r>
      <w:r w:rsidR="00730872" w:rsidRPr="00536C66">
        <w:rPr>
          <w:rFonts w:ascii="Arial" w:hAnsi="Arial" w:cs="Arial"/>
          <w:color w:val="000000"/>
        </w:rPr>
        <w:t xml:space="preserve"> que la salud al igual que la educación son necesidade</w:t>
      </w:r>
      <w:r w:rsidR="00BE2152">
        <w:rPr>
          <w:rFonts w:ascii="Arial" w:hAnsi="Arial" w:cs="Arial"/>
          <w:color w:val="000000"/>
        </w:rPr>
        <w:t>s y derechos fundamentales d</w:t>
      </w:r>
      <w:r w:rsidR="00730872" w:rsidRPr="00536C66">
        <w:rPr>
          <w:rFonts w:ascii="Arial" w:hAnsi="Arial" w:cs="Arial"/>
          <w:color w:val="000000"/>
        </w:rPr>
        <w:t>el ser humano.</w:t>
      </w:r>
    </w:p>
    <w:p w14:paraId="52BEA8FC" w14:textId="77777777" w:rsidR="00327B86" w:rsidRDefault="00327B86" w:rsidP="007646D1">
      <w:pPr>
        <w:autoSpaceDE w:val="0"/>
        <w:autoSpaceDN w:val="0"/>
        <w:adjustRightInd w:val="0"/>
        <w:spacing w:after="0" w:line="240" w:lineRule="auto"/>
        <w:jc w:val="both"/>
        <w:rPr>
          <w:rFonts w:ascii="Arial" w:hAnsi="Arial" w:cs="Arial"/>
          <w:b/>
          <w:color w:val="000000"/>
        </w:rPr>
      </w:pPr>
      <w:r w:rsidRPr="00536C66">
        <w:rPr>
          <w:rFonts w:ascii="Arial" w:hAnsi="Arial" w:cs="Arial"/>
          <w:b/>
          <w:color w:val="000000"/>
        </w:rPr>
        <w:t>BRECHA</w:t>
      </w:r>
      <w:r w:rsidRPr="00536C66">
        <w:rPr>
          <w:rFonts w:ascii="Arial" w:hAnsi="Arial" w:cs="Arial"/>
          <w:color w:val="000000"/>
        </w:rPr>
        <w:t xml:space="preserve"> acceso al servicio Integral de Salud SIS </w:t>
      </w:r>
      <w:r w:rsidR="002D6811">
        <w:rPr>
          <w:rFonts w:ascii="Arial" w:hAnsi="Arial" w:cs="Arial"/>
          <w:color w:val="000000"/>
        </w:rPr>
        <w:t xml:space="preserve">al </w:t>
      </w:r>
      <w:r w:rsidRPr="00536C66">
        <w:rPr>
          <w:rFonts w:ascii="Arial" w:hAnsi="Arial" w:cs="Arial"/>
          <w:color w:val="000000"/>
        </w:rPr>
        <w:t xml:space="preserve">2017es de </w:t>
      </w:r>
      <w:r w:rsidRPr="00536C66">
        <w:rPr>
          <w:rFonts w:ascii="Arial" w:hAnsi="Arial" w:cs="Arial"/>
          <w:b/>
          <w:color w:val="000000"/>
        </w:rPr>
        <w:t>20.79 %</w:t>
      </w:r>
    </w:p>
    <w:p w14:paraId="7765A04A" w14:textId="77777777" w:rsidR="007646D1" w:rsidRDefault="007646D1" w:rsidP="007646D1">
      <w:pPr>
        <w:autoSpaceDE w:val="0"/>
        <w:autoSpaceDN w:val="0"/>
        <w:adjustRightInd w:val="0"/>
        <w:spacing w:after="0" w:line="240" w:lineRule="auto"/>
        <w:jc w:val="both"/>
        <w:rPr>
          <w:rFonts w:ascii="Arial" w:hAnsi="Arial" w:cs="Arial"/>
          <w:b/>
          <w:color w:val="000000"/>
        </w:rPr>
      </w:pPr>
    </w:p>
    <w:p w14:paraId="10C3216F" w14:textId="77777777" w:rsidR="00730872" w:rsidRPr="00536C66" w:rsidRDefault="00730872" w:rsidP="00730872">
      <w:pPr>
        <w:autoSpaceDE w:val="0"/>
        <w:autoSpaceDN w:val="0"/>
        <w:adjustRightInd w:val="0"/>
        <w:spacing w:after="0" w:line="360" w:lineRule="auto"/>
        <w:jc w:val="both"/>
        <w:rPr>
          <w:rFonts w:ascii="Arial" w:hAnsi="Arial" w:cs="Arial"/>
          <w:b/>
          <w:color w:val="000000"/>
        </w:rPr>
      </w:pPr>
      <w:r w:rsidRPr="00536C66">
        <w:rPr>
          <w:rFonts w:ascii="Arial" w:hAnsi="Arial" w:cs="Arial"/>
          <w:b/>
          <w:color w:val="000000"/>
        </w:rPr>
        <w:t>VIVIENDA</w:t>
      </w:r>
    </w:p>
    <w:p w14:paraId="28E65E31" w14:textId="77777777" w:rsidR="00730872" w:rsidRPr="00536C66" w:rsidRDefault="00730872" w:rsidP="00730872">
      <w:pPr>
        <w:autoSpaceDE w:val="0"/>
        <w:autoSpaceDN w:val="0"/>
        <w:adjustRightInd w:val="0"/>
        <w:spacing w:after="0" w:line="360" w:lineRule="auto"/>
        <w:jc w:val="both"/>
        <w:rPr>
          <w:rFonts w:ascii="Arial" w:hAnsi="Arial" w:cs="Arial"/>
          <w:color w:val="000000"/>
        </w:rPr>
      </w:pPr>
      <w:r w:rsidRPr="00536C66">
        <w:rPr>
          <w:rFonts w:ascii="Arial" w:hAnsi="Arial" w:cs="Arial"/>
          <w:color w:val="000000"/>
        </w:rPr>
        <w:t>Siendo la vivienda, un lugar que se construye para que sea habitado por personas, que los proteja de las inclemencias del medio ambiente, así como les da seguridad para sus pertenencias</w:t>
      </w:r>
      <w:r w:rsidRPr="00536C66">
        <w:rPr>
          <w:rFonts w:ascii="Arial" w:hAnsi="Arial" w:cs="Arial"/>
          <w:b/>
          <w:color w:val="000000"/>
        </w:rPr>
        <w:t xml:space="preserve"> </w:t>
      </w:r>
      <w:r w:rsidRPr="00536C66">
        <w:rPr>
          <w:rFonts w:ascii="Arial" w:hAnsi="Arial" w:cs="Arial"/>
          <w:color w:val="000000"/>
        </w:rPr>
        <w:t>y refleja el nivel de la ca</w:t>
      </w:r>
      <w:r w:rsidR="0096733F" w:rsidRPr="00536C66">
        <w:rPr>
          <w:rFonts w:ascii="Arial" w:hAnsi="Arial" w:cs="Arial"/>
          <w:color w:val="000000"/>
        </w:rPr>
        <w:t>lidad de vida de quien lo habita</w:t>
      </w:r>
      <w:r w:rsidRPr="00536C66">
        <w:rPr>
          <w:rFonts w:ascii="Arial" w:hAnsi="Arial" w:cs="Arial"/>
          <w:color w:val="000000"/>
        </w:rPr>
        <w:t xml:space="preserve">. </w:t>
      </w:r>
    </w:p>
    <w:p w14:paraId="28B8407D" w14:textId="230454F8" w:rsidR="00730872" w:rsidRPr="00A32BDE" w:rsidRDefault="00730872" w:rsidP="00730872">
      <w:pPr>
        <w:autoSpaceDE w:val="0"/>
        <w:autoSpaceDN w:val="0"/>
        <w:adjustRightInd w:val="0"/>
        <w:spacing w:after="0" w:line="360" w:lineRule="auto"/>
        <w:jc w:val="center"/>
        <w:rPr>
          <w:rFonts w:ascii="Arial" w:hAnsi="Arial" w:cs="Arial"/>
          <w:b/>
          <w:color w:val="000000"/>
          <w:sz w:val="20"/>
          <w:szCs w:val="20"/>
        </w:rPr>
      </w:pPr>
      <w:r w:rsidRPr="00A32BDE">
        <w:rPr>
          <w:rFonts w:ascii="Arial" w:hAnsi="Arial" w:cs="Arial"/>
          <w:b/>
          <w:color w:val="000000"/>
          <w:sz w:val="20"/>
          <w:szCs w:val="20"/>
        </w:rPr>
        <w:t xml:space="preserve">CUADRO N° </w:t>
      </w:r>
      <w:r w:rsidR="00134E90">
        <w:rPr>
          <w:rFonts w:ascii="Arial" w:hAnsi="Arial" w:cs="Arial"/>
          <w:b/>
          <w:color w:val="000000"/>
          <w:sz w:val="20"/>
          <w:szCs w:val="20"/>
        </w:rPr>
        <w:t>29</w:t>
      </w:r>
    </w:p>
    <w:p w14:paraId="3F8EC836" w14:textId="26917735" w:rsidR="00730872" w:rsidRPr="00A32BDE" w:rsidRDefault="00730872" w:rsidP="00730872">
      <w:pPr>
        <w:autoSpaceDE w:val="0"/>
        <w:autoSpaceDN w:val="0"/>
        <w:adjustRightInd w:val="0"/>
        <w:spacing w:after="0" w:line="360" w:lineRule="auto"/>
        <w:jc w:val="center"/>
        <w:rPr>
          <w:rFonts w:ascii="Arial" w:hAnsi="Arial" w:cs="Arial"/>
          <w:b/>
          <w:color w:val="000000"/>
          <w:sz w:val="20"/>
          <w:szCs w:val="20"/>
        </w:rPr>
      </w:pPr>
      <w:r w:rsidRPr="00A32BDE">
        <w:rPr>
          <w:rFonts w:ascii="Arial" w:hAnsi="Arial" w:cs="Arial"/>
          <w:b/>
          <w:color w:val="000000"/>
          <w:sz w:val="20"/>
          <w:szCs w:val="20"/>
        </w:rPr>
        <w:t>Características de la Vivienda</w:t>
      </w:r>
      <w:r w:rsidR="007B7E3D">
        <w:rPr>
          <w:rFonts w:ascii="Arial" w:hAnsi="Arial" w:cs="Arial"/>
          <w:b/>
          <w:color w:val="000000"/>
          <w:sz w:val="20"/>
          <w:szCs w:val="20"/>
        </w:rPr>
        <w:t xml:space="preserve"> Huacrapuquio</w:t>
      </w:r>
    </w:p>
    <w:tbl>
      <w:tblPr>
        <w:tblStyle w:val="TableGrid"/>
        <w:tblW w:w="4067" w:type="pct"/>
        <w:tblInd w:w="562" w:type="dxa"/>
        <w:tblLook w:val="04A0" w:firstRow="1" w:lastRow="0" w:firstColumn="1" w:lastColumn="0" w:noHBand="0" w:noVBand="1"/>
      </w:tblPr>
      <w:tblGrid>
        <w:gridCol w:w="2927"/>
        <w:gridCol w:w="2168"/>
        <w:gridCol w:w="1006"/>
        <w:gridCol w:w="1269"/>
      </w:tblGrid>
      <w:tr w:rsidR="00730872" w:rsidRPr="007B7E3D" w14:paraId="3BC0E2E4" w14:textId="77777777" w:rsidTr="007B7E3D">
        <w:tc>
          <w:tcPr>
            <w:tcW w:w="1986" w:type="pct"/>
            <w:hideMark/>
          </w:tcPr>
          <w:p w14:paraId="102F40A0" w14:textId="77777777" w:rsidR="00730872" w:rsidRPr="007B7E3D" w:rsidRDefault="00730872" w:rsidP="00F073AA">
            <w:pPr>
              <w:jc w:val="both"/>
              <w:rPr>
                <w:rFonts w:ascii="Arial" w:eastAsia="Times New Roman" w:hAnsi="Arial" w:cs="Arial"/>
                <w:color w:val="000000"/>
                <w:sz w:val="20"/>
                <w:szCs w:val="20"/>
                <w:lang w:val="es-ES"/>
              </w:rPr>
            </w:pPr>
            <w:r w:rsidRPr="007B7E3D">
              <w:rPr>
                <w:rFonts w:ascii="Arial" w:eastAsia="Times New Roman" w:hAnsi="Arial" w:cs="Arial"/>
                <w:color w:val="000000"/>
                <w:sz w:val="20"/>
                <w:szCs w:val="20"/>
                <w:lang w:val="es-ES"/>
              </w:rPr>
              <w:t>V: Material de construcción predominante en las paredes</w:t>
            </w:r>
          </w:p>
        </w:tc>
        <w:tc>
          <w:tcPr>
            <w:tcW w:w="1471" w:type="pct"/>
            <w:hideMark/>
          </w:tcPr>
          <w:p w14:paraId="7FCEE308" w14:textId="77777777" w:rsidR="00730872" w:rsidRPr="007B7E3D" w:rsidRDefault="00730872" w:rsidP="002D6811">
            <w:pPr>
              <w:jc w:val="center"/>
              <w:rPr>
                <w:rFonts w:ascii="Arial" w:eastAsia="Times New Roman" w:hAnsi="Arial" w:cs="Arial"/>
                <w:color w:val="000000"/>
                <w:sz w:val="20"/>
                <w:szCs w:val="20"/>
              </w:rPr>
            </w:pPr>
            <w:r w:rsidRPr="007B7E3D">
              <w:rPr>
                <w:rFonts w:ascii="Arial" w:eastAsia="Times New Roman" w:hAnsi="Arial" w:cs="Arial"/>
                <w:color w:val="000000"/>
                <w:sz w:val="20"/>
                <w:szCs w:val="20"/>
              </w:rPr>
              <w:t>Casos</w:t>
            </w:r>
          </w:p>
        </w:tc>
        <w:tc>
          <w:tcPr>
            <w:tcW w:w="682" w:type="pct"/>
            <w:hideMark/>
          </w:tcPr>
          <w:p w14:paraId="3EE8B0DA" w14:textId="77777777" w:rsidR="00730872" w:rsidRPr="007B7E3D" w:rsidRDefault="00730872" w:rsidP="002D6811">
            <w:pPr>
              <w:jc w:val="center"/>
              <w:rPr>
                <w:rFonts w:ascii="Arial" w:eastAsia="Times New Roman" w:hAnsi="Arial" w:cs="Arial"/>
                <w:color w:val="000000"/>
                <w:sz w:val="20"/>
                <w:szCs w:val="20"/>
              </w:rPr>
            </w:pPr>
            <w:r w:rsidRPr="007B7E3D">
              <w:rPr>
                <w:rFonts w:ascii="Arial" w:eastAsia="Times New Roman" w:hAnsi="Arial" w:cs="Arial"/>
                <w:color w:val="000000"/>
                <w:sz w:val="20"/>
                <w:szCs w:val="20"/>
              </w:rPr>
              <w:t>%</w:t>
            </w:r>
          </w:p>
        </w:tc>
        <w:tc>
          <w:tcPr>
            <w:tcW w:w="861" w:type="pct"/>
            <w:hideMark/>
          </w:tcPr>
          <w:p w14:paraId="7FD57A47" w14:textId="77777777" w:rsidR="00730872" w:rsidRPr="007B7E3D" w:rsidRDefault="00730872" w:rsidP="00F073AA">
            <w:pPr>
              <w:jc w:val="both"/>
              <w:rPr>
                <w:rFonts w:ascii="Arial" w:eastAsia="Times New Roman" w:hAnsi="Arial" w:cs="Arial"/>
                <w:sz w:val="20"/>
                <w:szCs w:val="20"/>
              </w:rPr>
            </w:pPr>
            <w:r w:rsidRPr="007B7E3D">
              <w:rPr>
                <w:rFonts w:ascii="Arial" w:eastAsia="Times New Roman" w:hAnsi="Arial" w:cs="Arial"/>
                <w:sz w:val="20"/>
                <w:szCs w:val="20"/>
              </w:rPr>
              <w:t>Acumulado %</w:t>
            </w:r>
          </w:p>
        </w:tc>
      </w:tr>
      <w:tr w:rsidR="00730872" w:rsidRPr="007B7E3D" w14:paraId="14A924B9" w14:textId="77777777" w:rsidTr="007B7E3D">
        <w:tc>
          <w:tcPr>
            <w:tcW w:w="1986" w:type="pct"/>
            <w:hideMark/>
          </w:tcPr>
          <w:p w14:paraId="71CD0A49" w14:textId="77777777" w:rsidR="00730872" w:rsidRPr="007B7E3D" w:rsidRDefault="00730872" w:rsidP="00F073AA">
            <w:pPr>
              <w:jc w:val="both"/>
              <w:rPr>
                <w:rFonts w:ascii="Arial" w:eastAsia="Times New Roman" w:hAnsi="Arial" w:cs="Arial"/>
                <w:color w:val="000000"/>
                <w:sz w:val="20"/>
                <w:szCs w:val="20"/>
                <w:lang w:val="es-ES"/>
              </w:rPr>
            </w:pPr>
            <w:r w:rsidRPr="007B7E3D">
              <w:rPr>
                <w:rFonts w:ascii="Arial" w:eastAsia="Times New Roman" w:hAnsi="Arial" w:cs="Arial"/>
                <w:color w:val="000000"/>
                <w:sz w:val="20"/>
                <w:szCs w:val="20"/>
                <w:lang w:val="es-ES"/>
              </w:rPr>
              <w:t>Ladrillo o bloque de cemento</w:t>
            </w:r>
          </w:p>
        </w:tc>
        <w:tc>
          <w:tcPr>
            <w:tcW w:w="1471" w:type="pct"/>
            <w:hideMark/>
          </w:tcPr>
          <w:p w14:paraId="62107AF8" w14:textId="77777777" w:rsidR="00730872" w:rsidRPr="007B7E3D" w:rsidRDefault="00730872" w:rsidP="00F073AA">
            <w:pPr>
              <w:jc w:val="center"/>
              <w:rPr>
                <w:rFonts w:ascii="Arial" w:eastAsia="Times New Roman" w:hAnsi="Arial" w:cs="Arial"/>
                <w:color w:val="000000"/>
                <w:sz w:val="20"/>
                <w:szCs w:val="20"/>
              </w:rPr>
            </w:pPr>
            <w:r w:rsidRPr="007B7E3D">
              <w:rPr>
                <w:rFonts w:ascii="Arial" w:eastAsia="Times New Roman" w:hAnsi="Arial" w:cs="Arial"/>
                <w:color w:val="000000"/>
                <w:sz w:val="20"/>
                <w:szCs w:val="20"/>
              </w:rPr>
              <w:t>43</w:t>
            </w:r>
          </w:p>
        </w:tc>
        <w:tc>
          <w:tcPr>
            <w:tcW w:w="682" w:type="pct"/>
            <w:hideMark/>
          </w:tcPr>
          <w:p w14:paraId="2D4A5E07" w14:textId="77777777" w:rsidR="00730872" w:rsidRPr="007B7E3D" w:rsidRDefault="00730872" w:rsidP="00F073AA">
            <w:pPr>
              <w:jc w:val="both"/>
              <w:rPr>
                <w:rFonts w:ascii="Arial" w:eastAsia="Times New Roman" w:hAnsi="Arial" w:cs="Arial"/>
                <w:color w:val="000000"/>
                <w:sz w:val="20"/>
                <w:szCs w:val="20"/>
              </w:rPr>
            </w:pPr>
            <w:r w:rsidRPr="007B7E3D">
              <w:rPr>
                <w:rFonts w:ascii="Arial" w:eastAsia="Times New Roman" w:hAnsi="Arial" w:cs="Arial"/>
                <w:color w:val="000000"/>
                <w:sz w:val="20"/>
                <w:szCs w:val="20"/>
              </w:rPr>
              <w:t>9,47%</w:t>
            </w:r>
          </w:p>
        </w:tc>
        <w:tc>
          <w:tcPr>
            <w:tcW w:w="861" w:type="pct"/>
            <w:hideMark/>
          </w:tcPr>
          <w:p w14:paraId="1905F588" w14:textId="77777777" w:rsidR="00730872" w:rsidRPr="007B7E3D" w:rsidRDefault="00730872" w:rsidP="00F073AA">
            <w:pPr>
              <w:jc w:val="both"/>
              <w:rPr>
                <w:rFonts w:ascii="Arial" w:eastAsia="Times New Roman" w:hAnsi="Arial" w:cs="Arial"/>
                <w:sz w:val="20"/>
                <w:szCs w:val="20"/>
              </w:rPr>
            </w:pPr>
            <w:r w:rsidRPr="007B7E3D">
              <w:rPr>
                <w:rFonts w:ascii="Arial" w:eastAsia="Times New Roman" w:hAnsi="Arial" w:cs="Arial"/>
                <w:sz w:val="20"/>
                <w:szCs w:val="20"/>
              </w:rPr>
              <w:t>9,47%</w:t>
            </w:r>
          </w:p>
        </w:tc>
      </w:tr>
      <w:tr w:rsidR="00730872" w:rsidRPr="007B7E3D" w14:paraId="6AB0AE72" w14:textId="77777777" w:rsidTr="007B7E3D">
        <w:tc>
          <w:tcPr>
            <w:tcW w:w="1986" w:type="pct"/>
            <w:hideMark/>
          </w:tcPr>
          <w:p w14:paraId="37F2772B" w14:textId="77777777" w:rsidR="00730872" w:rsidRPr="007B7E3D" w:rsidRDefault="00730872" w:rsidP="00F073AA">
            <w:pPr>
              <w:jc w:val="both"/>
              <w:rPr>
                <w:rFonts w:ascii="Arial" w:eastAsia="Times New Roman" w:hAnsi="Arial" w:cs="Arial"/>
                <w:color w:val="000000"/>
                <w:sz w:val="20"/>
                <w:szCs w:val="20"/>
              </w:rPr>
            </w:pPr>
            <w:r w:rsidRPr="007B7E3D">
              <w:rPr>
                <w:rFonts w:ascii="Arial" w:eastAsia="Times New Roman" w:hAnsi="Arial" w:cs="Arial"/>
                <w:color w:val="000000"/>
                <w:sz w:val="20"/>
                <w:szCs w:val="20"/>
              </w:rPr>
              <w:t>Adobe</w:t>
            </w:r>
          </w:p>
        </w:tc>
        <w:tc>
          <w:tcPr>
            <w:tcW w:w="1471" w:type="pct"/>
            <w:hideMark/>
          </w:tcPr>
          <w:p w14:paraId="6BD27BAB" w14:textId="77777777" w:rsidR="00730872" w:rsidRPr="007B7E3D" w:rsidRDefault="00730872" w:rsidP="00F073AA">
            <w:pPr>
              <w:jc w:val="center"/>
              <w:rPr>
                <w:rFonts w:ascii="Arial" w:eastAsia="Times New Roman" w:hAnsi="Arial" w:cs="Arial"/>
                <w:color w:val="000000"/>
                <w:sz w:val="20"/>
                <w:szCs w:val="20"/>
              </w:rPr>
            </w:pPr>
            <w:r w:rsidRPr="007B7E3D">
              <w:rPr>
                <w:rFonts w:ascii="Arial" w:eastAsia="Times New Roman" w:hAnsi="Arial" w:cs="Arial"/>
                <w:color w:val="000000"/>
                <w:sz w:val="20"/>
                <w:szCs w:val="20"/>
              </w:rPr>
              <w:t>272</w:t>
            </w:r>
          </w:p>
        </w:tc>
        <w:tc>
          <w:tcPr>
            <w:tcW w:w="682" w:type="pct"/>
            <w:hideMark/>
          </w:tcPr>
          <w:p w14:paraId="04DF412A" w14:textId="77777777" w:rsidR="00730872" w:rsidRPr="007B7E3D" w:rsidRDefault="00730872" w:rsidP="00F073AA">
            <w:pPr>
              <w:jc w:val="both"/>
              <w:rPr>
                <w:rFonts w:ascii="Arial" w:eastAsia="Times New Roman" w:hAnsi="Arial" w:cs="Arial"/>
                <w:color w:val="000000"/>
                <w:sz w:val="20"/>
                <w:szCs w:val="20"/>
              </w:rPr>
            </w:pPr>
            <w:r w:rsidRPr="007B7E3D">
              <w:rPr>
                <w:rFonts w:ascii="Arial" w:eastAsia="Times New Roman" w:hAnsi="Arial" w:cs="Arial"/>
                <w:color w:val="000000"/>
                <w:sz w:val="20"/>
                <w:szCs w:val="20"/>
              </w:rPr>
              <w:t>59,91%</w:t>
            </w:r>
          </w:p>
        </w:tc>
        <w:tc>
          <w:tcPr>
            <w:tcW w:w="861" w:type="pct"/>
            <w:hideMark/>
          </w:tcPr>
          <w:p w14:paraId="03D3AD6C" w14:textId="77777777" w:rsidR="00730872" w:rsidRPr="007B7E3D" w:rsidRDefault="00730872" w:rsidP="00F073AA">
            <w:pPr>
              <w:jc w:val="both"/>
              <w:rPr>
                <w:rFonts w:ascii="Arial" w:eastAsia="Times New Roman" w:hAnsi="Arial" w:cs="Arial"/>
                <w:sz w:val="20"/>
                <w:szCs w:val="20"/>
              </w:rPr>
            </w:pPr>
            <w:r w:rsidRPr="007B7E3D">
              <w:rPr>
                <w:rFonts w:ascii="Arial" w:eastAsia="Times New Roman" w:hAnsi="Arial" w:cs="Arial"/>
                <w:sz w:val="20"/>
                <w:szCs w:val="20"/>
              </w:rPr>
              <w:t>69,38%</w:t>
            </w:r>
          </w:p>
        </w:tc>
      </w:tr>
      <w:tr w:rsidR="00730872" w:rsidRPr="007B7E3D" w14:paraId="29D60201" w14:textId="77777777" w:rsidTr="007B7E3D">
        <w:tc>
          <w:tcPr>
            <w:tcW w:w="1986" w:type="pct"/>
            <w:hideMark/>
          </w:tcPr>
          <w:p w14:paraId="17213DAF" w14:textId="77777777" w:rsidR="00730872" w:rsidRPr="007B7E3D" w:rsidRDefault="00730872" w:rsidP="00F073AA">
            <w:pPr>
              <w:jc w:val="both"/>
              <w:rPr>
                <w:rFonts w:ascii="Arial" w:eastAsia="Times New Roman" w:hAnsi="Arial" w:cs="Arial"/>
                <w:color w:val="000000"/>
                <w:sz w:val="20"/>
                <w:szCs w:val="20"/>
              </w:rPr>
            </w:pPr>
            <w:r w:rsidRPr="007B7E3D">
              <w:rPr>
                <w:rFonts w:ascii="Arial" w:eastAsia="Times New Roman" w:hAnsi="Arial" w:cs="Arial"/>
                <w:color w:val="000000"/>
                <w:sz w:val="20"/>
                <w:szCs w:val="20"/>
              </w:rPr>
              <w:t>Tapia</w:t>
            </w:r>
          </w:p>
        </w:tc>
        <w:tc>
          <w:tcPr>
            <w:tcW w:w="1471" w:type="pct"/>
            <w:hideMark/>
          </w:tcPr>
          <w:p w14:paraId="7148161F" w14:textId="77777777" w:rsidR="00730872" w:rsidRPr="007B7E3D" w:rsidRDefault="00730872" w:rsidP="00F073AA">
            <w:pPr>
              <w:jc w:val="center"/>
              <w:rPr>
                <w:rFonts w:ascii="Arial" w:eastAsia="Times New Roman" w:hAnsi="Arial" w:cs="Arial"/>
                <w:color w:val="000000"/>
                <w:sz w:val="20"/>
                <w:szCs w:val="20"/>
              </w:rPr>
            </w:pPr>
            <w:r w:rsidRPr="007B7E3D">
              <w:rPr>
                <w:rFonts w:ascii="Arial" w:eastAsia="Times New Roman" w:hAnsi="Arial" w:cs="Arial"/>
                <w:color w:val="000000"/>
                <w:sz w:val="20"/>
                <w:szCs w:val="20"/>
              </w:rPr>
              <w:t>137</w:t>
            </w:r>
          </w:p>
        </w:tc>
        <w:tc>
          <w:tcPr>
            <w:tcW w:w="682" w:type="pct"/>
            <w:hideMark/>
          </w:tcPr>
          <w:p w14:paraId="7585A243" w14:textId="77777777" w:rsidR="00730872" w:rsidRPr="007B7E3D" w:rsidRDefault="00730872" w:rsidP="00F073AA">
            <w:pPr>
              <w:jc w:val="both"/>
              <w:rPr>
                <w:rFonts w:ascii="Arial" w:eastAsia="Times New Roman" w:hAnsi="Arial" w:cs="Arial"/>
                <w:color w:val="000000"/>
                <w:sz w:val="20"/>
                <w:szCs w:val="20"/>
              </w:rPr>
            </w:pPr>
            <w:r w:rsidRPr="007B7E3D">
              <w:rPr>
                <w:rFonts w:ascii="Arial" w:eastAsia="Times New Roman" w:hAnsi="Arial" w:cs="Arial"/>
                <w:color w:val="000000"/>
                <w:sz w:val="20"/>
                <w:szCs w:val="20"/>
              </w:rPr>
              <w:t>30,18%</w:t>
            </w:r>
          </w:p>
        </w:tc>
        <w:tc>
          <w:tcPr>
            <w:tcW w:w="861" w:type="pct"/>
            <w:hideMark/>
          </w:tcPr>
          <w:p w14:paraId="22AEE00C" w14:textId="77777777" w:rsidR="00730872" w:rsidRPr="007B7E3D" w:rsidRDefault="00730872" w:rsidP="00F073AA">
            <w:pPr>
              <w:jc w:val="both"/>
              <w:rPr>
                <w:rFonts w:ascii="Arial" w:eastAsia="Times New Roman" w:hAnsi="Arial" w:cs="Arial"/>
                <w:sz w:val="20"/>
                <w:szCs w:val="20"/>
              </w:rPr>
            </w:pPr>
            <w:r w:rsidRPr="007B7E3D">
              <w:rPr>
                <w:rFonts w:ascii="Arial" w:eastAsia="Times New Roman" w:hAnsi="Arial" w:cs="Arial"/>
                <w:sz w:val="20"/>
                <w:szCs w:val="20"/>
              </w:rPr>
              <w:t>99,56%</w:t>
            </w:r>
          </w:p>
        </w:tc>
      </w:tr>
      <w:tr w:rsidR="00730872" w:rsidRPr="007B7E3D" w14:paraId="18588376" w14:textId="77777777" w:rsidTr="007B7E3D">
        <w:tc>
          <w:tcPr>
            <w:tcW w:w="1986" w:type="pct"/>
            <w:hideMark/>
          </w:tcPr>
          <w:p w14:paraId="1217AB72" w14:textId="77777777" w:rsidR="00730872" w:rsidRPr="007B7E3D" w:rsidRDefault="00730872" w:rsidP="00F073AA">
            <w:pPr>
              <w:jc w:val="both"/>
              <w:rPr>
                <w:rFonts w:ascii="Arial" w:eastAsia="Times New Roman" w:hAnsi="Arial" w:cs="Arial"/>
                <w:color w:val="000000"/>
                <w:sz w:val="20"/>
                <w:szCs w:val="20"/>
              </w:rPr>
            </w:pPr>
            <w:r w:rsidRPr="007B7E3D">
              <w:rPr>
                <w:rFonts w:ascii="Arial" w:eastAsia="Times New Roman" w:hAnsi="Arial" w:cs="Arial"/>
                <w:color w:val="000000"/>
                <w:sz w:val="20"/>
                <w:szCs w:val="20"/>
              </w:rPr>
              <w:t>Piedra con barro</w:t>
            </w:r>
          </w:p>
        </w:tc>
        <w:tc>
          <w:tcPr>
            <w:tcW w:w="1471" w:type="pct"/>
            <w:hideMark/>
          </w:tcPr>
          <w:p w14:paraId="3118E80A" w14:textId="77777777" w:rsidR="00730872" w:rsidRPr="007B7E3D" w:rsidRDefault="00730872" w:rsidP="00F073AA">
            <w:pPr>
              <w:jc w:val="center"/>
              <w:rPr>
                <w:rFonts w:ascii="Arial" w:eastAsia="Times New Roman" w:hAnsi="Arial" w:cs="Arial"/>
                <w:color w:val="000000"/>
                <w:sz w:val="20"/>
                <w:szCs w:val="20"/>
              </w:rPr>
            </w:pPr>
            <w:r w:rsidRPr="007B7E3D">
              <w:rPr>
                <w:rFonts w:ascii="Arial" w:eastAsia="Times New Roman" w:hAnsi="Arial" w:cs="Arial"/>
                <w:color w:val="000000"/>
                <w:sz w:val="20"/>
                <w:szCs w:val="20"/>
              </w:rPr>
              <w:t>1</w:t>
            </w:r>
          </w:p>
        </w:tc>
        <w:tc>
          <w:tcPr>
            <w:tcW w:w="682" w:type="pct"/>
            <w:hideMark/>
          </w:tcPr>
          <w:p w14:paraId="238AA73E" w14:textId="77777777" w:rsidR="00730872" w:rsidRPr="007B7E3D" w:rsidRDefault="00730872" w:rsidP="00F073AA">
            <w:pPr>
              <w:jc w:val="both"/>
              <w:rPr>
                <w:rFonts w:ascii="Arial" w:eastAsia="Times New Roman" w:hAnsi="Arial" w:cs="Arial"/>
                <w:color w:val="000000"/>
                <w:sz w:val="20"/>
                <w:szCs w:val="20"/>
              </w:rPr>
            </w:pPr>
            <w:r w:rsidRPr="007B7E3D">
              <w:rPr>
                <w:rFonts w:ascii="Arial" w:eastAsia="Times New Roman" w:hAnsi="Arial" w:cs="Arial"/>
                <w:color w:val="000000"/>
                <w:sz w:val="20"/>
                <w:szCs w:val="20"/>
              </w:rPr>
              <w:t>0,22%</w:t>
            </w:r>
          </w:p>
        </w:tc>
        <w:tc>
          <w:tcPr>
            <w:tcW w:w="861" w:type="pct"/>
            <w:hideMark/>
          </w:tcPr>
          <w:p w14:paraId="193EC6AC" w14:textId="77777777" w:rsidR="00730872" w:rsidRPr="007B7E3D" w:rsidRDefault="00730872" w:rsidP="00F073AA">
            <w:pPr>
              <w:jc w:val="both"/>
              <w:rPr>
                <w:rFonts w:ascii="Arial" w:eastAsia="Times New Roman" w:hAnsi="Arial" w:cs="Arial"/>
                <w:sz w:val="20"/>
                <w:szCs w:val="20"/>
              </w:rPr>
            </w:pPr>
            <w:r w:rsidRPr="007B7E3D">
              <w:rPr>
                <w:rFonts w:ascii="Arial" w:eastAsia="Times New Roman" w:hAnsi="Arial" w:cs="Arial"/>
                <w:sz w:val="20"/>
                <w:szCs w:val="20"/>
              </w:rPr>
              <w:t>99,78%</w:t>
            </w:r>
          </w:p>
        </w:tc>
      </w:tr>
      <w:tr w:rsidR="00730872" w:rsidRPr="007B7E3D" w14:paraId="3D5AC669" w14:textId="77777777" w:rsidTr="007B7E3D">
        <w:tc>
          <w:tcPr>
            <w:tcW w:w="1986" w:type="pct"/>
            <w:hideMark/>
          </w:tcPr>
          <w:p w14:paraId="16B80A94" w14:textId="77777777" w:rsidR="00730872" w:rsidRPr="007B7E3D" w:rsidRDefault="00730872" w:rsidP="00F073AA">
            <w:pPr>
              <w:jc w:val="both"/>
              <w:rPr>
                <w:rFonts w:ascii="Arial" w:eastAsia="Times New Roman" w:hAnsi="Arial" w:cs="Arial"/>
                <w:color w:val="000000"/>
                <w:sz w:val="20"/>
                <w:szCs w:val="20"/>
              </w:rPr>
            </w:pPr>
            <w:r w:rsidRPr="007B7E3D">
              <w:rPr>
                <w:rFonts w:ascii="Arial" w:eastAsia="Times New Roman" w:hAnsi="Arial" w:cs="Arial"/>
                <w:color w:val="000000"/>
                <w:sz w:val="20"/>
                <w:szCs w:val="20"/>
              </w:rPr>
              <w:t>Madera (pona, tornillo etc.)</w:t>
            </w:r>
          </w:p>
        </w:tc>
        <w:tc>
          <w:tcPr>
            <w:tcW w:w="1471" w:type="pct"/>
            <w:hideMark/>
          </w:tcPr>
          <w:p w14:paraId="2D7A98E6" w14:textId="77777777" w:rsidR="00730872" w:rsidRPr="007B7E3D" w:rsidRDefault="00730872" w:rsidP="00F073AA">
            <w:pPr>
              <w:jc w:val="center"/>
              <w:rPr>
                <w:rFonts w:ascii="Arial" w:eastAsia="Times New Roman" w:hAnsi="Arial" w:cs="Arial"/>
                <w:color w:val="000000"/>
                <w:sz w:val="20"/>
                <w:szCs w:val="20"/>
              </w:rPr>
            </w:pPr>
            <w:r w:rsidRPr="007B7E3D">
              <w:rPr>
                <w:rFonts w:ascii="Arial" w:eastAsia="Times New Roman" w:hAnsi="Arial" w:cs="Arial"/>
                <w:color w:val="000000"/>
                <w:sz w:val="20"/>
                <w:szCs w:val="20"/>
              </w:rPr>
              <w:t>1</w:t>
            </w:r>
          </w:p>
        </w:tc>
        <w:tc>
          <w:tcPr>
            <w:tcW w:w="682" w:type="pct"/>
            <w:hideMark/>
          </w:tcPr>
          <w:p w14:paraId="53486DD2" w14:textId="77777777" w:rsidR="00730872" w:rsidRPr="007B7E3D" w:rsidRDefault="00730872" w:rsidP="00F073AA">
            <w:pPr>
              <w:jc w:val="both"/>
              <w:rPr>
                <w:rFonts w:ascii="Arial" w:eastAsia="Times New Roman" w:hAnsi="Arial" w:cs="Arial"/>
                <w:color w:val="000000"/>
                <w:sz w:val="20"/>
                <w:szCs w:val="20"/>
              </w:rPr>
            </w:pPr>
            <w:r w:rsidRPr="007B7E3D">
              <w:rPr>
                <w:rFonts w:ascii="Arial" w:eastAsia="Times New Roman" w:hAnsi="Arial" w:cs="Arial"/>
                <w:color w:val="000000"/>
                <w:sz w:val="20"/>
                <w:szCs w:val="20"/>
              </w:rPr>
              <w:t>0,22%</w:t>
            </w:r>
          </w:p>
        </w:tc>
        <w:tc>
          <w:tcPr>
            <w:tcW w:w="861" w:type="pct"/>
            <w:hideMark/>
          </w:tcPr>
          <w:p w14:paraId="1CA9E8F5" w14:textId="77777777" w:rsidR="00730872" w:rsidRPr="007B7E3D" w:rsidRDefault="00730872" w:rsidP="00F073AA">
            <w:pPr>
              <w:jc w:val="both"/>
              <w:rPr>
                <w:rFonts w:ascii="Arial" w:eastAsia="Times New Roman" w:hAnsi="Arial" w:cs="Arial"/>
                <w:sz w:val="20"/>
                <w:szCs w:val="20"/>
              </w:rPr>
            </w:pPr>
            <w:r w:rsidRPr="007B7E3D">
              <w:rPr>
                <w:rFonts w:ascii="Arial" w:eastAsia="Times New Roman" w:hAnsi="Arial" w:cs="Arial"/>
                <w:sz w:val="20"/>
                <w:szCs w:val="20"/>
              </w:rPr>
              <w:t>100,00%</w:t>
            </w:r>
          </w:p>
        </w:tc>
      </w:tr>
      <w:tr w:rsidR="00730872" w:rsidRPr="00536C66" w14:paraId="0A4109FE" w14:textId="77777777" w:rsidTr="007B7E3D">
        <w:tc>
          <w:tcPr>
            <w:tcW w:w="1986" w:type="pct"/>
            <w:hideMark/>
          </w:tcPr>
          <w:p w14:paraId="5E7A87F4" w14:textId="77777777" w:rsidR="00730872" w:rsidRPr="007B7E3D" w:rsidRDefault="00730872" w:rsidP="00F073AA">
            <w:pPr>
              <w:jc w:val="both"/>
              <w:rPr>
                <w:rFonts w:ascii="Arial" w:eastAsia="Times New Roman" w:hAnsi="Arial" w:cs="Arial"/>
                <w:b/>
                <w:color w:val="000000"/>
                <w:sz w:val="20"/>
                <w:szCs w:val="20"/>
              </w:rPr>
            </w:pPr>
            <w:r w:rsidRPr="007B7E3D">
              <w:rPr>
                <w:rFonts w:ascii="Arial" w:eastAsia="Times New Roman" w:hAnsi="Arial" w:cs="Arial"/>
                <w:b/>
                <w:color w:val="000000"/>
                <w:sz w:val="20"/>
                <w:szCs w:val="20"/>
              </w:rPr>
              <w:t>Total</w:t>
            </w:r>
          </w:p>
        </w:tc>
        <w:tc>
          <w:tcPr>
            <w:tcW w:w="1471" w:type="pct"/>
            <w:hideMark/>
          </w:tcPr>
          <w:p w14:paraId="1DBE855E" w14:textId="77777777" w:rsidR="00730872" w:rsidRPr="007B7E3D" w:rsidRDefault="00730872" w:rsidP="00F073AA">
            <w:pPr>
              <w:jc w:val="center"/>
              <w:rPr>
                <w:rFonts w:ascii="Arial" w:eastAsia="Times New Roman" w:hAnsi="Arial" w:cs="Arial"/>
                <w:b/>
                <w:color w:val="000000"/>
                <w:sz w:val="20"/>
                <w:szCs w:val="20"/>
              </w:rPr>
            </w:pPr>
            <w:r w:rsidRPr="007B7E3D">
              <w:rPr>
                <w:rFonts w:ascii="Arial" w:eastAsia="Times New Roman" w:hAnsi="Arial" w:cs="Arial"/>
                <w:b/>
                <w:color w:val="000000"/>
                <w:sz w:val="20"/>
                <w:szCs w:val="20"/>
              </w:rPr>
              <w:t>454</w:t>
            </w:r>
          </w:p>
        </w:tc>
        <w:tc>
          <w:tcPr>
            <w:tcW w:w="682" w:type="pct"/>
            <w:hideMark/>
          </w:tcPr>
          <w:p w14:paraId="310F25F1" w14:textId="77777777" w:rsidR="00730872" w:rsidRPr="007B7E3D" w:rsidRDefault="00730872" w:rsidP="00F073AA">
            <w:pPr>
              <w:jc w:val="both"/>
              <w:rPr>
                <w:rFonts w:ascii="Arial" w:eastAsia="Times New Roman" w:hAnsi="Arial" w:cs="Arial"/>
                <w:b/>
                <w:color w:val="000000"/>
                <w:sz w:val="20"/>
                <w:szCs w:val="20"/>
              </w:rPr>
            </w:pPr>
            <w:r w:rsidRPr="007B7E3D">
              <w:rPr>
                <w:rFonts w:ascii="Arial" w:eastAsia="Times New Roman" w:hAnsi="Arial" w:cs="Arial"/>
                <w:b/>
                <w:color w:val="000000"/>
                <w:sz w:val="20"/>
                <w:szCs w:val="20"/>
              </w:rPr>
              <w:t>100,00%</w:t>
            </w:r>
          </w:p>
        </w:tc>
        <w:tc>
          <w:tcPr>
            <w:tcW w:w="861" w:type="pct"/>
            <w:hideMark/>
          </w:tcPr>
          <w:p w14:paraId="2D2F4A45" w14:textId="77777777" w:rsidR="00730872" w:rsidRPr="007B7E3D" w:rsidRDefault="00730872" w:rsidP="00F073AA">
            <w:pPr>
              <w:jc w:val="both"/>
              <w:rPr>
                <w:rFonts w:ascii="Arial" w:eastAsia="Times New Roman" w:hAnsi="Arial" w:cs="Arial"/>
                <w:b/>
                <w:sz w:val="20"/>
                <w:szCs w:val="20"/>
              </w:rPr>
            </w:pPr>
            <w:r w:rsidRPr="007B7E3D">
              <w:rPr>
                <w:rFonts w:ascii="Arial" w:eastAsia="Times New Roman" w:hAnsi="Arial" w:cs="Arial"/>
                <w:b/>
                <w:sz w:val="20"/>
                <w:szCs w:val="20"/>
              </w:rPr>
              <w:t>100,00%</w:t>
            </w:r>
          </w:p>
        </w:tc>
      </w:tr>
    </w:tbl>
    <w:p w14:paraId="7C290F57" w14:textId="6EF2EB3C" w:rsidR="00730872" w:rsidRDefault="00BE2152" w:rsidP="00A32BDE">
      <w:pPr>
        <w:autoSpaceDE w:val="0"/>
        <w:autoSpaceDN w:val="0"/>
        <w:adjustRightInd w:val="0"/>
        <w:spacing w:after="0" w:line="240" w:lineRule="auto"/>
        <w:jc w:val="both"/>
        <w:rPr>
          <w:rFonts w:ascii="Arial" w:hAnsi="Arial" w:cs="Arial"/>
          <w:color w:val="000000"/>
          <w:sz w:val="20"/>
          <w:szCs w:val="20"/>
        </w:rPr>
      </w:pPr>
      <w:r>
        <w:rPr>
          <w:rFonts w:ascii="Arial" w:hAnsi="Arial" w:cs="Arial"/>
          <w:color w:val="000000"/>
          <w:sz w:val="20"/>
          <w:szCs w:val="20"/>
        </w:rPr>
        <w:t xml:space="preserve">         </w:t>
      </w:r>
      <w:r w:rsidRPr="00BE2152">
        <w:rPr>
          <w:rFonts w:ascii="Arial" w:hAnsi="Arial" w:cs="Arial"/>
          <w:b/>
          <w:color w:val="000000"/>
          <w:sz w:val="20"/>
          <w:szCs w:val="20"/>
        </w:rPr>
        <w:t xml:space="preserve"> </w:t>
      </w:r>
      <w:r w:rsidR="00730872" w:rsidRPr="00BE2152">
        <w:rPr>
          <w:rFonts w:ascii="Arial" w:hAnsi="Arial" w:cs="Arial"/>
          <w:b/>
          <w:color w:val="000000"/>
          <w:sz w:val="20"/>
          <w:szCs w:val="20"/>
        </w:rPr>
        <w:t>Fuente</w:t>
      </w:r>
      <w:r w:rsidR="00730872" w:rsidRPr="00536C66">
        <w:rPr>
          <w:rFonts w:ascii="Arial" w:hAnsi="Arial" w:cs="Arial"/>
          <w:color w:val="000000"/>
          <w:sz w:val="20"/>
          <w:szCs w:val="20"/>
        </w:rPr>
        <w:t>: Censo Nacional de Población y Vivienda 2017 INEI</w:t>
      </w:r>
    </w:p>
    <w:p w14:paraId="783743AC" w14:textId="77777777" w:rsidR="007B7E3D" w:rsidRPr="00536C66" w:rsidRDefault="007B7E3D" w:rsidP="00A32BDE">
      <w:pPr>
        <w:autoSpaceDE w:val="0"/>
        <w:autoSpaceDN w:val="0"/>
        <w:adjustRightInd w:val="0"/>
        <w:spacing w:after="0" w:line="240" w:lineRule="auto"/>
        <w:jc w:val="both"/>
        <w:rPr>
          <w:rFonts w:ascii="Arial" w:hAnsi="Arial" w:cs="Arial"/>
          <w:color w:val="000000"/>
          <w:sz w:val="20"/>
          <w:szCs w:val="20"/>
        </w:rPr>
      </w:pPr>
    </w:p>
    <w:p w14:paraId="4E3E740A" w14:textId="77777777" w:rsidR="00730872" w:rsidRPr="00A32BDE" w:rsidRDefault="00730872" w:rsidP="00E37B5C">
      <w:pPr>
        <w:spacing w:line="360" w:lineRule="auto"/>
        <w:jc w:val="both"/>
        <w:rPr>
          <w:rFonts w:ascii="Arial" w:hAnsi="Arial" w:cs="Arial"/>
        </w:rPr>
      </w:pPr>
      <w:r w:rsidRPr="00A32BDE">
        <w:rPr>
          <w:rFonts w:ascii="Arial" w:hAnsi="Arial" w:cs="Arial"/>
        </w:rPr>
        <w:t>En el distrito de Huacrapuquio, el 90.53 %</w:t>
      </w:r>
      <w:r w:rsidR="00E37B5C" w:rsidRPr="00A32BDE">
        <w:rPr>
          <w:rFonts w:ascii="Arial" w:hAnsi="Arial" w:cs="Arial"/>
        </w:rPr>
        <w:t xml:space="preserve"> de las viviendas</w:t>
      </w:r>
      <w:r w:rsidRPr="00A32BDE">
        <w:rPr>
          <w:rFonts w:ascii="Arial" w:hAnsi="Arial" w:cs="Arial"/>
        </w:rPr>
        <w:t>, son de material rustico, esta condición los hace</w:t>
      </w:r>
      <w:r w:rsidR="00E37B5C" w:rsidRPr="00A32BDE">
        <w:rPr>
          <w:rFonts w:ascii="Arial" w:hAnsi="Arial" w:cs="Arial"/>
        </w:rPr>
        <w:t xml:space="preserve"> altamente</w:t>
      </w:r>
      <w:r w:rsidRPr="00A32BDE">
        <w:rPr>
          <w:rFonts w:ascii="Arial" w:hAnsi="Arial" w:cs="Arial"/>
        </w:rPr>
        <w:t xml:space="preserve"> vulnerables frente a los riesgos de desastres naturales</w:t>
      </w:r>
      <w:r w:rsidR="00E37B5C" w:rsidRPr="00A32BDE">
        <w:rPr>
          <w:rFonts w:ascii="Arial" w:hAnsi="Arial" w:cs="Arial"/>
        </w:rPr>
        <w:t xml:space="preserve"> como los temblores y</w:t>
      </w:r>
      <w:r w:rsidRPr="00A32BDE">
        <w:rPr>
          <w:rFonts w:ascii="Arial" w:hAnsi="Arial" w:cs="Arial"/>
        </w:rPr>
        <w:t>,</w:t>
      </w:r>
      <w:r w:rsidR="00E37B5C" w:rsidRPr="00A32BDE">
        <w:rPr>
          <w:rFonts w:ascii="Arial" w:hAnsi="Arial" w:cs="Arial"/>
        </w:rPr>
        <w:t xml:space="preserve"> los efectos de </w:t>
      </w:r>
      <w:r w:rsidR="006574EA" w:rsidRPr="00A32BDE">
        <w:rPr>
          <w:rFonts w:ascii="Arial" w:hAnsi="Arial" w:cs="Arial"/>
        </w:rPr>
        <w:t>las lluvias intensas</w:t>
      </w:r>
      <w:r w:rsidR="00E37B5C" w:rsidRPr="00A32BDE">
        <w:rPr>
          <w:rFonts w:ascii="Arial" w:hAnsi="Arial" w:cs="Arial"/>
        </w:rPr>
        <w:t>: Huaycos e inundaciones.</w:t>
      </w:r>
    </w:p>
    <w:p w14:paraId="4CF69227" w14:textId="56DD56E4" w:rsidR="00730872" w:rsidRDefault="00730872" w:rsidP="00E37B5C">
      <w:pPr>
        <w:spacing w:line="360" w:lineRule="auto"/>
        <w:jc w:val="both"/>
        <w:rPr>
          <w:rFonts w:ascii="Arial" w:hAnsi="Arial" w:cs="Arial"/>
          <w:sz w:val="20"/>
          <w:szCs w:val="20"/>
        </w:rPr>
      </w:pPr>
      <w:r w:rsidRPr="00966463">
        <w:rPr>
          <w:rFonts w:ascii="Arial" w:hAnsi="Arial" w:cs="Arial"/>
          <w:b/>
          <w:sz w:val="20"/>
          <w:szCs w:val="20"/>
        </w:rPr>
        <w:t>LINEA DE BASE</w:t>
      </w:r>
      <w:r w:rsidRPr="00966463">
        <w:rPr>
          <w:rFonts w:ascii="Arial" w:hAnsi="Arial" w:cs="Arial"/>
          <w:sz w:val="20"/>
          <w:szCs w:val="20"/>
        </w:rPr>
        <w:t>: El 90.53 % de las viviendas del distrito de Huacrapuquio son de material rustico.</w:t>
      </w:r>
    </w:p>
    <w:p w14:paraId="045B49CA" w14:textId="3FCC4709" w:rsidR="00394BEB" w:rsidRDefault="00394BEB" w:rsidP="00E37B5C">
      <w:pPr>
        <w:spacing w:line="360" w:lineRule="auto"/>
        <w:jc w:val="both"/>
        <w:rPr>
          <w:rFonts w:ascii="Arial" w:hAnsi="Arial" w:cs="Arial"/>
          <w:sz w:val="20"/>
          <w:szCs w:val="20"/>
        </w:rPr>
      </w:pPr>
    </w:p>
    <w:p w14:paraId="1ACDED07" w14:textId="2FB23A9E" w:rsidR="00394BEB" w:rsidRDefault="00394BEB" w:rsidP="00E37B5C">
      <w:pPr>
        <w:spacing w:line="360" w:lineRule="auto"/>
        <w:jc w:val="both"/>
        <w:rPr>
          <w:rFonts w:ascii="Arial" w:hAnsi="Arial" w:cs="Arial"/>
          <w:sz w:val="20"/>
          <w:szCs w:val="20"/>
        </w:rPr>
      </w:pPr>
    </w:p>
    <w:p w14:paraId="637F975D" w14:textId="00CD9BC9" w:rsidR="00394BEB" w:rsidRDefault="00394BEB" w:rsidP="00E37B5C">
      <w:pPr>
        <w:spacing w:line="360" w:lineRule="auto"/>
        <w:jc w:val="both"/>
        <w:rPr>
          <w:rFonts w:ascii="Arial" w:hAnsi="Arial" w:cs="Arial"/>
          <w:sz w:val="20"/>
          <w:szCs w:val="20"/>
        </w:rPr>
      </w:pPr>
    </w:p>
    <w:p w14:paraId="65970C9E" w14:textId="77777777" w:rsidR="00394BEB" w:rsidRDefault="00394BEB" w:rsidP="00394BEB">
      <w:pPr>
        <w:pStyle w:val="NoSpacing"/>
        <w:rPr>
          <w:rFonts w:ascii="Arial" w:hAnsi="Arial" w:cs="Arial"/>
          <w:b/>
          <w:sz w:val="20"/>
          <w:szCs w:val="20"/>
        </w:rPr>
      </w:pPr>
      <w:r w:rsidRPr="00C37A96">
        <w:rPr>
          <w:rFonts w:ascii="Arial" w:hAnsi="Arial" w:cs="Arial"/>
          <w:b/>
          <w:noProof/>
          <w:lang w:val="en-US"/>
        </w:rPr>
        <w:drawing>
          <wp:inline distT="0" distB="0" distL="0" distR="0" wp14:anchorId="21299231" wp14:editId="52DA363F">
            <wp:extent cx="781050" cy="581025"/>
            <wp:effectExtent l="0" t="0" r="0" b="9525"/>
            <wp:docPr id="71" name="Imagen 71"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6ECBF2AC" w14:textId="77777777" w:rsidR="00394BEB" w:rsidRPr="00561F7F" w:rsidRDefault="00394BEB" w:rsidP="00394BEB">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2A51B8F0" w14:textId="77777777" w:rsidR="00594390" w:rsidRPr="00583E9F" w:rsidRDefault="00594390" w:rsidP="00594390">
      <w:pPr>
        <w:spacing w:line="240" w:lineRule="auto"/>
        <w:jc w:val="both"/>
        <w:rPr>
          <w:rFonts w:ascii="Arial" w:hAnsi="Arial" w:cs="Arial"/>
          <w:b/>
          <w:sz w:val="20"/>
          <w:szCs w:val="20"/>
        </w:rPr>
      </w:pPr>
      <w:r w:rsidRPr="00583E9F">
        <w:rPr>
          <w:rFonts w:ascii="Arial" w:hAnsi="Arial" w:cs="Arial"/>
          <w:b/>
          <w:sz w:val="20"/>
          <w:szCs w:val="20"/>
        </w:rPr>
        <w:t>COBERTURA DE SERVICIO DE AGUA</w:t>
      </w:r>
    </w:p>
    <w:p w14:paraId="1C308FB4" w14:textId="7191B433" w:rsidR="00517F77" w:rsidRPr="00A32BDE" w:rsidRDefault="00134E90" w:rsidP="00517F77">
      <w:pPr>
        <w:spacing w:line="240" w:lineRule="auto"/>
        <w:jc w:val="center"/>
        <w:rPr>
          <w:rFonts w:ascii="Arial" w:hAnsi="Arial" w:cs="Arial"/>
          <w:b/>
        </w:rPr>
      </w:pPr>
      <w:r>
        <w:rPr>
          <w:rFonts w:ascii="Arial" w:hAnsi="Arial" w:cs="Arial"/>
          <w:b/>
        </w:rPr>
        <w:t>CUADRO N° 30</w:t>
      </w:r>
    </w:p>
    <w:p w14:paraId="0E05AEEE" w14:textId="77777777" w:rsidR="00517F77" w:rsidRPr="00A32BDE" w:rsidRDefault="00517F77" w:rsidP="00517F77">
      <w:pPr>
        <w:pStyle w:val="ListParagraph"/>
        <w:autoSpaceDE w:val="0"/>
        <w:autoSpaceDN w:val="0"/>
        <w:adjustRightInd w:val="0"/>
        <w:spacing w:after="0" w:line="240" w:lineRule="auto"/>
        <w:ind w:left="1080"/>
        <w:jc w:val="center"/>
        <w:rPr>
          <w:rFonts w:ascii="Arial" w:hAnsi="Arial" w:cs="Arial"/>
          <w:b/>
          <w:color w:val="000000"/>
        </w:rPr>
      </w:pPr>
      <w:r w:rsidRPr="00A32BDE">
        <w:rPr>
          <w:rFonts w:ascii="Arial" w:hAnsi="Arial" w:cs="Arial"/>
          <w:b/>
          <w:color w:val="000000"/>
        </w:rPr>
        <w:t>Cobertura de Servicio de Agua</w:t>
      </w:r>
    </w:p>
    <w:p w14:paraId="0B149F54" w14:textId="77777777" w:rsidR="00517F77" w:rsidRPr="00543596" w:rsidRDefault="00517F77" w:rsidP="00517F77">
      <w:pPr>
        <w:pStyle w:val="ListParagraph"/>
        <w:autoSpaceDE w:val="0"/>
        <w:autoSpaceDN w:val="0"/>
        <w:adjustRightInd w:val="0"/>
        <w:spacing w:after="0" w:line="240" w:lineRule="auto"/>
        <w:ind w:left="1080"/>
        <w:jc w:val="center"/>
        <w:rPr>
          <w:rFonts w:ascii="Arial" w:hAnsi="Arial" w:cs="Arial"/>
          <w:b/>
          <w:color w:val="000000"/>
          <w:sz w:val="24"/>
          <w:szCs w:val="24"/>
        </w:rPr>
      </w:pPr>
    </w:p>
    <w:tbl>
      <w:tblPr>
        <w:tblStyle w:val="TableGrid"/>
        <w:tblW w:w="0" w:type="auto"/>
        <w:tblInd w:w="1696" w:type="dxa"/>
        <w:tblLook w:val="04A0" w:firstRow="1" w:lastRow="0" w:firstColumn="1" w:lastColumn="0" w:noHBand="0" w:noVBand="1"/>
      </w:tblPr>
      <w:tblGrid>
        <w:gridCol w:w="3119"/>
        <w:gridCol w:w="850"/>
        <w:gridCol w:w="1134"/>
        <w:gridCol w:w="1418"/>
      </w:tblGrid>
      <w:tr w:rsidR="00517F77" w:rsidRPr="00A32BDE" w14:paraId="35E4E3F9" w14:textId="77777777" w:rsidTr="00F073AA">
        <w:tc>
          <w:tcPr>
            <w:tcW w:w="3119" w:type="dxa"/>
          </w:tcPr>
          <w:p w14:paraId="31311C34" w14:textId="77777777" w:rsidR="00517F77" w:rsidRPr="00A32BDE" w:rsidRDefault="00517F77" w:rsidP="00F073AA">
            <w:pPr>
              <w:jc w:val="both"/>
              <w:rPr>
                <w:rFonts w:ascii="Arial" w:eastAsia="Times New Roman" w:hAnsi="Arial" w:cs="Arial"/>
                <w:b/>
                <w:bCs/>
                <w:color w:val="000000"/>
                <w:sz w:val="20"/>
                <w:szCs w:val="20"/>
                <w:lang w:val="es-ES"/>
              </w:rPr>
            </w:pPr>
            <w:r w:rsidRPr="00A32BDE">
              <w:rPr>
                <w:rFonts w:ascii="Arial" w:eastAsia="Times New Roman" w:hAnsi="Arial" w:cs="Arial"/>
                <w:b/>
                <w:bCs/>
                <w:color w:val="000000"/>
                <w:sz w:val="20"/>
                <w:szCs w:val="20"/>
                <w:lang w:val="es-ES"/>
              </w:rPr>
              <w:t>V: Servicio de agua - Todos los días de la semana</w:t>
            </w:r>
          </w:p>
        </w:tc>
        <w:tc>
          <w:tcPr>
            <w:tcW w:w="850" w:type="dxa"/>
          </w:tcPr>
          <w:p w14:paraId="4413C3B1" w14:textId="77777777" w:rsidR="00517F77" w:rsidRPr="00A32BDE" w:rsidRDefault="00517F77" w:rsidP="00F073AA">
            <w:pPr>
              <w:jc w:val="both"/>
              <w:rPr>
                <w:rFonts w:ascii="Arial" w:eastAsia="Times New Roman" w:hAnsi="Arial" w:cs="Arial"/>
                <w:b/>
                <w:bCs/>
                <w:color w:val="000000"/>
                <w:sz w:val="20"/>
                <w:szCs w:val="20"/>
              </w:rPr>
            </w:pPr>
            <w:r w:rsidRPr="00A32BDE">
              <w:rPr>
                <w:rFonts w:ascii="Arial" w:eastAsia="Times New Roman" w:hAnsi="Arial" w:cs="Arial"/>
                <w:b/>
                <w:bCs/>
                <w:color w:val="000000"/>
                <w:sz w:val="20"/>
                <w:szCs w:val="20"/>
              </w:rPr>
              <w:t>Casos</w:t>
            </w:r>
          </w:p>
        </w:tc>
        <w:tc>
          <w:tcPr>
            <w:tcW w:w="1134" w:type="dxa"/>
          </w:tcPr>
          <w:p w14:paraId="45473E1C" w14:textId="77777777" w:rsidR="00517F77" w:rsidRPr="00A32BDE" w:rsidRDefault="00517F77" w:rsidP="00F073AA">
            <w:pPr>
              <w:jc w:val="both"/>
              <w:rPr>
                <w:rFonts w:ascii="Arial" w:eastAsia="Times New Roman" w:hAnsi="Arial" w:cs="Arial"/>
                <w:b/>
                <w:bCs/>
                <w:color w:val="000000"/>
                <w:sz w:val="20"/>
                <w:szCs w:val="20"/>
              </w:rPr>
            </w:pPr>
            <w:r w:rsidRPr="00A32BDE">
              <w:rPr>
                <w:rFonts w:ascii="Arial" w:eastAsia="Times New Roman" w:hAnsi="Arial" w:cs="Arial"/>
                <w:b/>
                <w:bCs/>
                <w:color w:val="000000"/>
                <w:sz w:val="20"/>
                <w:szCs w:val="20"/>
              </w:rPr>
              <w:t>%</w:t>
            </w:r>
          </w:p>
        </w:tc>
        <w:tc>
          <w:tcPr>
            <w:tcW w:w="1418" w:type="dxa"/>
          </w:tcPr>
          <w:p w14:paraId="592685B9" w14:textId="77777777" w:rsidR="00517F77" w:rsidRPr="00A32BDE" w:rsidRDefault="00517F77" w:rsidP="00F073AA">
            <w:pPr>
              <w:jc w:val="both"/>
              <w:rPr>
                <w:rFonts w:ascii="Arial" w:eastAsia="Times New Roman" w:hAnsi="Arial" w:cs="Arial"/>
                <w:b/>
                <w:bCs/>
                <w:color w:val="000000"/>
                <w:sz w:val="20"/>
                <w:szCs w:val="20"/>
              </w:rPr>
            </w:pPr>
            <w:r w:rsidRPr="00A32BDE">
              <w:rPr>
                <w:rFonts w:ascii="Arial" w:eastAsia="Times New Roman" w:hAnsi="Arial" w:cs="Arial"/>
                <w:b/>
                <w:bCs/>
                <w:color w:val="000000"/>
                <w:sz w:val="20"/>
                <w:szCs w:val="20"/>
              </w:rPr>
              <w:t>Acumulado %</w:t>
            </w:r>
          </w:p>
        </w:tc>
      </w:tr>
      <w:tr w:rsidR="00517F77" w:rsidRPr="00A32BDE" w14:paraId="1D7DA136" w14:textId="77777777" w:rsidTr="00F073AA">
        <w:tc>
          <w:tcPr>
            <w:tcW w:w="3119" w:type="dxa"/>
          </w:tcPr>
          <w:p w14:paraId="290A922A" w14:textId="77777777" w:rsidR="00517F77" w:rsidRPr="00A32BDE" w:rsidRDefault="00517F77" w:rsidP="00F073AA">
            <w:pPr>
              <w:jc w:val="both"/>
              <w:rPr>
                <w:rFonts w:ascii="Arial" w:eastAsia="Times New Roman" w:hAnsi="Arial" w:cs="Arial"/>
                <w:color w:val="000000"/>
                <w:sz w:val="20"/>
                <w:szCs w:val="20"/>
                <w:lang w:val="es-ES"/>
              </w:rPr>
            </w:pPr>
            <w:r w:rsidRPr="00A32BDE">
              <w:rPr>
                <w:rFonts w:ascii="Arial" w:eastAsia="Times New Roman" w:hAnsi="Arial" w:cs="Arial"/>
                <w:color w:val="000000"/>
                <w:sz w:val="20"/>
                <w:szCs w:val="20"/>
                <w:lang w:val="es-ES"/>
              </w:rPr>
              <w:t>Sí tiene servicio de agua todos los días de la semana</w:t>
            </w:r>
          </w:p>
        </w:tc>
        <w:tc>
          <w:tcPr>
            <w:tcW w:w="850" w:type="dxa"/>
          </w:tcPr>
          <w:p w14:paraId="15960C68"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304</w:t>
            </w:r>
          </w:p>
        </w:tc>
        <w:tc>
          <w:tcPr>
            <w:tcW w:w="1134" w:type="dxa"/>
          </w:tcPr>
          <w:p w14:paraId="3866BFA2"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83,06%</w:t>
            </w:r>
          </w:p>
        </w:tc>
        <w:tc>
          <w:tcPr>
            <w:tcW w:w="1418" w:type="dxa"/>
          </w:tcPr>
          <w:p w14:paraId="58D27920"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83,06%</w:t>
            </w:r>
          </w:p>
        </w:tc>
      </w:tr>
      <w:tr w:rsidR="00517F77" w:rsidRPr="00A32BDE" w14:paraId="7E2F48A4" w14:textId="77777777" w:rsidTr="00F073AA">
        <w:tc>
          <w:tcPr>
            <w:tcW w:w="3119" w:type="dxa"/>
          </w:tcPr>
          <w:p w14:paraId="779E4D43" w14:textId="77777777" w:rsidR="00517F77" w:rsidRPr="00A32BDE" w:rsidRDefault="00517F77" w:rsidP="00F073AA">
            <w:pPr>
              <w:jc w:val="both"/>
              <w:rPr>
                <w:rFonts w:ascii="Arial" w:eastAsia="Times New Roman" w:hAnsi="Arial" w:cs="Arial"/>
                <w:color w:val="000000"/>
                <w:sz w:val="20"/>
                <w:szCs w:val="20"/>
                <w:lang w:val="es-ES"/>
              </w:rPr>
            </w:pPr>
            <w:r w:rsidRPr="00A32BDE">
              <w:rPr>
                <w:rFonts w:ascii="Arial" w:eastAsia="Times New Roman" w:hAnsi="Arial" w:cs="Arial"/>
                <w:color w:val="000000"/>
                <w:sz w:val="20"/>
                <w:szCs w:val="20"/>
                <w:lang w:val="es-ES"/>
              </w:rPr>
              <w:t>No tiene servicio de agua todos los días de la semana</w:t>
            </w:r>
          </w:p>
        </w:tc>
        <w:tc>
          <w:tcPr>
            <w:tcW w:w="850" w:type="dxa"/>
          </w:tcPr>
          <w:p w14:paraId="0F06E978"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62</w:t>
            </w:r>
          </w:p>
        </w:tc>
        <w:tc>
          <w:tcPr>
            <w:tcW w:w="1134" w:type="dxa"/>
          </w:tcPr>
          <w:p w14:paraId="17376A40"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16,94%</w:t>
            </w:r>
          </w:p>
        </w:tc>
        <w:tc>
          <w:tcPr>
            <w:tcW w:w="1418" w:type="dxa"/>
          </w:tcPr>
          <w:p w14:paraId="43F3E1EE"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100,00%</w:t>
            </w:r>
          </w:p>
        </w:tc>
      </w:tr>
      <w:tr w:rsidR="00517F77" w:rsidRPr="00A32BDE" w14:paraId="4DBDD81B" w14:textId="77777777" w:rsidTr="00F073AA">
        <w:tc>
          <w:tcPr>
            <w:tcW w:w="3119" w:type="dxa"/>
          </w:tcPr>
          <w:p w14:paraId="7702ABF8" w14:textId="77777777" w:rsidR="00517F77" w:rsidRPr="00A32BDE" w:rsidRDefault="00517F77" w:rsidP="00F073AA">
            <w:pPr>
              <w:jc w:val="both"/>
              <w:rPr>
                <w:rFonts w:ascii="Arial" w:eastAsia="Times New Roman" w:hAnsi="Arial" w:cs="Arial"/>
                <w:b/>
                <w:color w:val="000000"/>
                <w:sz w:val="20"/>
                <w:szCs w:val="20"/>
                <w:lang w:val="es-ES"/>
              </w:rPr>
            </w:pPr>
            <w:r w:rsidRPr="00A32BDE">
              <w:rPr>
                <w:rFonts w:ascii="Arial" w:eastAsia="Times New Roman" w:hAnsi="Arial" w:cs="Arial"/>
                <w:b/>
                <w:color w:val="000000"/>
                <w:sz w:val="20"/>
                <w:szCs w:val="20"/>
                <w:lang w:val="es-ES"/>
              </w:rPr>
              <w:t>TOTAL</w:t>
            </w:r>
          </w:p>
        </w:tc>
        <w:tc>
          <w:tcPr>
            <w:tcW w:w="850" w:type="dxa"/>
          </w:tcPr>
          <w:p w14:paraId="3C8C349E" w14:textId="77777777" w:rsidR="00517F77" w:rsidRPr="00A32BDE" w:rsidRDefault="00517F77" w:rsidP="00F073AA">
            <w:pPr>
              <w:jc w:val="both"/>
              <w:rPr>
                <w:rFonts w:ascii="Arial" w:eastAsia="Times New Roman" w:hAnsi="Arial" w:cs="Arial"/>
                <w:b/>
                <w:color w:val="000000"/>
                <w:sz w:val="20"/>
                <w:szCs w:val="20"/>
              </w:rPr>
            </w:pPr>
            <w:r w:rsidRPr="00A32BDE">
              <w:rPr>
                <w:rFonts w:ascii="Arial" w:eastAsia="Times New Roman" w:hAnsi="Arial" w:cs="Arial"/>
                <w:b/>
                <w:color w:val="000000"/>
                <w:sz w:val="20"/>
                <w:szCs w:val="20"/>
              </w:rPr>
              <w:t>366</w:t>
            </w:r>
          </w:p>
        </w:tc>
        <w:tc>
          <w:tcPr>
            <w:tcW w:w="1134" w:type="dxa"/>
          </w:tcPr>
          <w:p w14:paraId="69CB5E0C" w14:textId="77777777" w:rsidR="00517F77" w:rsidRPr="00A32BDE" w:rsidRDefault="00517F77" w:rsidP="00F073AA">
            <w:pPr>
              <w:jc w:val="both"/>
              <w:rPr>
                <w:rFonts w:ascii="Arial" w:eastAsia="Times New Roman" w:hAnsi="Arial" w:cs="Arial"/>
                <w:b/>
                <w:color w:val="000000"/>
                <w:sz w:val="20"/>
                <w:szCs w:val="20"/>
              </w:rPr>
            </w:pPr>
            <w:r w:rsidRPr="00A32BDE">
              <w:rPr>
                <w:rFonts w:ascii="Arial" w:eastAsia="Times New Roman" w:hAnsi="Arial" w:cs="Arial"/>
                <w:b/>
                <w:color w:val="000000"/>
                <w:sz w:val="20"/>
                <w:szCs w:val="20"/>
              </w:rPr>
              <w:t>100,00%</w:t>
            </w:r>
          </w:p>
        </w:tc>
        <w:tc>
          <w:tcPr>
            <w:tcW w:w="1418" w:type="dxa"/>
          </w:tcPr>
          <w:p w14:paraId="39E3EB98" w14:textId="77777777" w:rsidR="00517F77" w:rsidRPr="00A32BDE" w:rsidRDefault="00517F77" w:rsidP="00F073AA">
            <w:pPr>
              <w:jc w:val="both"/>
              <w:rPr>
                <w:rFonts w:ascii="Arial" w:eastAsia="Times New Roman" w:hAnsi="Arial" w:cs="Arial"/>
                <w:b/>
                <w:color w:val="000000"/>
                <w:sz w:val="20"/>
                <w:szCs w:val="20"/>
              </w:rPr>
            </w:pPr>
            <w:r w:rsidRPr="00A32BDE">
              <w:rPr>
                <w:rFonts w:ascii="Arial" w:eastAsia="Times New Roman" w:hAnsi="Arial" w:cs="Arial"/>
                <w:b/>
                <w:color w:val="000000"/>
                <w:sz w:val="20"/>
                <w:szCs w:val="20"/>
              </w:rPr>
              <w:t>100,00%</w:t>
            </w:r>
          </w:p>
          <w:p w14:paraId="77D1FC02" w14:textId="77777777" w:rsidR="00517F77" w:rsidRPr="00A32BDE" w:rsidRDefault="00517F77" w:rsidP="00F073AA">
            <w:pPr>
              <w:jc w:val="both"/>
              <w:rPr>
                <w:rFonts w:ascii="Arial" w:eastAsia="Times New Roman" w:hAnsi="Arial" w:cs="Arial"/>
                <w:b/>
                <w:color w:val="000000"/>
                <w:sz w:val="20"/>
                <w:szCs w:val="20"/>
              </w:rPr>
            </w:pPr>
          </w:p>
        </w:tc>
      </w:tr>
    </w:tbl>
    <w:p w14:paraId="0718558F" w14:textId="77777777" w:rsidR="00517F77" w:rsidRDefault="00517F77" w:rsidP="00517F77">
      <w:pPr>
        <w:autoSpaceDE w:val="0"/>
        <w:autoSpaceDN w:val="0"/>
        <w:adjustRightInd w:val="0"/>
        <w:spacing w:after="0" w:line="240" w:lineRule="auto"/>
        <w:ind w:left="360"/>
        <w:jc w:val="both"/>
        <w:rPr>
          <w:rFonts w:ascii="Arial" w:hAnsi="Arial" w:cs="Arial"/>
          <w:color w:val="000000"/>
          <w:sz w:val="20"/>
          <w:szCs w:val="20"/>
        </w:rPr>
      </w:pPr>
      <w:r w:rsidRPr="00A32BDE">
        <w:rPr>
          <w:rFonts w:ascii="Arial" w:hAnsi="Arial" w:cs="Arial"/>
          <w:color w:val="000000"/>
          <w:sz w:val="20"/>
          <w:szCs w:val="20"/>
        </w:rPr>
        <w:t xml:space="preserve">                        </w:t>
      </w:r>
      <w:r w:rsidRPr="00A32BDE">
        <w:rPr>
          <w:rFonts w:ascii="Arial" w:hAnsi="Arial" w:cs="Arial"/>
          <w:b/>
          <w:color w:val="000000"/>
          <w:sz w:val="20"/>
          <w:szCs w:val="20"/>
        </w:rPr>
        <w:t>Fuente</w:t>
      </w:r>
      <w:r w:rsidRPr="00A32BDE">
        <w:rPr>
          <w:rFonts w:ascii="Arial" w:hAnsi="Arial" w:cs="Arial"/>
          <w:color w:val="000000"/>
          <w:sz w:val="20"/>
          <w:szCs w:val="20"/>
        </w:rPr>
        <w:t>: Censo Nacional de Población y Vivienda 2017 INEI</w:t>
      </w:r>
    </w:p>
    <w:p w14:paraId="4B9708F1" w14:textId="77777777" w:rsidR="00966463" w:rsidRPr="00A32BDE" w:rsidRDefault="00966463" w:rsidP="00966463">
      <w:pPr>
        <w:autoSpaceDE w:val="0"/>
        <w:autoSpaceDN w:val="0"/>
        <w:adjustRightInd w:val="0"/>
        <w:spacing w:after="0" w:line="360" w:lineRule="auto"/>
        <w:jc w:val="both"/>
        <w:rPr>
          <w:rFonts w:ascii="Arial" w:hAnsi="Arial" w:cs="Arial"/>
          <w:color w:val="000000"/>
        </w:rPr>
      </w:pPr>
      <w:r w:rsidRPr="00A32BDE">
        <w:rPr>
          <w:rFonts w:ascii="Arial" w:hAnsi="Arial" w:cs="Arial"/>
          <w:color w:val="000000"/>
        </w:rPr>
        <w:t>En relación al servicio de agua potable, se tiene que el 16.94 % de viviendas, que viene a ser 62 viviendas no cuentan con este servicio vital para la existencia humana</w:t>
      </w:r>
      <w:r>
        <w:rPr>
          <w:rFonts w:ascii="Arial" w:hAnsi="Arial" w:cs="Arial"/>
          <w:color w:val="000000"/>
        </w:rPr>
        <w:t xml:space="preserve"> en forma digna.</w:t>
      </w:r>
    </w:p>
    <w:p w14:paraId="7C3EF604" w14:textId="77777777" w:rsidR="00966463" w:rsidRPr="00A32BDE" w:rsidRDefault="00966463" w:rsidP="00517F77">
      <w:pPr>
        <w:autoSpaceDE w:val="0"/>
        <w:autoSpaceDN w:val="0"/>
        <w:adjustRightInd w:val="0"/>
        <w:spacing w:after="0" w:line="240" w:lineRule="auto"/>
        <w:ind w:left="360"/>
        <w:jc w:val="both"/>
        <w:rPr>
          <w:rFonts w:ascii="Arial" w:hAnsi="Arial" w:cs="Arial"/>
          <w:color w:val="000000"/>
          <w:sz w:val="20"/>
          <w:szCs w:val="20"/>
        </w:rPr>
      </w:pPr>
    </w:p>
    <w:p w14:paraId="2BC7FCC7" w14:textId="77777777" w:rsidR="00A32BDE" w:rsidRDefault="00517F77" w:rsidP="00A32BDE">
      <w:pPr>
        <w:autoSpaceDE w:val="0"/>
        <w:autoSpaceDN w:val="0"/>
        <w:adjustRightInd w:val="0"/>
        <w:spacing w:after="0" w:line="360" w:lineRule="auto"/>
        <w:jc w:val="both"/>
        <w:rPr>
          <w:rFonts w:ascii="Arial" w:hAnsi="Arial" w:cs="Arial"/>
          <w:color w:val="000000"/>
        </w:rPr>
      </w:pPr>
      <w:r w:rsidRPr="00A32BDE">
        <w:rPr>
          <w:rFonts w:ascii="Arial" w:hAnsi="Arial" w:cs="Arial"/>
          <w:b/>
          <w:color w:val="000000"/>
        </w:rPr>
        <w:t>LINEA DE BASE</w:t>
      </w:r>
      <w:r w:rsidRPr="00A32BDE">
        <w:rPr>
          <w:rFonts w:ascii="Arial" w:hAnsi="Arial" w:cs="Arial"/>
          <w:color w:val="000000"/>
        </w:rPr>
        <w:t xml:space="preserve">: El 16.94 % de las viviendas de Huacrapuquio carecen de servicio de agua potable y de igual modo la </w:t>
      </w:r>
      <w:r w:rsidRPr="00A32BDE">
        <w:rPr>
          <w:rFonts w:ascii="Arial" w:hAnsi="Arial" w:cs="Arial"/>
          <w:b/>
          <w:color w:val="000000"/>
        </w:rPr>
        <w:t>BRECHA</w:t>
      </w:r>
      <w:r w:rsidRPr="00A32BDE">
        <w:rPr>
          <w:rFonts w:ascii="Arial" w:hAnsi="Arial" w:cs="Arial"/>
          <w:color w:val="000000"/>
        </w:rPr>
        <w:t xml:space="preserve"> es de 16.94 % en cuanto al servicio de agua potable.</w:t>
      </w:r>
      <w:r w:rsidR="00D85F2E" w:rsidRPr="00A32BDE">
        <w:rPr>
          <w:rFonts w:ascii="Arial" w:hAnsi="Arial" w:cs="Arial"/>
          <w:color w:val="000000"/>
        </w:rPr>
        <w:t xml:space="preserve"> Sin embargo de acuerdo al Fondo Invierte para el Desarrollo Territorial Concurso FIDT 2019, el distrito de Huacrapuquio tiene </w:t>
      </w:r>
      <w:r w:rsidR="00D85F2E" w:rsidRPr="00A32BDE">
        <w:rPr>
          <w:rFonts w:ascii="Arial" w:hAnsi="Arial" w:cs="Arial"/>
          <w:b/>
          <w:color w:val="000000"/>
        </w:rPr>
        <w:t>un 22 % de Brecha</w:t>
      </w:r>
      <w:r w:rsidR="00D85F2E" w:rsidRPr="00A32BDE">
        <w:rPr>
          <w:rFonts w:ascii="Arial" w:hAnsi="Arial" w:cs="Arial"/>
          <w:color w:val="000000"/>
        </w:rPr>
        <w:t xml:space="preserve"> en cuanto se refiere al servicio de agua potable. </w:t>
      </w:r>
    </w:p>
    <w:p w14:paraId="32392254" w14:textId="77777777" w:rsidR="00594390" w:rsidRPr="00594390" w:rsidRDefault="00594390" w:rsidP="00A32BDE">
      <w:pPr>
        <w:autoSpaceDE w:val="0"/>
        <w:autoSpaceDN w:val="0"/>
        <w:adjustRightInd w:val="0"/>
        <w:spacing w:after="0" w:line="360" w:lineRule="auto"/>
        <w:jc w:val="both"/>
        <w:rPr>
          <w:rFonts w:ascii="Arial" w:hAnsi="Arial" w:cs="Arial"/>
          <w:b/>
          <w:color w:val="000000"/>
          <w:sz w:val="20"/>
          <w:szCs w:val="20"/>
        </w:rPr>
      </w:pPr>
      <w:r w:rsidRPr="00594390">
        <w:rPr>
          <w:rFonts w:ascii="Arial" w:hAnsi="Arial" w:cs="Arial"/>
          <w:b/>
          <w:color w:val="000000"/>
          <w:sz w:val="20"/>
          <w:szCs w:val="20"/>
        </w:rPr>
        <w:t>COBERTURA DE SERVICIO HIGIENICO</w:t>
      </w:r>
    </w:p>
    <w:p w14:paraId="54E6C7A8" w14:textId="2C3D79FC" w:rsidR="00517F77" w:rsidRDefault="00134E90" w:rsidP="00A32BDE">
      <w:pPr>
        <w:autoSpaceDE w:val="0"/>
        <w:autoSpaceDN w:val="0"/>
        <w:adjustRightInd w:val="0"/>
        <w:spacing w:after="0" w:line="360" w:lineRule="auto"/>
        <w:jc w:val="center"/>
        <w:rPr>
          <w:rFonts w:ascii="Arial" w:hAnsi="Arial" w:cs="Arial"/>
          <w:b/>
          <w:color w:val="000000"/>
        </w:rPr>
      </w:pPr>
      <w:r>
        <w:rPr>
          <w:rFonts w:ascii="Arial" w:hAnsi="Arial" w:cs="Arial"/>
          <w:b/>
          <w:color w:val="000000"/>
        </w:rPr>
        <w:t>CUADRO N° 31</w:t>
      </w:r>
    </w:p>
    <w:p w14:paraId="34865B63" w14:textId="77777777" w:rsidR="00517F77" w:rsidRPr="00543596" w:rsidRDefault="00517F77" w:rsidP="00517F77">
      <w:pPr>
        <w:autoSpaceDE w:val="0"/>
        <w:autoSpaceDN w:val="0"/>
        <w:adjustRightInd w:val="0"/>
        <w:spacing w:after="0" w:line="240" w:lineRule="auto"/>
        <w:jc w:val="center"/>
        <w:rPr>
          <w:rFonts w:ascii="Arial" w:hAnsi="Arial" w:cs="Arial"/>
          <w:b/>
          <w:color w:val="000000"/>
        </w:rPr>
      </w:pPr>
      <w:r w:rsidRPr="00543596">
        <w:rPr>
          <w:rFonts w:ascii="Arial" w:hAnsi="Arial" w:cs="Arial"/>
          <w:b/>
          <w:color w:val="000000"/>
        </w:rPr>
        <w:t>Cobertura de Servicio Higiénico</w:t>
      </w:r>
    </w:p>
    <w:p w14:paraId="216CB943" w14:textId="77777777" w:rsidR="00517F77" w:rsidRPr="00543596" w:rsidRDefault="00517F77" w:rsidP="00517F77">
      <w:pPr>
        <w:autoSpaceDE w:val="0"/>
        <w:autoSpaceDN w:val="0"/>
        <w:adjustRightInd w:val="0"/>
        <w:spacing w:after="0" w:line="240" w:lineRule="auto"/>
        <w:jc w:val="both"/>
        <w:rPr>
          <w:rFonts w:ascii="Arial" w:hAnsi="Arial" w:cs="Arial"/>
          <w:color w:val="000000"/>
          <w:sz w:val="24"/>
          <w:szCs w:val="24"/>
        </w:rPr>
      </w:pPr>
    </w:p>
    <w:tbl>
      <w:tblPr>
        <w:tblStyle w:val="TableGrid"/>
        <w:tblW w:w="4481" w:type="pct"/>
        <w:tblLook w:val="04A0" w:firstRow="1" w:lastRow="0" w:firstColumn="1" w:lastColumn="0" w:noHBand="0" w:noVBand="1"/>
      </w:tblPr>
      <w:tblGrid>
        <w:gridCol w:w="4845"/>
        <w:gridCol w:w="817"/>
        <w:gridCol w:w="1006"/>
        <w:gridCol w:w="1452"/>
      </w:tblGrid>
      <w:tr w:rsidR="00517F77" w:rsidRPr="00A32BDE" w14:paraId="7F7F7EEE" w14:textId="77777777" w:rsidTr="00F073AA">
        <w:tc>
          <w:tcPr>
            <w:tcW w:w="0" w:type="auto"/>
            <w:hideMark/>
          </w:tcPr>
          <w:p w14:paraId="630C0013" w14:textId="77777777" w:rsidR="00517F77" w:rsidRPr="00A32BDE" w:rsidRDefault="00517F77" w:rsidP="00F073AA">
            <w:pPr>
              <w:jc w:val="both"/>
              <w:rPr>
                <w:rFonts w:ascii="Arial" w:eastAsia="Times New Roman" w:hAnsi="Arial" w:cs="Arial"/>
                <w:b/>
                <w:bCs/>
                <w:color w:val="000000"/>
                <w:sz w:val="20"/>
                <w:szCs w:val="20"/>
              </w:rPr>
            </w:pPr>
            <w:r w:rsidRPr="00A32BDE">
              <w:rPr>
                <w:rFonts w:ascii="Arial" w:eastAsia="Times New Roman" w:hAnsi="Arial" w:cs="Arial"/>
                <w:b/>
                <w:bCs/>
                <w:color w:val="000000"/>
                <w:sz w:val="20"/>
                <w:szCs w:val="20"/>
              </w:rPr>
              <w:t>Junín, Huancayo, distrito: Huacrapuquio</w:t>
            </w:r>
          </w:p>
          <w:p w14:paraId="5E6BD6B5" w14:textId="77777777" w:rsidR="00517F77" w:rsidRPr="00A32BDE" w:rsidRDefault="00517F77" w:rsidP="00F073AA">
            <w:pPr>
              <w:jc w:val="both"/>
              <w:rPr>
                <w:rFonts w:ascii="Arial" w:eastAsia="Times New Roman" w:hAnsi="Arial" w:cs="Arial"/>
                <w:b/>
                <w:bCs/>
                <w:color w:val="000000"/>
                <w:sz w:val="20"/>
                <w:szCs w:val="20"/>
              </w:rPr>
            </w:pPr>
          </w:p>
        </w:tc>
        <w:tc>
          <w:tcPr>
            <w:tcW w:w="0" w:type="auto"/>
            <w:hideMark/>
          </w:tcPr>
          <w:p w14:paraId="6A18B69E"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 </w:t>
            </w:r>
          </w:p>
        </w:tc>
        <w:tc>
          <w:tcPr>
            <w:tcW w:w="0" w:type="auto"/>
            <w:hideMark/>
          </w:tcPr>
          <w:p w14:paraId="5122B592"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 </w:t>
            </w:r>
          </w:p>
        </w:tc>
        <w:tc>
          <w:tcPr>
            <w:tcW w:w="0" w:type="auto"/>
            <w:hideMark/>
          </w:tcPr>
          <w:p w14:paraId="3B9C8AA4"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 </w:t>
            </w:r>
          </w:p>
        </w:tc>
      </w:tr>
      <w:tr w:rsidR="00517F77" w:rsidRPr="00A32BDE" w14:paraId="083D2FCC" w14:textId="77777777" w:rsidTr="00F073AA">
        <w:tc>
          <w:tcPr>
            <w:tcW w:w="0" w:type="auto"/>
            <w:hideMark/>
          </w:tcPr>
          <w:p w14:paraId="593569FE" w14:textId="77777777" w:rsidR="00517F77" w:rsidRPr="00A32BDE" w:rsidRDefault="00517F77" w:rsidP="00F073AA">
            <w:pPr>
              <w:jc w:val="both"/>
              <w:rPr>
                <w:rFonts w:ascii="Arial" w:eastAsia="Times New Roman" w:hAnsi="Arial" w:cs="Arial"/>
                <w:b/>
                <w:bCs/>
                <w:color w:val="000000"/>
                <w:sz w:val="20"/>
                <w:szCs w:val="20"/>
                <w:lang w:val="es-ES"/>
              </w:rPr>
            </w:pPr>
            <w:r w:rsidRPr="00A32BDE">
              <w:rPr>
                <w:rFonts w:ascii="Arial" w:eastAsia="Times New Roman" w:hAnsi="Arial" w:cs="Arial"/>
                <w:b/>
                <w:bCs/>
                <w:color w:val="000000"/>
                <w:sz w:val="20"/>
                <w:szCs w:val="20"/>
                <w:lang w:val="es-ES"/>
              </w:rPr>
              <w:t>V: Servicio higiénico que tiene la vivienda</w:t>
            </w:r>
          </w:p>
        </w:tc>
        <w:tc>
          <w:tcPr>
            <w:tcW w:w="0" w:type="auto"/>
            <w:hideMark/>
          </w:tcPr>
          <w:p w14:paraId="71302716" w14:textId="77777777" w:rsidR="00517F77" w:rsidRPr="00A32BDE" w:rsidRDefault="00517F77" w:rsidP="00F073AA">
            <w:pPr>
              <w:jc w:val="both"/>
              <w:rPr>
                <w:rFonts w:ascii="Arial" w:eastAsia="Times New Roman" w:hAnsi="Arial" w:cs="Arial"/>
                <w:b/>
                <w:bCs/>
                <w:color w:val="000000"/>
                <w:sz w:val="20"/>
                <w:szCs w:val="20"/>
              </w:rPr>
            </w:pPr>
            <w:r w:rsidRPr="00A32BDE">
              <w:rPr>
                <w:rFonts w:ascii="Arial" w:eastAsia="Times New Roman" w:hAnsi="Arial" w:cs="Arial"/>
                <w:b/>
                <w:bCs/>
                <w:color w:val="000000"/>
                <w:sz w:val="20"/>
                <w:szCs w:val="20"/>
              </w:rPr>
              <w:t>Casos</w:t>
            </w:r>
          </w:p>
        </w:tc>
        <w:tc>
          <w:tcPr>
            <w:tcW w:w="0" w:type="auto"/>
            <w:hideMark/>
          </w:tcPr>
          <w:p w14:paraId="5F5873D2" w14:textId="77777777" w:rsidR="00517F77" w:rsidRPr="00A32BDE" w:rsidRDefault="00517F77" w:rsidP="00F073AA">
            <w:pPr>
              <w:jc w:val="both"/>
              <w:rPr>
                <w:rFonts w:ascii="Arial" w:eastAsia="Times New Roman" w:hAnsi="Arial" w:cs="Arial"/>
                <w:b/>
                <w:bCs/>
                <w:color w:val="000000"/>
                <w:sz w:val="20"/>
                <w:szCs w:val="20"/>
              </w:rPr>
            </w:pPr>
            <w:r w:rsidRPr="00A32BDE">
              <w:rPr>
                <w:rFonts w:ascii="Arial" w:eastAsia="Times New Roman" w:hAnsi="Arial" w:cs="Arial"/>
                <w:b/>
                <w:bCs/>
                <w:color w:val="000000"/>
                <w:sz w:val="20"/>
                <w:szCs w:val="20"/>
              </w:rPr>
              <w:t>%</w:t>
            </w:r>
          </w:p>
        </w:tc>
        <w:tc>
          <w:tcPr>
            <w:tcW w:w="0" w:type="auto"/>
            <w:hideMark/>
          </w:tcPr>
          <w:p w14:paraId="5F6030CE" w14:textId="77777777" w:rsidR="00517F77" w:rsidRPr="00A32BDE" w:rsidRDefault="00517F77" w:rsidP="00F073AA">
            <w:pPr>
              <w:jc w:val="both"/>
              <w:rPr>
                <w:rFonts w:ascii="Arial" w:eastAsia="Times New Roman" w:hAnsi="Arial" w:cs="Arial"/>
                <w:b/>
                <w:bCs/>
                <w:color w:val="000000"/>
                <w:sz w:val="20"/>
                <w:szCs w:val="20"/>
              </w:rPr>
            </w:pPr>
            <w:r w:rsidRPr="00A32BDE">
              <w:rPr>
                <w:rFonts w:ascii="Arial" w:eastAsia="Times New Roman" w:hAnsi="Arial" w:cs="Arial"/>
                <w:b/>
                <w:bCs/>
                <w:color w:val="000000"/>
                <w:sz w:val="20"/>
                <w:szCs w:val="20"/>
              </w:rPr>
              <w:t>Acumulado %</w:t>
            </w:r>
          </w:p>
        </w:tc>
      </w:tr>
      <w:tr w:rsidR="00517F77" w:rsidRPr="00A32BDE" w14:paraId="58627D47" w14:textId="77777777" w:rsidTr="00F073AA">
        <w:tc>
          <w:tcPr>
            <w:tcW w:w="0" w:type="auto"/>
            <w:hideMark/>
          </w:tcPr>
          <w:p w14:paraId="2E5F5A3C" w14:textId="77777777" w:rsidR="00517F77" w:rsidRPr="00A32BDE" w:rsidRDefault="00517F77" w:rsidP="00F073AA">
            <w:pPr>
              <w:jc w:val="both"/>
              <w:rPr>
                <w:rFonts w:ascii="Arial" w:eastAsia="Times New Roman" w:hAnsi="Arial" w:cs="Arial"/>
                <w:color w:val="000000"/>
                <w:sz w:val="20"/>
                <w:szCs w:val="20"/>
                <w:lang w:val="es-ES"/>
              </w:rPr>
            </w:pPr>
            <w:r w:rsidRPr="00A32BDE">
              <w:rPr>
                <w:rFonts w:ascii="Arial" w:eastAsia="Times New Roman" w:hAnsi="Arial" w:cs="Arial"/>
                <w:color w:val="000000"/>
                <w:sz w:val="20"/>
                <w:szCs w:val="20"/>
                <w:lang w:val="es-ES"/>
              </w:rPr>
              <w:t>Red pública de desagüe dentro de la vivienda</w:t>
            </w:r>
          </w:p>
        </w:tc>
        <w:tc>
          <w:tcPr>
            <w:tcW w:w="0" w:type="auto"/>
            <w:hideMark/>
          </w:tcPr>
          <w:p w14:paraId="1B158152"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238</w:t>
            </w:r>
          </w:p>
        </w:tc>
        <w:tc>
          <w:tcPr>
            <w:tcW w:w="0" w:type="auto"/>
            <w:hideMark/>
          </w:tcPr>
          <w:p w14:paraId="230EF23E"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52,42%</w:t>
            </w:r>
          </w:p>
        </w:tc>
        <w:tc>
          <w:tcPr>
            <w:tcW w:w="0" w:type="auto"/>
            <w:hideMark/>
          </w:tcPr>
          <w:p w14:paraId="0F700AFE"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52,42%</w:t>
            </w:r>
          </w:p>
        </w:tc>
      </w:tr>
      <w:tr w:rsidR="00517F77" w:rsidRPr="00A32BDE" w14:paraId="291B3861" w14:textId="77777777" w:rsidTr="00F073AA">
        <w:tc>
          <w:tcPr>
            <w:tcW w:w="0" w:type="auto"/>
            <w:hideMark/>
          </w:tcPr>
          <w:p w14:paraId="556CDFD0" w14:textId="77777777" w:rsidR="00517F77" w:rsidRPr="00A32BDE" w:rsidRDefault="00517F77" w:rsidP="00F073AA">
            <w:pPr>
              <w:jc w:val="both"/>
              <w:rPr>
                <w:rFonts w:ascii="Arial" w:eastAsia="Times New Roman" w:hAnsi="Arial" w:cs="Arial"/>
                <w:color w:val="000000"/>
                <w:sz w:val="20"/>
                <w:szCs w:val="20"/>
                <w:lang w:val="es-ES"/>
              </w:rPr>
            </w:pPr>
            <w:r w:rsidRPr="00A32BDE">
              <w:rPr>
                <w:rFonts w:ascii="Arial" w:eastAsia="Times New Roman" w:hAnsi="Arial" w:cs="Arial"/>
                <w:color w:val="000000"/>
                <w:sz w:val="20"/>
                <w:szCs w:val="20"/>
                <w:lang w:val="es-ES"/>
              </w:rPr>
              <w:t>Red pública de desagüe fuera de la vivienda, pero dentro de la edificación</w:t>
            </w:r>
          </w:p>
        </w:tc>
        <w:tc>
          <w:tcPr>
            <w:tcW w:w="0" w:type="auto"/>
            <w:hideMark/>
          </w:tcPr>
          <w:p w14:paraId="4CD3124B"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9</w:t>
            </w:r>
          </w:p>
        </w:tc>
        <w:tc>
          <w:tcPr>
            <w:tcW w:w="0" w:type="auto"/>
            <w:hideMark/>
          </w:tcPr>
          <w:p w14:paraId="58719805"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1,98%</w:t>
            </w:r>
          </w:p>
        </w:tc>
        <w:tc>
          <w:tcPr>
            <w:tcW w:w="0" w:type="auto"/>
            <w:hideMark/>
          </w:tcPr>
          <w:p w14:paraId="18E1CA51"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54,41%</w:t>
            </w:r>
          </w:p>
        </w:tc>
      </w:tr>
      <w:tr w:rsidR="00517F77" w:rsidRPr="00A32BDE" w14:paraId="428F7284" w14:textId="77777777" w:rsidTr="00F073AA">
        <w:tc>
          <w:tcPr>
            <w:tcW w:w="0" w:type="auto"/>
            <w:hideMark/>
          </w:tcPr>
          <w:p w14:paraId="144EA880" w14:textId="77777777" w:rsidR="00517F77" w:rsidRPr="00A32BDE" w:rsidRDefault="00517F77" w:rsidP="00F073AA">
            <w:pPr>
              <w:jc w:val="both"/>
              <w:rPr>
                <w:rFonts w:ascii="Arial" w:eastAsia="Times New Roman" w:hAnsi="Arial" w:cs="Arial"/>
                <w:color w:val="000000"/>
                <w:sz w:val="20"/>
                <w:szCs w:val="20"/>
                <w:lang w:val="es-ES"/>
              </w:rPr>
            </w:pPr>
            <w:r w:rsidRPr="00A32BDE">
              <w:rPr>
                <w:rFonts w:ascii="Arial" w:eastAsia="Times New Roman" w:hAnsi="Arial" w:cs="Arial"/>
                <w:color w:val="000000"/>
                <w:sz w:val="20"/>
                <w:szCs w:val="20"/>
                <w:lang w:val="es-ES"/>
              </w:rPr>
              <w:t>Pozo séptico, tanque séptico o biodigestor</w:t>
            </w:r>
          </w:p>
        </w:tc>
        <w:tc>
          <w:tcPr>
            <w:tcW w:w="0" w:type="auto"/>
            <w:hideMark/>
          </w:tcPr>
          <w:p w14:paraId="28A2E003"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27</w:t>
            </w:r>
          </w:p>
        </w:tc>
        <w:tc>
          <w:tcPr>
            <w:tcW w:w="0" w:type="auto"/>
            <w:hideMark/>
          </w:tcPr>
          <w:p w14:paraId="0B789EB2"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5,95%</w:t>
            </w:r>
          </w:p>
        </w:tc>
        <w:tc>
          <w:tcPr>
            <w:tcW w:w="0" w:type="auto"/>
            <w:hideMark/>
          </w:tcPr>
          <w:p w14:paraId="2D6CD0B5"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60,35%</w:t>
            </w:r>
          </w:p>
        </w:tc>
      </w:tr>
      <w:tr w:rsidR="00517F77" w:rsidRPr="00A32BDE" w14:paraId="6791778A" w14:textId="77777777" w:rsidTr="00F073AA">
        <w:tc>
          <w:tcPr>
            <w:tcW w:w="0" w:type="auto"/>
            <w:hideMark/>
          </w:tcPr>
          <w:p w14:paraId="142905BA"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Letrina (con tratamiento)</w:t>
            </w:r>
          </w:p>
        </w:tc>
        <w:tc>
          <w:tcPr>
            <w:tcW w:w="0" w:type="auto"/>
            <w:hideMark/>
          </w:tcPr>
          <w:p w14:paraId="04CD66E6"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48</w:t>
            </w:r>
          </w:p>
        </w:tc>
        <w:tc>
          <w:tcPr>
            <w:tcW w:w="0" w:type="auto"/>
            <w:hideMark/>
          </w:tcPr>
          <w:p w14:paraId="56F12D1E"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10,57%</w:t>
            </w:r>
          </w:p>
        </w:tc>
        <w:tc>
          <w:tcPr>
            <w:tcW w:w="0" w:type="auto"/>
            <w:hideMark/>
          </w:tcPr>
          <w:p w14:paraId="7D5CAE23"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70,93%</w:t>
            </w:r>
          </w:p>
        </w:tc>
      </w:tr>
      <w:tr w:rsidR="00517F77" w:rsidRPr="00A32BDE" w14:paraId="26DB7AE6" w14:textId="77777777" w:rsidTr="00F073AA">
        <w:tc>
          <w:tcPr>
            <w:tcW w:w="0" w:type="auto"/>
            <w:hideMark/>
          </w:tcPr>
          <w:p w14:paraId="52A3C8AA"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Pozo ciego o negro</w:t>
            </w:r>
          </w:p>
        </w:tc>
        <w:tc>
          <w:tcPr>
            <w:tcW w:w="0" w:type="auto"/>
            <w:hideMark/>
          </w:tcPr>
          <w:p w14:paraId="7056124C"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48</w:t>
            </w:r>
          </w:p>
        </w:tc>
        <w:tc>
          <w:tcPr>
            <w:tcW w:w="0" w:type="auto"/>
            <w:hideMark/>
          </w:tcPr>
          <w:p w14:paraId="3108E712"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10,57%</w:t>
            </w:r>
          </w:p>
        </w:tc>
        <w:tc>
          <w:tcPr>
            <w:tcW w:w="0" w:type="auto"/>
            <w:hideMark/>
          </w:tcPr>
          <w:p w14:paraId="3D9561F3"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81,50%</w:t>
            </w:r>
          </w:p>
        </w:tc>
      </w:tr>
      <w:tr w:rsidR="00517F77" w:rsidRPr="00A32BDE" w14:paraId="70A0D48A" w14:textId="77777777" w:rsidTr="00F073AA">
        <w:tc>
          <w:tcPr>
            <w:tcW w:w="0" w:type="auto"/>
            <w:hideMark/>
          </w:tcPr>
          <w:p w14:paraId="4D06984E" w14:textId="77777777" w:rsidR="00517F77" w:rsidRPr="00A32BDE" w:rsidRDefault="00517F77" w:rsidP="00F073AA">
            <w:pPr>
              <w:jc w:val="both"/>
              <w:rPr>
                <w:rFonts w:ascii="Arial" w:eastAsia="Times New Roman" w:hAnsi="Arial" w:cs="Arial"/>
                <w:color w:val="000000"/>
                <w:sz w:val="20"/>
                <w:szCs w:val="20"/>
                <w:lang w:val="es-ES"/>
              </w:rPr>
            </w:pPr>
            <w:r w:rsidRPr="00A32BDE">
              <w:rPr>
                <w:rFonts w:ascii="Arial" w:eastAsia="Times New Roman" w:hAnsi="Arial" w:cs="Arial"/>
                <w:color w:val="000000"/>
                <w:sz w:val="20"/>
                <w:szCs w:val="20"/>
                <w:lang w:val="es-ES"/>
              </w:rPr>
              <w:t>Río, acequia, canal o similar</w:t>
            </w:r>
          </w:p>
        </w:tc>
        <w:tc>
          <w:tcPr>
            <w:tcW w:w="0" w:type="auto"/>
            <w:hideMark/>
          </w:tcPr>
          <w:p w14:paraId="110DBE82"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1</w:t>
            </w:r>
          </w:p>
        </w:tc>
        <w:tc>
          <w:tcPr>
            <w:tcW w:w="0" w:type="auto"/>
            <w:hideMark/>
          </w:tcPr>
          <w:p w14:paraId="5752305B"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0,22%</w:t>
            </w:r>
          </w:p>
        </w:tc>
        <w:tc>
          <w:tcPr>
            <w:tcW w:w="0" w:type="auto"/>
            <w:hideMark/>
          </w:tcPr>
          <w:p w14:paraId="0715F691"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81,72%</w:t>
            </w:r>
          </w:p>
        </w:tc>
      </w:tr>
      <w:tr w:rsidR="00517F77" w:rsidRPr="00A32BDE" w14:paraId="14FD7F0A" w14:textId="77777777" w:rsidTr="00F073AA">
        <w:tc>
          <w:tcPr>
            <w:tcW w:w="0" w:type="auto"/>
            <w:hideMark/>
          </w:tcPr>
          <w:p w14:paraId="6506B75A" w14:textId="77777777" w:rsidR="00517F77" w:rsidRPr="00A32BDE" w:rsidRDefault="00517F77" w:rsidP="00F073AA">
            <w:pPr>
              <w:jc w:val="both"/>
              <w:rPr>
                <w:rFonts w:ascii="Arial" w:eastAsia="Times New Roman" w:hAnsi="Arial" w:cs="Arial"/>
                <w:color w:val="000000"/>
                <w:sz w:val="20"/>
                <w:szCs w:val="20"/>
                <w:lang w:val="es-ES"/>
              </w:rPr>
            </w:pPr>
            <w:r w:rsidRPr="00A32BDE">
              <w:rPr>
                <w:rFonts w:ascii="Arial" w:eastAsia="Times New Roman" w:hAnsi="Arial" w:cs="Arial"/>
                <w:color w:val="000000"/>
                <w:sz w:val="20"/>
                <w:szCs w:val="20"/>
                <w:lang w:val="es-ES"/>
              </w:rPr>
              <w:t>Campo abierto o al aire libre</w:t>
            </w:r>
          </w:p>
        </w:tc>
        <w:tc>
          <w:tcPr>
            <w:tcW w:w="0" w:type="auto"/>
            <w:hideMark/>
          </w:tcPr>
          <w:p w14:paraId="4DB4F666"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79</w:t>
            </w:r>
          </w:p>
        </w:tc>
        <w:tc>
          <w:tcPr>
            <w:tcW w:w="0" w:type="auto"/>
            <w:hideMark/>
          </w:tcPr>
          <w:p w14:paraId="325D86D0"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17,40%</w:t>
            </w:r>
          </w:p>
        </w:tc>
        <w:tc>
          <w:tcPr>
            <w:tcW w:w="0" w:type="auto"/>
            <w:hideMark/>
          </w:tcPr>
          <w:p w14:paraId="4909B8A5"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99,12%</w:t>
            </w:r>
          </w:p>
        </w:tc>
      </w:tr>
      <w:tr w:rsidR="00517F77" w:rsidRPr="00A32BDE" w14:paraId="1FBBA7FD" w14:textId="77777777" w:rsidTr="00F073AA">
        <w:tc>
          <w:tcPr>
            <w:tcW w:w="0" w:type="auto"/>
            <w:hideMark/>
          </w:tcPr>
          <w:p w14:paraId="5BFF6817"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Otro</w:t>
            </w:r>
          </w:p>
        </w:tc>
        <w:tc>
          <w:tcPr>
            <w:tcW w:w="0" w:type="auto"/>
            <w:hideMark/>
          </w:tcPr>
          <w:p w14:paraId="704922CE"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4</w:t>
            </w:r>
          </w:p>
        </w:tc>
        <w:tc>
          <w:tcPr>
            <w:tcW w:w="0" w:type="auto"/>
            <w:hideMark/>
          </w:tcPr>
          <w:p w14:paraId="40C91A9E"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0,88%</w:t>
            </w:r>
          </w:p>
        </w:tc>
        <w:tc>
          <w:tcPr>
            <w:tcW w:w="0" w:type="auto"/>
            <w:hideMark/>
          </w:tcPr>
          <w:p w14:paraId="7E0EFAE2"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100,00%</w:t>
            </w:r>
          </w:p>
        </w:tc>
      </w:tr>
      <w:tr w:rsidR="00517F77" w:rsidRPr="00A32BDE" w14:paraId="2ED14662" w14:textId="77777777" w:rsidTr="00F073AA">
        <w:tc>
          <w:tcPr>
            <w:tcW w:w="0" w:type="auto"/>
          </w:tcPr>
          <w:p w14:paraId="7D28605C"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TOTAL</w:t>
            </w:r>
          </w:p>
        </w:tc>
        <w:tc>
          <w:tcPr>
            <w:tcW w:w="0" w:type="auto"/>
          </w:tcPr>
          <w:p w14:paraId="1105A641"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454</w:t>
            </w:r>
          </w:p>
        </w:tc>
        <w:tc>
          <w:tcPr>
            <w:tcW w:w="0" w:type="auto"/>
          </w:tcPr>
          <w:p w14:paraId="20C7D6C5"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100,00%</w:t>
            </w:r>
          </w:p>
        </w:tc>
        <w:tc>
          <w:tcPr>
            <w:tcW w:w="0" w:type="auto"/>
          </w:tcPr>
          <w:p w14:paraId="2D86FE29" w14:textId="77777777" w:rsidR="00517F77" w:rsidRPr="00A32BDE" w:rsidRDefault="00517F77" w:rsidP="00F073AA">
            <w:pPr>
              <w:jc w:val="both"/>
              <w:rPr>
                <w:rFonts w:ascii="Arial" w:eastAsia="Times New Roman" w:hAnsi="Arial" w:cs="Arial"/>
                <w:color w:val="000000"/>
                <w:sz w:val="20"/>
                <w:szCs w:val="20"/>
              </w:rPr>
            </w:pPr>
            <w:r w:rsidRPr="00A32BDE">
              <w:rPr>
                <w:rFonts w:ascii="Arial" w:eastAsia="Times New Roman" w:hAnsi="Arial" w:cs="Arial"/>
                <w:color w:val="000000"/>
                <w:sz w:val="20"/>
                <w:szCs w:val="20"/>
              </w:rPr>
              <w:t>100,00%</w:t>
            </w:r>
          </w:p>
        </w:tc>
      </w:tr>
    </w:tbl>
    <w:p w14:paraId="2D85EF20" w14:textId="77777777" w:rsidR="00517F77" w:rsidRDefault="00517F77" w:rsidP="00A32BDE">
      <w:pPr>
        <w:autoSpaceDE w:val="0"/>
        <w:autoSpaceDN w:val="0"/>
        <w:adjustRightInd w:val="0"/>
        <w:spacing w:after="0" w:line="240" w:lineRule="auto"/>
        <w:jc w:val="both"/>
        <w:rPr>
          <w:rFonts w:ascii="Arial" w:hAnsi="Arial" w:cs="Arial"/>
          <w:color w:val="000000"/>
          <w:sz w:val="20"/>
          <w:szCs w:val="20"/>
        </w:rPr>
      </w:pPr>
      <w:r w:rsidRPr="00A32BDE">
        <w:rPr>
          <w:rFonts w:ascii="Arial" w:hAnsi="Arial" w:cs="Arial"/>
          <w:b/>
          <w:color w:val="000000"/>
          <w:sz w:val="20"/>
          <w:szCs w:val="20"/>
        </w:rPr>
        <w:t>Fuente</w:t>
      </w:r>
      <w:r w:rsidRPr="00A32BDE">
        <w:rPr>
          <w:rFonts w:ascii="Arial" w:hAnsi="Arial" w:cs="Arial"/>
          <w:color w:val="000000"/>
          <w:sz w:val="20"/>
          <w:szCs w:val="20"/>
        </w:rPr>
        <w:t>: Censo Nacional de Población y Vivienda 2017 INEI</w:t>
      </w:r>
    </w:p>
    <w:p w14:paraId="06336A15" w14:textId="77777777" w:rsidR="007646D1" w:rsidRPr="00A32BDE" w:rsidRDefault="007646D1" w:rsidP="00A32BDE">
      <w:pPr>
        <w:autoSpaceDE w:val="0"/>
        <w:autoSpaceDN w:val="0"/>
        <w:adjustRightInd w:val="0"/>
        <w:spacing w:after="0" w:line="240" w:lineRule="auto"/>
        <w:jc w:val="both"/>
        <w:rPr>
          <w:rFonts w:ascii="Arial" w:hAnsi="Arial" w:cs="Arial"/>
          <w:color w:val="000000"/>
          <w:sz w:val="20"/>
          <w:szCs w:val="20"/>
        </w:rPr>
      </w:pPr>
    </w:p>
    <w:p w14:paraId="7D7957BB" w14:textId="1E379D27" w:rsidR="00517F77" w:rsidRDefault="00517F77" w:rsidP="00D47450">
      <w:pPr>
        <w:autoSpaceDE w:val="0"/>
        <w:autoSpaceDN w:val="0"/>
        <w:adjustRightInd w:val="0"/>
        <w:spacing w:after="0" w:line="360" w:lineRule="auto"/>
        <w:jc w:val="both"/>
        <w:rPr>
          <w:rFonts w:ascii="Arial" w:hAnsi="Arial" w:cs="Arial"/>
          <w:color w:val="000000"/>
        </w:rPr>
      </w:pPr>
      <w:r w:rsidRPr="00A32BDE">
        <w:rPr>
          <w:rFonts w:ascii="Arial" w:hAnsi="Arial" w:cs="Arial"/>
          <w:b/>
          <w:color w:val="000000"/>
        </w:rPr>
        <w:t>BRECHA,</w:t>
      </w:r>
      <w:r w:rsidRPr="00A32BDE">
        <w:rPr>
          <w:rFonts w:ascii="Arial" w:hAnsi="Arial" w:cs="Arial"/>
          <w:color w:val="000000"/>
        </w:rPr>
        <w:t xml:space="preserve"> de acceso al Servicio Higiénico, año 2017 es de 47.58 %, por lo tanto aproximadamente 216 viviendas carecen de servicio higiénico.</w:t>
      </w:r>
      <w:r w:rsidR="00B73611" w:rsidRPr="00A32BDE">
        <w:rPr>
          <w:rFonts w:ascii="Arial" w:hAnsi="Arial" w:cs="Arial"/>
          <w:color w:val="000000"/>
        </w:rPr>
        <w:t xml:space="preserve"> Y de acuerdo al Fondo Invierte para el Desarrollo Territorial Concurso FIDT 2019 la BRECHA de Saneamiento es de </w:t>
      </w:r>
      <w:r w:rsidR="00B73611" w:rsidRPr="00A32BDE">
        <w:rPr>
          <w:rFonts w:ascii="Arial" w:hAnsi="Arial" w:cs="Arial"/>
          <w:b/>
          <w:color w:val="000000"/>
        </w:rPr>
        <w:t>29 % para el año 2018</w:t>
      </w:r>
      <w:r w:rsidR="00B73611" w:rsidRPr="00A32BDE">
        <w:rPr>
          <w:rFonts w:ascii="Arial" w:hAnsi="Arial" w:cs="Arial"/>
          <w:color w:val="000000"/>
        </w:rPr>
        <w:t xml:space="preserve">, por lo </w:t>
      </w:r>
      <w:r w:rsidR="00BE2152" w:rsidRPr="00A32BDE">
        <w:rPr>
          <w:rFonts w:ascii="Arial" w:hAnsi="Arial" w:cs="Arial"/>
          <w:color w:val="000000"/>
        </w:rPr>
        <w:t>tanto,</w:t>
      </w:r>
      <w:r w:rsidR="00B73611" w:rsidRPr="00A32BDE">
        <w:rPr>
          <w:rFonts w:ascii="Arial" w:hAnsi="Arial" w:cs="Arial"/>
          <w:color w:val="000000"/>
        </w:rPr>
        <w:t xml:space="preserve"> este índice es la aceptable como línea de base.</w:t>
      </w:r>
    </w:p>
    <w:p w14:paraId="5694A653" w14:textId="39B086B6" w:rsidR="00394BEB" w:rsidRDefault="00394BEB" w:rsidP="00D47450">
      <w:pPr>
        <w:autoSpaceDE w:val="0"/>
        <w:autoSpaceDN w:val="0"/>
        <w:adjustRightInd w:val="0"/>
        <w:spacing w:after="0" w:line="360" w:lineRule="auto"/>
        <w:jc w:val="both"/>
        <w:rPr>
          <w:rFonts w:ascii="Arial" w:hAnsi="Arial" w:cs="Arial"/>
          <w:color w:val="000000"/>
        </w:rPr>
      </w:pPr>
    </w:p>
    <w:p w14:paraId="2967FEED" w14:textId="02F8474E" w:rsidR="00394BEB" w:rsidRDefault="00394BEB" w:rsidP="00394BEB">
      <w:pPr>
        <w:pStyle w:val="NoSpacing"/>
        <w:rPr>
          <w:rFonts w:ascii="Arial" w:hAnsi="Arial" w:cs="Arial"/>
          <w:b/>
          <w:sz w:val="20"/>
          <w:szCs w:val="20"/>
        </w:rPr>
      </w:pPr>
      <w:r w:rsidRPr="00C37A96">
        <w:rPr>
          <w:rFonts w:ascii="Arial" w:hAnsi="Arial" w:cs="Arial"/>
          <w:b/>
          <w:noProof/>
          <w:lang w:val="en-US"/>
        </w:rPr>
        <w:drawing>
          <wp:inline distT="0" distB="0" distL="0" distR="0" wp14:anchorId="7130A8B9" wp14:editId="72C5BEDC">
            <wp:extent cx="781050" cy="581025"/>
            <wp:effectExtent l="0" t="0" r="0" b="9525"/>
            <wp:docPr id="72" name="Imagen 72"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15AB8C43" w14:textId="77777777" w:rsidR="00394BEB" w:rsidRPr="00561F7F" w:rsidRDefault="00394BEB" w:rsidP="00394BEB">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3327924D" w14:textId="77777777" w:rsidR="00594390" w:rsidRDefault="00594390" w:rsidP="00517F77">
      <w:pPr>
        <w:autoSpaceDE w:val="0"/>
        <w:autoSpaceDN w:val="0"/>
        <w:adjustRightInd w:val="0"/>
        <w:spacing w:after="0" w:line="240" w:lineRule="auto"/>
        <w:jc w:val="center"/>
        <w:rPr>
          <w:rFonts w:ascii="Arial" w:hAnsi="Arial" w:cs="Arial"/>
          <w:b/>
          <w:color w:val="000000"/>
        </w:rPr>
      </w:pPr>
    </w:p>
    <w:p w14:paraId="10246712" w14:textId="77777777" w:rsidR="00594390" w:rsidRPr="00594390" w:rsidRDefault="00594390" w:rsidP="00594390">
      <w:pPr>
        <w:autoSpaceDE w:val="0"/>
        <w:autoSpaceDN w:val="0"/>
        <w:adjustRightInd w:val="0"/>
        <w:spacing w:after="0" w:line="240" w:lineRule="auto"/>
        <w:jc w:val="both"/>
        <w:rPr>
          <w:rFonts w:ascii="Arial" w:hAnsi="Arial" w:cs="Arial"/>
          <w:b/>
          <w:color w:val="000000"/>
          <w:sz w:val="20"/>
          <w:szCs w:val="20"/>
        </w:rPr>
      </w:pPr>
      <w:r w:rsidRPr="00594390">
        <w:rPr>
          <w:rFonts w:ascii="Arial" w:hAnsi="Arial" w:cs="Arial"/>
          <w:b/>
          <w:color w:val="000000"/>
          <w:sz w:val="20"/>
          <w:szCs w:val="20"/>
        </w:rPr>
        <w:t>COBERTURA DE ENERGIA ELECTRICA</w:t>
      </w:r>
    </w:p>
    <w:p w14:paraId="5F92E1DF" w14:textId="77777777" w:rsidR="00594390" w:rsidRDefault="00594390" w:rsidP="00594390">
      <w:pPr>
        <w:autoSpaceDE w:val="0"/>
        <w:autoSpaceDN w:val="0"/>
        <w:adjustRightInd w:val="0"/>
        <w:spacing w:after="0" w:line="240" w:lineRule="auto"/>
        <w:jc w:val="both"/>
        <w:rPr>
          <w:rFonts w:ascii="Arial" w:hAnsi="Arial" w:cs="Arial"/>
          <w:b/>
          <w:color w:val="000000"/>
        </w:rPr>
      </w:pPr>
    </w:p>
    <w:p w14:paraId="20F01B07" w14:textId="7BB01FC1" w:rsidR="00517F77" w:rsidRPr="00543596" w:rsidRDefault="00134E90" w:rsidP="00517F77">
      <w:pPr>
        <w:autoSpaceDE w:val="0"/>
        <w:autoSpaceDN w:val="0"/>
        <w:adjustRightInd w:val="0"/>
        <w:spacing w:after="0" w:line="240" w:lineRule="auto"/>
        <w:jc w:val="center"/>
        <w:rPr>
          <w:rFonts w:ascii="Arial" w:hAnsi="Arial" w:cs="Arial"/>
          <w:b/>
          <w:color w:val="000000"/>
        </w:rPr>
      </w:pPr>
      <w:r>
        <w:rPr>
          <w:rFonts w:ascii="Arial" w:hAnsi="Arial" w:cs="Arial"/>
          <w:b/>
          <w:color w:val="000000"/>
        </w:rPr>
        <w:t>Cuadro N° 32</w:t>
      </w:r>
    </w:p>
    <w:p w14:paraId="3649AE6A" w14:textId="77777777" w:rsidR="00517F77" w:rsidRPr="00543596" w:rsidRDefault="00517F77" w:rsidP="00517F77">
      <w:pPr>
        <w:autoSpaceDE w:val="0"/>
        <w:autoSpaceDN w:val="0"/>
        <w:adjustRightInd w:val="0"/>
        <w:spacing w:after="0" w:line="240" w:lineRule="auto"/>
        <w:jc w:val="center"/>
        <w:rPr>
          <w:rFonts w:ascii="Arial" w:hAnsi="Arial" w:cs="Arial"/>
          <w:b/>
          <w:color w:val="000000"/>
        </w:rPr>
      </w:pPr>
      <w:r w:rsidRPr="00543596">
        <w:rPr>
          <w:rFonts w:ascii="Arial" w:hAnsi="Arial" w:cs="Arial"/>
          <w:b/>
          <w:color w:val="000000"/>
        </w:rPr>
        <w:t>Cobertura de Energía Eléctrica</w:t>
      </w:r>
    </w:p>
    <w:p w14:paraId="43B4EE4D" w14:textId="77777777" w:rsidR="00517F77" w:rsidRPr="00543596" w:rsidRDefault="00517F77" w:rsidP="00517F77">
      <w:pPr>
        <w:autoSpaceDE w:val="0"/>
        <w:autoSpaceDN w:val="0"/>
        <w:adjustRightInd w:val="0"/>
        <w:spacing w:after="0" w:line="240" w:lineRule="auto"/>
        <w:jc w:val="both"/>
        <w:rPr>
          <w:rFonts w:ascii="Arial" w:hAnsi="Arial" w:cs="Arial"/>
          <w:color w:val="000000"/>
        </w:rPr>
      </w:pPr>
    </w:p>
    <w:tbl>
      <w:tblPr>
        <w:tblStyle w:val="TableGrid"/>
        <w:tblW w:w="3808" w:type="pct"/>
        <w:jc w:val="center"/>
        <w:tblLook w:val="04A0" w:firstRow="1" w:lastRow="0" w:firstColumn="1" w:lastColumn="0" w:noHBand="0" w:noVBand="1"/>
      </w:tblPr>
      <w:tblGrid>
        <w:gridCol w:w="3718"/>
        <w:gridCol w:w="823"/>
        <w:gridCol w:w="1014"/>
        <w:gridCol w:w="1346"/>
      </w:tblGrid>
      <w:tr w:rsidR="00517F77" w:rsidRPr="00607A5C" w14:paraId="79C59073" w14:textId="77777777" w:rsidTr="00607A5C">
        <w:trPr>
          <w:jc w:val="center"/>
        </w:trPr>
        <w:tc>
          <w:tcPr>
            <w:tcW w:w="2694" w:type="pct"/>
            <w:hideMark/>
          </w:tcPr>
          <w:p w14:paraId="0F26D8FE" w14:textId="77777777" w:rsidR="00517F77" w:rsidRPr="00607A5C" w:rsidRDefault="00517F77" w:rsidP="00F073AA">
            <w:pPr>
              <w:jc w:val="both"/>
              <w:rPr>
                <w:rFonts w:ascii="Arial" w:eastAsia="Times New Roman" w:hAnsi="Arial" w:cs="Arial"/>
                <w:b/>
                <w:bCs/>
                <w:color w:val="000000"/>
                <w:sz w:val="20"/>
                <w:szCs w:val="20"/>
                <w:lang w:val="es-ES"/>
              </w:rPr>
            </w:pPr>
            <w:r w:rsidRPr="00607A5C">
              <w:rPr>
                <w:rFonts w:ascii="Arial" w:eastAsia="Times New Roman" w:hAnsi="Arial" w:cs="Arial"/>
                <w:b/>
                <w:bCs/>
                <w:color w:val="000000"/>
                <w:sz w:val="20"/>
                <w:szCs w:val="20"/>
                <w:lang w:val="es-ES"/>
              </w:rPr>
              <w:t>La vivienda tiene alumbrado eléctrico por red pública</w:t>
            </w:r>
          </w:p>
        </w:tc>
        <w:tc>
          <w:tcPr>
            <w:tcW w:w="0" w:type="auto"/>
            <w:hideMark/>
          </w:tcPr>
          <w:p w14:paraId="605F33A8" w14:textId="77777777" w:rsidR="00517F77" w:rsidRPr="00607A5C" w:rsidRDefault="00517F77" w:rsidP="00F073AA">
            <w:pPr>
              <w:jc w:val="both"/>
              <w:rPr>
                <w:rFonts w:ascii="Arial" w:eastAsia="Times New Roman" w:hAnsi="Arial" w:cs="Arial"/>
                <w:b/>
                <w:bCs/>
                <w:color w:val="000000"/>
                <w:sz w:val="20"/>
                <w:szCs w:val="20"/>
              </w:rPr>
            </w:pPr>
            <w:r w:rsidRPr="00607A5C">
              <w:rPr>
                <w:rFonts w:ascii="Arial" w:eastAsia="Times New Roman" w:hAnsi="Arial" w:cs="Arial"/>
                <w:b/>
                <w:bCs/>
                <w:color w:val="000000"/>
                <w:sz w:val="20"/>
                <w:szCs w:val="20"/>
              </w:rPr>
              <w:t>Casos</w:t>
            </w:r>
          </w:p>
        </w:tc>
        <w:tc>
          <w:tcPr>
            <w:tcW w:w="0" w:type="auto"/>
            <w:hideMark/>
          </w:tcPr>
          <w:p w14:paraId="3F4D9464" w14:textId="77777777" w:rsidR="00517F77" w:rsidRPr="00607A5C" w:rsidRDefault="00517F77" w:rsidP="00F073AA">
            <w:pPr>
              <w:jc w:val="both"/>
              <w:rPr>
                <w:rFonts w:ascii="Arial" w:eastAsia="Times New Roman" w:hAnsi="Arial" w:cs="Arial"/>
                <w:b/>
                <w:bCs/>
                <w:color w:val="000000"/>
                <w:sz w:val="20"/>
                <w:szCs w:val="20"/>
              </w:rPr>
            </w:pPr>
            <w:r w:rsidRPr="00607A5C">
              <w:rPr>
                <w:rFonts w:ascii="Arial" w:eastAsia="Times New Roman" w:hAnsi="Arial" w:cs="Arial"/>
                <w:b/>
                <w:bCs/>
                <w:color w:val="000000"/>
                <w:sz w:val="20"/>
                <w:szCs w:val="20"/>
              </w:rPr>
              <w:t>%</w:t>
            </w:r>
          </w:p>
        </w:tc>
        <w:tc>
          <w:tcPr>
            <w:tcW w:w="975" w:type="pct"/>
            <w:hideMark/>
          </w:tcPr>
          <w:p w14:paraId="1E428A6F" w14:textId="77777777" w:rsidR="00517F77" w:rsidRPr="00607A5C" w:rsidRDefault="00517F77" w:rsidP="00F073AA">
            <w:pPr>
              <w:jc w:val="both"/>
              <w:rPr>
                <w:rFonts w:ascii="Arial" w:eastAsia="Times New Roman" w:hAnsi="Arial" w:cs="Arial"/>
                <w:b/>
                <w:bCs/>
                <w:color w:val="000000"/>
                <w:sz w:val="20"/>
                <w:szCs w:val="20"/>
              </w:rPr>
            </w:pPr>
            <w:r w:rsidRPr="00607A5C">
              <w:rPr>
                <w:rFonts w:ascii="Arial" w:eastAsia="Times New Roman" w:hAnsi="Arial" w:cs="Arial"/>
                <w:b/>
                <w:bCs/>
                <w:color w:val="000000"/>
                <w:sz w:val="20"/>
                <w:szCs w:val="20"/>
              </w:rPr>
              <w:t>Acumulado %</w:t>
            </w:r>
          </w:p>
        </w:tc>
      </w:tr>
      <w:tr w:rsidR="00517F77" w:rsidRPr="00607A5C" w14:paraId="2634B637" w14:textId="77777777" w:rsidTr="00607A5C">
        <w:trPr>
          <w:jc w:val="center"/>
        </w:trPr>
        <w:tc>
          <w:tcPr>
            <w:tcW w:w="2694" w:type="pct"/>
            <w:hideMark/>
          </w:tcPr>
          <w:p w14:paraId="2B437A99" w14:textId="77777777" w:rsidR="00607A5C" w:rsidRPr="00607A5C" w:rsidRDefault="00517F77" w:rsidP="00CF199E">
            <w:pPr>
              <w:jc w:val="both"/>
              <w:rPr>
                <w:rFonts w:ascii="Arial" w:eastAsia="Times New Roman" w:hAnsi="Arial" w:cs="Arial"/>
                <w:color w:val="000000"/>
                <w:sz w:val="20"/>
                <w:szCs w:val="20"/>
              </w:rPr>
            </w:pPr>
            <w:r w:rsidRPr="00607A5C">
              <w:rPr>
                <w:rFonts w:ascii="Arial" w:eastAsia="Times New Roman" w:hAnsi="Arial" w:cs="Arial"/>
                <w:color w:val="000000"/>
                <w:sz w:val="20"/>
                <w:szCs w:val="20"/>
              </w:rPr>
              <w:t>Sí tiene alumbrado eléctrico</w:t>
            </w:r>
          </w:p>
        </w:tc>
        <w:tc>
          <w:tcPr>
            <w:tcW w:w="0" w:type="auto"/>
            <w:hideMark/>
          </w:tcPr>
          <w:p w14:paraId="56C30BEF" w14:textId="77777777" w:rsidR="00517F77" w:rsidRPr="00607A5C" w:rsidRDefault="00517F77" w:rsidP="00F073AA">
            <w:pPr>
              <w:jc w:val="both"/>
              <w:rPr>
                <w:rFonts w:ascii="Arial" w:eastAsia="Times New Roman" w:hAnsi="Arial" w:cs="Arial"/>
                <w:color w:val="000000"/>
                <w:sz w:val="20"/>
                <w:szCs w:val="20"/>
              </w:rPr>
            </w:pPr>
            <w:r w:rsidRPr="00607A5C">
              <w:rPr>
                <w:rFonts w:ascii="Arial" w:eastAsia="Times New Roman" w:hAnsi="Arial" w:cs="Arial"/>
                <w:color w:val="000000"/>
                <w:sz w:val="20"/>
                <w:szCs w:val="20"/>
              </w:rPr>
              <w:t>349</w:t>
            </w:r>
          </w:p>
        </w:tc>
        <w:tc>
          <w:tcPr>
            <w:tcW w:w="0" w:type="auto"/>
            <w:hideMark/>
          </w:tcPr>
          <w:p w14:paraId="13ADAD30" w14:textId="77777777" w:rsidR="00517F77" w:rsidRPr="00607A5C" w:rsidRDefault="00517F77" w:rsidP="00F073AA">
            <w:pPr>
              <w:jc w:val="both"/>
              <w:rPr>
                <w:rFonts w:ascii="Arial" w:eastAsia="Times New Roman" w:hAnsi="Arial" w:cs="Arial"/>
                <w:color w:val="000000"/>
                <w:sz w:val="20"/>
                <w:szCs w:val="20"/>
              </w:rPr>
            </w:pPr>
            <w:r w:rsidRPr="00607A5C">
              <w:rPr>
                <w:rFonts w:ascii="Arial" w:eastAsia="Times New Roman" w:hAnsi="Arial" w:cs="Arial"/>
                <w:color w:val="000000"/>
                <w:sz w:val="20"/>
                <w:szCs w:val="20"/>
              </w:rPr>
              <w:t>76,87%</w:t>
            </w:r>
          </w:p>
        </w:tc>
        <w:tc>
          <w:tcPr>
            <w:tcW w:w="975" w:type="pct"/>
            <w:hideMark/>
          </w:tcPr>
          <w:p w14:paraId="08D9CA5B" w14:textId="77777777" w:rsidR="00517F77" w:rsidRPr="00607A5C" w:rsidRDefault="00517F77" w:rsidP="00F073AA">
            <w:pPr>
              <w:jc w:val="both"/>
              <w:rPr>
                <w:rFonts w:ascii="Arial" w:eastAsia="Times New Roman" w:hAnsi="Arial" w:cs="Arial"/>
                <w:color w:val="000000"/>
                <w:sz w:val="20"/>
                <w:szCs w:val="20"/>
              </w:rPr>
            </w:pPr>
            <w:r w:rsidRPr="00607A5C">
              <w:rPr>
                <w:rFonts w:ascii="Arial" w:eastAsia="Times New Roman" w:hAnsi="Arial" w:cs="Arial"/>
                <w:color w:val="000000"/>
                <w:sz w:val="20"/>
                <w:szCs w:val="20"/>
              </w:rPr>
              <w:t>76,87%</w:t>
            </w:r>
          </w:p>
        </w:tc>
      </w:tr>
      <w:tr w:rsidR="00517F77" w:rsidRPr="00607A5C" w14:paraId="656B4DBC" w14:textId="77777777" w:rsidTr="00607A5C">
        <w:trPr>
          <w:jc w:val="center"/>
        </w:trPr>
        <w:tc>
          <w:tcPr>
            <w:tcW w:w="2694" w:type="pct"/>
            <w:hideMark/>
          </w:tcPr>
          <w:p w14:paraId="4F3F1573" w14:textId="77777777" w:rsidR="00607A5C" w:rsidRPr="00607A5C" w:rsidRDefault="00517F77" w:rsidP="00CF199E">
            <w:pPr>
              <w:jc w:val="both"/>
              <w:rPr>
                <w:rFonts w:ascii="Arial" w:eastAsia="Times New Roman" w:hAnsi="Arial" w:cs="Arial"/>
                <w:color w:val="000000"/>
                <w:sz w:val="20"/>
                <w:szCs w:val="20"/>
              </w:rPr>
            </w:pPr>
            <w:r w:rsidRPr="00607A5C">
              <w:rPr>
                <w:rFonts w:ascii="Arial" w:eastAsia="Times New Roman" w:hAnsi="Arial" w:cs="Arial"/>
                <w:color w:val="000000"/>
                <w:sz w:val="20"/>
                <w:szCs w:val="20"/>
              </w:rPr>
              <w:t>No tiene alumbrado eléctrico</w:t>
            </w:r>
          </w:p>
        </w:tc>
        <w:tc>
          <w:tcPr>
            <w:tcW w:w="0" w:type="auto"/>
            <w:hideMark/>
          </w:tcPr>
          <w:p w14:paraId="4226C2D4" w14:textId="77777777" w:rsidR="00517F77" w:rsidRPr="00607A5C" w:rsidRDefault="00517F77" w:rsidP="00F073AA">
            <w:pPr>
              <w:jc w:val="both"/>
              <w:rPr>
                <w:rFonts w:ascii="Arial" w:eastAsia="Times New Roman" w:hAnsi="Arial" w:cs="Arial"/>
                <w:color w:val="000000"/>
                <w:sz w:val="20"/>
                <w:szCs w:val="20"/>
              </w:rPr>
            </w:pPr>
            <w:r w:rsidRPr="00607A5C">
              <w:rPr>
                <w:rFonts w:ascii="Arial" w:eastAsia="Times New Roman" w:hAnsi="Arial" w:cs="Arial"/>
                <w:color w:val="000000"/>
                <w:sz w:val="20"/>
                <w:szCs w:val="20"/>
              </w:rPr>
              <w:t>105</w:t>
            </w:r>
          </w:p>
        </w:tc>
        <w:tc>
          <w:tcPr>
            <w:tcW w:w="0" w:type="auto"/>
            <w:hideMark/>
          </w:tcPr>
          <w:p w14:paraId="640D27FD" w14:textId="77777777" w:rsidR="00517F77" w:rsidRPr="00607A5C" w:rsidRDefault="00517F77" w:rsidP="00F073AA">
            <w:pPr>
              <w:jc w:val="both"/>
              <w:rPr>
                <w:rFonts w:ascii="Arial" w:eastAsia="Times New Roman" w:hAnsi="Arial" w:cs="Arial"/>
                <w:color w:val="000000"/>
                <w:sz w:val="20"/>
                <w:szCs w:val="20"/>
              </w:rPr>
            </w:pPr>
            <w:r w:rsidRPr="00607A5C">
              <w:rPr>
                <w:rFonts w:ascii="Arial" w:eastAsia="Times New Roman" w:hAnsi="Arial" w:cs="Arial"/>
                <w:color w:val="000000"/>
                <w:sz w:val="20"/>
                <w:szCs w:val="20"/>
              </w:rPr>
              <w:t>23,13%</w:t>
            </w:r>
          </w:p>
        </w:tc>
        <w:tc>
          <w:tcPr>
            <w:tcW w:w="975" w:type="pct"/>
            <w:hideMark/>
          </w:tcPr>
          <w:p w14:paraId="67C4011B" w14:textId="77777777" w:rsidR="00517F77" w:rsidRPr="00607A5C" w:rsidRDefault="00517F77" w:rsidP="00F073AA">
            <w:pPr>
              <w:jc w:val="both"/>
              <w:rPr>
                <w:rFonts w:ascii="Arial" w:eastAsia="Times New Roman" w:hAnsi="Arial" w:cs="Arial"/>
                <w:color w:val="000000"/>
                <w:sz w:val="20"/>
                <w:szCs w:val="20"/>
              </w:rPr>
            </w:pPr>
            <w:r w:rsidRPr="00607A5C">
              <w:rPr>
                <w:rFonts w:ascii="Arial" w:eastAsia="Times New Roman" w:hAnsi="Arial" w:cs="Arial"/>
                <w:color w:val="000000"/>
                <w:sz w:val="20"/>
                <w:szCs w:val="20"/>
              </w:rPr>
              <w:t>100,00%</w:t>
            </w:r>
          </w:p>
        </w:tc>
      </w:tr>
      <w:tr w:rsidR="00517F77" w:rsidRPr="00607A5C" w14:paraId="49B08151" w14:textId="77777777" w:rsidTr="00607A5C">
        <w:trPr>
          <w:jc w:val="center"/>
        </w:trPr>
        <w:tc>
          <w:tcPr>
            <w:tcW w:w="2694" w:type="pct"/>
            <w:hideMark/>
          </w:tcPr>
          <w:p w14:paraId="609218D6" w14:textId="77777777" w:rsidR="00517F77" w:rsidRPr="00607A5C" w:rsidRDefault="00517F77" w:rsidP="00F073AA">
            <w:pPr>
              <w:jc w:val="both"/>
              <w:rPr>
                <w:rFonts w:ascii="Arial" w:eastAsia="Times New Roman" w:hAnsi="Arial" w:cs="Arial"/>
                <w:b/>
                <w:bCs/>
                <w:color w:val="000000"/>
                <w:sz w:val="20"/>
                <w:szCs w:val="20"/>
              </w:rPr>
            </w:pPr>
            <w:r w:rsidRPr="00607A5C">
              <w:rPr>
                <w:rFonts w:ascii="Arial" w:eastAsia="Times New Roman" w:hAnsi="Arial" w:cs="Arial"/>
                <w:b/>
                <w:bCs/>
                <w:color w:val="000000"/>
                <w:sz w:val="20"/>
                <w:szCs w:val="20"/>
              </w:rPr>
              <w:t>Total</w:t>
            </w:r>
          </w:p>
          <w:p w14:paraId="5FCFA707" w14:textId="77777777" w:rsidR="00607A5C" w:rsidRPr="00607A5C" w:rsidRDefault="00607A5C" w:rsidP="00F073AA">
            <w:pPr>
              <w:jc w:val="both"/>
              <w:rPr>
                <w:rFonts w:ascii="Arial" w:eastAsia="Times New Roman" w:hAnsi="Arial" w:cs="Arial"/>
                <w:b/>
                <w:bCs/>
                <w:color w:val="000000"/>
                <w:sz w:val="20"/>
                <w:szCs w:val="20"/>
              </w:rPr>
            </w:pPr>
          </w:p>
        </w:tc>
        <w:tc>
          <w:tcPr>
            <w:tcW w:w="0" w:type="auto"/>
            <w:hideMark/>
          </w:tcPr>
          <w:p w14:paraId="3C4796DA" w14:textId="77777777" w:rsidR="00517F77" w:rsidRPr="00607A5C" w:rsidRDefault="00517F77" w:rsidP="00F073AA">
            <w:pPr>
              <w:jc w:val="both"/>
              <w:rPr>
                <w:rFonts w:ascii="Arial" w:eastAsia="Times New Roman" w:hAnsi="Arial" w:cs="Arial"/>
                <w:color w:val="000000"/>
                <w:sz w:val="20"/>
                <w:szCs w:val="20"/>
              </w:rPr>
            </w:pPr>
            <w:r w:rsidRPr="00607A5C">
              <w:rPr>
                <w:rFonts w:ascii="Arial" w:eastAsia="Times New Roman" w:hAnsi="Arial" w:cs="Arial"/>
                <w:color w:val="000000"/>
                <w:sz w:val="20"/>
                <w:szCs w:val="20"/>
              </w:rPr>
              <w:t>454</w:t>
            </w:r>
          </w:p>
        </w:tc>
        <w:tc>
          <w:tcPr>
            <w:tcW w:w="0" w:type="auto"/>
            <w:hideMark/>
          </w:tcPr>
          <w:p w14:paraId="217304D6" w14:textId="77777777" w:rsidR="00517F77" w:rsidRPr="00607A5C" w:rsidRDefault="00517F77" w:rsidP="00F073AA">
            <w:pPr>
              <w:jc w:val="both"/>
              <w:rPr>
                <w:rFonts w:ascii="Arial" w:eastAsia="Times New Roman" w:hAnsi="Arial" w:cs="Arial"/>
                <w:color w:val="000000"/>
                <w:sz w:val="20"/>
                <w:szCs w:val="20"/>
              </w:rPr>
            </w:pPr>
            <w:r w:rsidRPr="00607A5C">
              <w:rPr>
                <w:rFonts w:ascii="Arial" w:eastAsia="Times New Roman" w:hAnsi="Arial" w:cs="Arial"/>
                <w:color w:val="000000"/>
                <w:sz w:val="20"/>
                <w:szCs w:val="20"/>
              </w:rPr>
              <w:t>100,00%</w:t>
            </w:r>
          </w:p>
        </w:tc>
        <w:tc>
          <w:tcPr>
            <w:tcW w:w="975" w:type="pct"/>
            <w:hideMark/>
          </w:tcPr>
          <w:p w14:paraId="548D3ED6" w14:textId="77777777" w:rsidR="00517F77" w:rsidRPr="00607A5C" w:rsidRDefault="00517F77" w:rsidP="00F073AA">
            <w:pPr>
              <w:jc w:val="both"/>
              <w:rPr>
                <w:rFonts w:ascii="Arial" w:eastAsia="Times New Roman" w:hAnsi="Arial" w:cs="Arial"/>
                <w:color w:val="000000"/>
                <w:sz w:val="20"/>
                <w:szCs w:val="20"/>
              </w:rPr>
            </w:pPr>
            <w:r w:rsidRPr="00607A5C">
              <w:rPr>
                <w:rFonts w:ascii="Arial" w:eastAsia="Times New Roman" w:hAnsi="Arial" w:cs="Arial"/>
                <w:color w:val="000000"/>
                <w:sz w:val="20"/>
                <w:szCs w:val="20"/>
              </w:rPr>
              <w:t>100,00%</w:t>
            </w:r>
          </w:p>
        </w:tc>
      </w:tr>
    </w:tbl>
    <w:p w14:paraId="135DD7A5" w14:textId="77777777" w:rsidR="00517F77" w:rsidRPr="00607A5C" w:rsidRDefault="00517F77" w:rsidP="00517F77">
      <w:pPr>
        <w:autoSpaceDE w:val="0"/>
        <w:autoSpaceDN w:val="0"/>
        <w:adjustRightInd w:val="0"/>
        <w:spacing w:after="0" w:line="240" w:lineRule="auto"/>
        <w:ind w:left="360"/>
        <w:jc w:val="both"/>
        <w:rPr>
          <w:rFonts w:ascii="Arial" w:hAnsi="Arial" w:cs="Arial"/>
          <w:color w:val="000000"/>
          <w:sz w:val="20"/>
          <w:szCs w:val="20"/>
        </w:rPr>
      </w:pPr>
      <w:r w:rsidRPr="00607A5C">
        <w:rPr>
          <w:rFonts w:ascii="Arial" w:hAnsi="Arial" w:cs="Arial"/>
          <w:color w:val="000000"/>
          <w:sz w:val="20"/>
          <w:szCs w:val="20"/>
        </w:rPr>
        <w:t xml:space="preserve">              </w:t>
      </w:r>
      <w:r w:rsidRPr="00607A5C">
        <w:rPr>
          <w:rFonts w:ascii="Arial" w:hAnsi="Arial" w:cs="Arial"/>
          <w:b/>
          <w:color w:val="000000"/>
          <w:sz w:val="20"/>
          <w:szCs w:val="20"/>
        </w:rPr>
        <w:t>Fuente</w:t>
      </w:r>
      <w:r w:rsidRPr="00607A5C">
        <w:rPr>
          <w:rFonts w:ascii="Arial" w:hAnsi="Arial" w:cs="Arial"/>
          <w:color w:val="000000"/>
          <w:sz w:val="20"/>
          <w:szCs w:val="20"/>
        </w:rPr>
        <w:t>: Censo Nacional de Población y Vivienda 2017 INEI</w:t>
      </w:r>
    </w:p>
    <w:p w14:paraId="122698E8" w14:textId="77777777" w:rsidR="00594390" w:rsidRPr="004860E0" w:rsidRDefault="00594390" w:rsidP="00517F77">
      <w:pPr>
        <w:autoSpaceDE w:val="0"/>
        <w:autoSpaceDN w:val="0"/>
        <w:adjustRightInd w:val="0"/>
        <w:spacing w:after="0" w:line="240" w:lineRule="auto"/>
        <w:ind w:left="360"/>
        <w:jc w:val="both"/>
        <w:rPr>
          <w:rFonts w:ascii="Times New Roman" w:hAnsi="Times New Roman" w:cs="Times New Roman"/>
          <w:color w:val="000000"/>
          <w:sz w:val="24"/>
          <w:szCs w:val="24"/>
        </w:rPr>
      </w:pPr>
    </w:p>
    <w:p w14:paraId="6DC4A617" w14:textId="77777777" w:rsidR="00517F77" w:rsidRDefault="00517F77" w:rsidP="00B07AAF">
      <w:pPr>
        <w:autoSpaceDE w:val="0"/>
        <w:autoSpaceDN w:val="0"/>
        <w:adjustRightInd w:val="0"/>
        <w:spacing w:after="0" w:line="360" w:lineRule="auto"/>
        <w:jc w:val="both"/>
        <w:rPr>
          <w:rFonts w:ascii="Arial" w:hAnsi="Arial" w:cs="Arial"/>
          <w:color w:val="000000"/>
        </w:rPr>
      </w:pPr>
      <w:r w:rsidRPr="00594390">
        <w:rPr>
          <w:rFonts w:ascii="Arial" w:hAnsi="Arial" w:cs="Arial"/>
          <w:b/>
          <w:color w:val="000000"/>
        </w:rPr>
        <w:t>BRECHA,</w:t>
      </w:r>
      <w:r w:rsidRPr="00594390">
        <w:rPr>
          <w:rFonts w:ascii="Arial" w:hAnsi="Arial" w:cs="Arial"/>
          <w:color w:val="000000"/>
        </w:rPr>
        <w:t xml:space="preserve"> la breña de servicio de energía eléctrica para el año 2017, de acuerdo al INEI, es de 23.13%, que equivale a 105 viviendas que carecen de este servicio.</w:t>
      </w:r>
      <w:r w:rsidR="00B07AAF" w:rsidRPr="00594390">
        <w:rPr>
          <w:rFonts w:ascii="Arial" w:hAnsi="Arial" w:cs="Arial"/>
          <w:color w:val="000000"/>
        </w:rPr>
        <w:t xml:space="preserve"> Y de acuerdo al Fondo Invierte para el Desarrollo Territorial Concurso FIDT 2019 la </w:t>
      </w:r>
      <w:r w:rsidR="00966463" w:rsidRPr="00966463">
        <w:rPr>
          <w:rFonts w:ascii="Arial" w:hAnsi="Arial" w:cs="Arial"/>
          <w:b/>
          <w:color w:val="000000"/>
        </w:rPr>
        <w:t>BRECHA</w:t>
      </w:r>
      <w:r w:rsidR="00966463" w:rsidRPr="00594390">
        <w:rPr>
          <w:rFonts w:ascii="Arial" w:hAnsi="Arial" w:cs="Arial"/>
          <w:color w:val="000000"/>
        </w:rPr>
        <w:t xml:space="preserve"> de</w:t>
      </w:r>
      <w:r w:rsidR="00B07AAF" w:rsidRPr="00594390">
        <w:rPr>
          <w:rFonts w:ascii="Arial" w:hAnsi="Arial" w:cs="Arial"/>
          <w:color w:val="000000"/>
        </w:rPr>
        <w:t xml:space="preserve"> Electrificación para el año 2018 es de 23 %, siendo este indicador la línea de base.</w:t>
      </w:r>
    </w:p>
    <w:p w14:paraId="2C24A7D5" w14:textId="77777777" w:rsidR="00966463" w:rsidRDefault="00966463" w:rsidP="00B07AAF">
      <w:pPr>
        <w:autoSpaceDE w:val="0"/>
        <w:autoSpaceDN w:val="0"/>
        <w:adjustRightInd w:val="0"/>
        <w:spacing w:after="0" w:line="360" w:lineRule="auto"/>
        <w:jc w:val="both"/>
        <w:rPr>
          <w:rFonts w:ascii="Arial" w:hAnsi="Arial" w:cs="Arial"/>
          <w:color w:val="000000"/>
        </w:rPr>
      </w:pPr>
    </w:p>
    <w:p w14:paraId="0118BD60" w14:textId="2CEC7F39" w:rsidR="00F073AA" w:rsidRPr="00B07AAF" w:rsidRDefault="00134E90" w:rsidP="00F073AA">
      <w:pPr>
        <w:autoSpaceDE w:val="0"/>
        <w:autoSpaceDN w:val="0"/>
        <w:adjustRightInd w:val="0"/>
        <w:spacing w:after="0" w:line="240" w:lineRule="auto"/>
        <w:jc w:val="center"/>
        <w:rPr>
          <w:rFonts w:ascii="Arial" w:hAnsi="Arial" w:cs="Arial"/>
          <w:b/>
          <w:color w:val="000000"/>
        </w:rPr>
      </w:pPr>
      <w:r>
        <w:rPr>
          <w:rFonts w:ascii="Arial" w:hAnsi="Arial" w:cs="Arial"/>
          <w:b/>
          <w:color w:val="000000"/>
        </w:rPr>
        <w:t>CUADRO N° 33</w:t>
      </w:r>
    </w:p>
    <w:p w14:paraId="2D25BCF4" w14:textId="77777777" w:rsidR="00F073AA" w:rsidRPr="00B07AAF" w:rsidRDefault="00F073AA" w:rsidP="00F073AA">
      <w:pPr>
        <w:autoSpaceDE w:val="0"/>
        <w:autoSpaceDN w:val="0"/>
        <w:adjustRightInd w:val="0"/>
        <w:spacing w:after="0" w:line="240" w:lineRule="auto"/>
        <w:jc w:val="center"/>
        <w:rPr>
          <w:rFonts w:ascii="Arial" w:hAnsi="Arial" w:cs="Arial"/>
          <w:b/>
          <w:color w:val="000000"/>
        </w:rPr>
      </w:pPr>
      <w:r w:rsidRPr="00B07AAF">
        <w:rPr>
          <w:rFonts w:ascii="Arial" w:hAnsi="Arial" w:cs="Arial"/>
          <w:b/>
          <w:color w:val="000000"/>
        </w:rPr>
        <w:t>Uso de Combustible</w:t>
      </w:r>
    </w:p>
    <w:tbl>
      <w:tblPr>
        <w:tblStyle w:val="TableGrid"/>
        <w:tblW w:w="3399" w:type="pct"/>
        <w:tblInd w:w="1555" w:type="dxa"/>
        <w:tblLook w:val="04A0" w:firstRow="1" w:lastRow="0" w:firstColumn="1" w:lastColumn="0" w:noHBand="0" w:noVBand="1"/>
      </w:tblPr>
      <w:tblGrid>
        <w:gridCol w:w="2763"/>
        <w:gridCol w:w="821"/>
        <w:gridCol w:w="1036"/>
        <w:gridCol w:w="1540"/>
      </w:tblGrid>
      <w:tr w:rsidR="00F073AA" w:rsidRPr="00966463" w14:paraId="78787D81" w14:textId="77777777" w:rsidTr="00607A5C">
        <w:tc>
          <w:tcPr>
            <w:tcW w:w="2243" w:type="pct"/>
            <w:hideMark/>
          </w:tcPr>
          <w:p w14:paraId="1BCEB582" w14:textId="77777777" w:rsidR="00B07AAF" w:rsidRPr="00966463" w:rsidRDefault="00F073AA" w:rsidP="00966463">
            <w:pPr>
              <w:pStyle w:val="NoSpacing"/>
              <w:rPr>
                <w:rFonts w:ascii="Arial" w:hAnsi="Arial" w:cs="Arial"/>
                <w:b/>
                <w:sz w:val="20"/>
                <w:szCs w:val="20"/>
                <w:lang w:val="es-ES"/>
              </w:rPr>
            </w:pPr>
            <w:r w:rsidRPr="00966463">
              <w:rPr>
                <w:rFonts w:ascii="Arial" w:hAnsi="Arial" w:cs="Arial"/>
                <w:b/>
                <w:sz w:val="20"/>
                <w:szCs w:val="20"/>
                <w:lang w:val="es-ES"/>
              </w:rPr>
              <w:t>Su hogar tiene: Cocina a gas</w:t>
            </w:r>
          </w:p>
        </w:tc>
        <w:tc>
          <w:tcPr>
            <w:tcW w:w="666" w:type="pct"/>
            <w:hideMark/>
          </w:tcPr>
          <w:p w14:paraId="64160B89" w14:textId="77777777" w:rsidR="00F073AA" w:rsidRPr="00966463" w:rsidRDefault="00F073AA" w:rsidP="00966463">
            <w:pPr>
              <w:pStyle w:val="NoSpacing"/>
              <w:rPr>
                <w:rFonts w:ascii="Arial" w:hAnsi="Arial" w:cs="Arial"/>
                <w:b/>
                <w:sz w:val="20"/>
                <w:szCs w:val="20"/>
              </w:rPr>
            </w:pPr>
            <w:r w:rsidRPr="00966463">
              <w:rPr>
                <w:rFonts w:ascii="Arial" w:hAnsi="Arial" w:cs="Arial"/>
                <w:b/>
                <w:sz w:val="20"/>
                <w:szCs w:val="20"/>
              </w:rPr>
              <w:t>Casos</w:t>
            </w:r>
          </w:p>
        </w:tc>
        <w:tc>
          <w:tcPr>
            <w:tcW w:w="841" w:type="pct"/>
            <w:hideMark/>
          </w:tcPr>
          <w:p w14:paraId="3CC57E05" w14:textId="77777777" w:rsidR="00F073AA" w:rsidRPr="00966463" w:rsidRDefault="00F073AA" w:rsidP="00966463">
            <w:pPr>
              <w:pStyle w:val="NoSpacing"/>
              <w:rPr>
                <w:rFonts w:ascii="Arial" w:hAnsi="Arial" w:cs="Arial"/>
                <w:b/>
                <w:sz w:val="20"/>
                <w:szCs w:val="20"/>
              </w:rPr>
            </w:pPr>
            <w:r w:rsidRPr="00966463">
              <w:rPr>
                <w:rFonts w:ascii="Arial" w:hAnsi="Arial" w:cs="Arial"/>
                <w:b/>
                <w:sz w:val="20"/>
                <w:szCs w:val="20"/>
              </w:rPr>
              <w:t>%</w:t>
            </w:r>
          </w:p>
        </w:tc>
        <w:tc>
          <w:tcPr>
            <w:tcW w:w="1250" w:type="pct"/>
            <w:hideMark/>
          </w:tcPr>
          <w:p w14:paraId="7F804F8B" w14:textId="77777777" w:rsidR="00F073AA" w:rsidRPr="00966463" w:rsidRDefault="00F073AA" w:rsidP="00966463">
            <w:pPr>
              <w:pStyle w:val="NoSpacing"/>
              <w:rPr>
                <w:rFonts w:ascii="Arial" w:hAnsi="Arial" w:cs="Arial"/>
                <w:b/>
                <w:sz w:val="20"/>
                <w:szCs w:val="20"/>
              </w:rPr>
            </w:pPr>
            <w:r w:rsidRPr="00966463">
              <w:rPr>
                <w:rFonts w:ascii="Arial" w:hAnsi="Arial" w:cs="Arial"/>
                <w:b/>
                <w:sz w:val="20"/>
                <w:szCs w:val="20"/>
              </w:rPr>
              <w:t>Acumulado %</w:t>
            </w:r>
          </w:p>
        </w:tc>
      </w:tr>
      <w:tr w:rsidR="00F073AA" w:rsidRPr="00966463" w14:paraId="6DD9BDFE" w14:textId="77777777" w:rsidTr="00607A5C">
        <w:tc>
          <w:tcPr>
            <w:tcW w:w="2243" w:type="pct"/>
            <w:hideMark/>
          </w:tcPr>
          <w:p w14:paraId="4173C15D" w14:textId="77777777" w:rsidR="00F073AA" w:rsidRPr="00966463" w:rsidRDefault="00F073AA" w:rsidP="00966463">
            <w:pPr>
              <w:pStyle w:val="NoSpacing"/>
              <w:rPr>
                <w:rFonts w:ascii="Arial" w:hAnsi="Arial" w:cs="Arial"/>
                <w:sz w:val="20"/>
                <w:szCs w:val="20"/>
                <w:lang w:val="es-ES"/>
              </w:rPr>
            </w:pPr>
            <w:r w:rsidRPr="00966463">
              <w:rPr>
                <w:rFonts w:ascii="Arial" w:hAnsi="Arial" w:cs="Arial"/>
                <w:sz w:val="20"/>
                <w:szCs w:val="20"/>
                <w:lang w:val="es-ES"/>
              </w:rPr>
              <w:t>Sí tiene cocina a gas</w:t>
            </w:r>
          </w:p>
          <w:p w14:paraId="10CDDE3C" w14:textId="77777777" w:rsidR="00F073AA" w:rsidRPr="00966463" w:rsidRDefault="00F073AA" w:rsidP="00966463">
            <w:pPr>
              <w:pStyle w:val="NoSpacing"/>
              <w:rPr>
                <w:rFonts w:ascii="Arial" w:hAnsi="Arial" w:cs="Arial"/>
                <w:sz w:val="20"/>
                <w:szCs w:val="20"/>
                <w:lang w:val="es-ES"/>
              </w:rPr>
            </w:pPr>
          </w:p>
        </w:tc>
        <w:tc>
          <w:tcPr>
            <w:tcW w:w="666" w:type="pct"/>
            <w:hideMark/>
          </w:tcPr>
          <w:p w14:paraId="44D36848" w14:textId="77777777" w:rsidR="00F073AA" w:rsidRPr="00966463" w:rsidRDefault="00F073AA" w:rsidP="00966463">
            <w:pPr>
              <w:pStyle w:val="NoSpacing"/>
              <w:rPr>
                <w:rFonts w:ascii="Arial" w:hAnsi="Arial" w:cs="Arial"/>
                <w:sz w:val="20"/>
                <w:szCs w:val="20"/>
              </w:rPr>
            </w:pPr>
            <w:r w:rsidRPr="00966463">
              <w:rPr>
                <w:rFonts w:ascii="Arial" w:hAnsi="Arial" w:cs="Arial"/>
                <w:sz w:val="20"/>
                <w:szCs w:val="20"/>
              </w:rPr>
              <w:t>309</w:t>
            </w:r>
          </w:p>
        </w:tc>
        <w:tc>
          <w:tcPr>
            <w:tcW w:w="841" w:type="pct"/>
            <w:hideMark/>
          </w:tcPr>
          <w:p w14:paraId="7D546CBE" w14:textId="77777777" w:rsidR="00F073AA" w:rsidRPr="00966463" w:rsidRDefault="00F073AA" w:rsidP="00966463">
            <w:pPr>
              <w:pStyle w:val="NoSpacing"/>
              <w:rPr>
                <w:rFonts w:ascii="Arial" w:hAnsi="Arial" w:cs="Arial"/>
                <w:sz w:val="20"/>
                <w:szCs w:val="20"/>
              </w:rPr>
            </w:pPr>
            <w:r w:rsidRPr="00966463">
              <w:rPr>
                <w:rFonts w:ascii="Arial" w:hAnsi="Arial" w:cs="Arial"/>
                <w:sz w:val="20"/>
                <w:szCs w:val="20"/>
              </w:rPr>
              <w:t>66,45%</w:t>
            </w:r>
          </w:p>
        </w:tc>
        <w:tc>
          <w:tcPr>
            <w:tcW w:w="1250" w:type="pct"/>
            <w:hideMark/>
          </w:tcPr>
          <w:p w14:paraId="2ADCA604" w14:textId="77777777" w:rsidR="00F073AA" w:rsidRPr="00966463" w:rsidRDefault="00F073AA" w:rsidP="00966463">
            <w:pPr>
              <w:pStyle w:val="NoSpacing"/>
              <w:rPr>
                <w:rFonts w:ascii="Arial" w:hAnsi="Arial" w:cs="Arial"/>
                <w:sz w:val="20"/>
                <w:szCs w:val="20"/>
              </w:rPr>
            </w:pPr>
            <w:r w:rsidRPr="00966463">
              <w:rPr>
                <w:rFonts w:ascii="Arial" w:hAnsi="Arial" w:cs="Arial"/>
                <w:sz w:val="20"/>
                <w:szCs w:val="20"/>
              </w:rPr>
              <w:t>66,45%</w:t>
            </w:r>
          </w:p>
        </w:tc>
      </w:tr>
      <w:tr w:rsidR="00F073AA" w:rsidRPr="00966463" w14:paraId="68CB8082" w14:textId="77777777" w:rsidTr="00607A5C">
        <w:tc>
          <w:tcPr>
            <w:tcW w:w="2243" w:type="pct"/>
            <w:hideMark/>
          </w:tcPr>
          <w:p w14:paraId="555AB19B" w14:textId="77777777" w:rsidR="00F073AA" w:rsidRPr="00966463" w:rsidRDefault="00F073AA" w:rsidP="00966463">
            <w:pPr>
              <w:pStyle w:val="NoSpacing"/>
              <w:rPr>
                <w:rFonts w:ascii="Arial" w:hAnsi="Arial" w:cs="Arial"/>
                <w:sz w:val="20"/>
                <w:szCs w:val="20"/>
                <w:lang w:val="es-ES"/>
              </w:rPr>
            </w:pPr>
            <w:r w:rsidRPr="00966463">
              <w:rPr>
                <w:rFonts w:ascii="Arial" w:hAnsi="Arial" w:cs="Arial"/>
                <w:sz w:val="20"/>
                <w:szCs w:val="20"/>
                <w:lang w:val="es-ES"/>
              </w:rPr>
              <w:t>No tiene cocina a gas</w:t>
            </w:r>
          </w:p>
          <w:p w14:paraId="135C7CB9" w14:textId="77777777" w:rsidR="00F073AA" w:rsidRPr="00966463" w:rsidRDefault="00F073AA" w:rsidP="00966463">
            <w:pPr>
              <w:pStyle w:val="NoSpacing"/>
              <w:rPr>
                <w:rFonts w:ascii="Arial" w:hAnsi="Arial" w:cs="Arial"/>
                <w:sz w:val="20"/>
                <w:szCs w:val="20"/>
                <w:lang w:val="es-ES"/>
              </w:rPr>
            </w:pPr>
          </w:p>
        </w:tc>
        <w:tc>
          <w:tcPr>
            <w:tcW w:w="666" w:type="pct"/>
            <w:hideMark/>
          </w:tcPr>
          <w:p w14:paraId="5E2990E2" w14:textId="77777777" w:rsidR="00F073AA" w:rsidRPr="00966463" w:rsidRDefault="00F073AA" w:rsidP="00966463">
            <w:pPr>
              <w:pStyle w:val="NoSpacing"/>
              <w:rPr>
                <w:rFonts w:ascii="Arial" w:hAnsi="Arial" w:cs="Arial"/>
                <w:sz w:val="20"/>
                <w:szCs w:val="20"/>
              </w:rPr>
            </w:pPr>
            <w:r w:rsidRPr="00966463">
              <w:rPr>
                <w:rFonts w:ascii="Arial" w:hAnsi="Arial" w:cs="Arial"/>
                <w:sz w:val="20"/>
                <w:szCs w:val="20"/>
              </w:rPr>
              <w:t>156</w:t>
            </w:r>
          </w:p>
        </w:tc>
        <w:tc>
          <w:tcPr>
            <w:tcW w:w="841" w:type="pct"/>
            <w:hideMark/>
          </w:tcPr>
          <w:p w14:paraId="7BA81978" w14:textId="77777777" w:rsidR="00F073AA" w:rsidRPr="00966463" w:rsidRDefault="00F073AA" w:rsidP="00966463">
            <w:pPr>
              <w:pStyle w:val="NoSpacing"/>
              <w:rPr>
                <w:rFonts w:ascii="Arial" w:hAnsi="Arial" w:cs="Arial"/>
                <w:sz w:val="20"/>
                <w:szCs w:val="20"/>
              </w:rPr>
            </w:pPr>
            <w:r w:rsidRPr="00966463">
              <w:rPr>
                <w:rFonts w:ascii="Arial" w:hAnsi="Arial" w:cs="Arial"/>
                <w:sz w:val="20"/>
                <w:szCs w:val="20"/>
              </w:rPr>
              <w:t>33,55%</w:t>
            </w:r>
          </w:p>
        </w:tc>
        <w:tc>
          <w:tcPr>
            <w:tcW w:w="1250" w:type="pct"/>
            <w:hideMark/>
          </w:tcPr>
          <w:p w14:paraId="7AE61BF5" w14:textId="77777777" w:rsidR="00F073AA" w:rsidRPr="00966463" w:rsidRDefault="00F073AA" w:rsidP="00966463">
            <w:pPr>
              <w:pStyle w:val="NoSpacing"/>
              <w:rPr>
                <w:rFonts w:ascii="Arial" w:hAnsi="Arial" w:cs="Arial"/>
                <w:sz w:val="20"/>
                <w:szCs w:val="20"/>
              </w:rPr>
            </w:pPr>
            <w:r w:rsidRPr="00966463">
              <w:rPr>
                <w:rFonts w:ascii="Arial" w:hAnsi="Arial" w:cs="Arial"/>
                <w:sz w:val="20"/>
                <w:szCs w:val="20"/>
              </w:rPr>
              <w:t>100,00%</w:t>
            </w:r>
          </w:p>
        </w:tc>
      </w:tr>
      <w:tr w:rsidR="00F073AA" w:rsidRPr="00966463" w14:paraId="78846AA9" w14:textId="77777777" w:rsidTr="00607A5C">
        <w:tc>
          <w:tcPr>
            <w:tcW w:w="2243" w:type="pct"/>
            <w:hideMark/>
          </w:tcPr>
          <w:p w14:paraId="620DFAD4" w14:textId="77777777" w:rsidR="00F073AA" w:rsidRPr="00966463" w:rsidRDefault="00F073AA" w:rsidP="00966463">
            <w:pPr>
              <w:pStyle w:val="NoSpacing"/>
              <w:rPr>
                <w:rFonts w:ascii="Arial" w:hAnsi="Arial" w:cs="Arial"/>
                <w:sz w:val="20"/>
                <w:szCs w:val="20"/>
              </w:rPr>
            </w:pPr>
            <w:r w:rsidRPr="00966463">
              <w:rPr>
                <w:rFonts w:ascii="Arial" w:hAnsi="Arial" w:cs="Arial"/>
                <w:sz w:val="20"/>
                <w:szCs w:val="20"/>
              </w:rPr>
              <w:t>Total</w:t>
            </w:r>
          </w:p>
          <w:p w14:paraId="4D5C7DAB" w14:textId="77777777" w:rsidR="00F073AA" w:rsidRPr="00966463" w:rsidRDefault="00F073AA" w:rsidP="00966463">
            <w:pPr>
              <w:pStyle w:val="NoSpacing"/>
              <w:rPr>
                <w:rFonts w:ascii="Arial" w:hAnsi="Arial" w:cs="Arial"/>
                <w:sz w:val="20"/>
                <w:szCs w:val="20"/>
              </w:rPr>
            </w:pPr>
          </w:p>
        </w:tc>
        <w:tc>
          <w:tcPr>
            <w:tcW w:w="666" w:type="pct"/>
            <w:hideMark/>
          </w:tcPr>
          <w:p w14:paraId="704DDD1D" w14:textId="77777777" w:rsidR="00F073AA" w:rsidRPr="00966463" w:rsidRDefault="00F073AA" w:rsidP="00966463">
            <w:pPr>
              <w:pStyle w:val="NoSpacing"/>
              <w:rPr>
                <w:rFonts w:ascii="Arial" w:hAnsi="Arial" w:cs="Arial"/>
                <w:sz w:val="20"/>
                <w:szCs w:val="20"/>
              </w:rPr>
            </w:pPr>
            <w:r w:rsidRPr="00966463">
              <w:rPr>
                <w:rFonts w:ascii="Arial" w:hAnsi="Arial" w:cs="Arial"/>
                <w:sz w:val="20"/>
                <w:szCs w:val="20"/>
              </w:rPr>
              <w:t>465</w:t>
            </w:r>
          </w:p>
        </w:tc>
        <w:tc>
          <w:tcPr>
            <w:tcW w:w="841" w:type="pct"/>
            <w:hideMark/>
          </w:tcPr>
          <w:p w14:paraId="76289320" w14:textId="77777777" w:rsidR="00F073AA" w:rsidRPr="00966463" w:rsidRDefault="00F073AA" w:rsidP="00966463">
            <w:pPr>
              <w:pStyle w:val="NoSpacing"/>
              <w:rPr>
                <w:rFonts w:ascii="Arial" w:hAnsi="Arial" w:cs="Arial"/>
                <w:sz w:val="20"/>
                <w:szCs w:val="20"/>
              </w:rPr>
            </w:pPr>
            <w:r w:rsidRPr="00966463">
              <w:rPr>
                <w:rFonts w:ascii="Arial" w:hAnsi="Arial" w:cs="Arial"/>
                <w:sz w:val="20"/>
                <w:szCs w:val="20"/>
              </w:rPr>
              <w:t>100,00%</w:t>
            </w:r>
          </w:p>
        </w:tc>
        <w:tc>
          <w:tcPr>
            <w:tcW w:w="1250" w:type="pct"/>
            <w:hideMark/>
          </w:tcPr>
          <w:p w14:paraId="0DA11A8E" w14:textId="77777777" w:rsidR="00F073AA" w:rsidRPr="00966463" w:rsidRDefault="00F073AA" w:rsidP="00966463">
            <w:pPr>
              <w:pStyle w:val="NoSpacing"/>
              <w:rPr>
                <w:rFonts w:ascii="Arial" w:hAnsi="Arial" w:cs="Arial"/>
                <w:sz w:val="20"/>
                <w:szCs w:val="20"/>
              </w:rPr>
            </w:pPr>
            <w:r w:rsidRPr="00966463">
              <w:rPr>
                <w:rFonts w:ascii="Arial" w:hAnsi="Arial" w:cs="Arial"/>
                <w:sz w:val="20"/>
                <w:szCs w:val="20"/>
              </w:rPr>
              <w:t>100,00%</w:t>
            </w:r>
          </w:p>
        </w:tc>
      </w:tr>
    </w:tbl>
    <w:p w14:paraId="0AFCD4A0" w14:textId="77777777" w:rsidR="00F073AA" w:rsidRPr="00607A5C" w:rsidRDefault="00F073AA" w:rsidP="00F073AA">
      <w:pPr>
        <w:autoSpaceDE w:val="0"/>
        <w:autoSpaceDN w:val="0"/>
        <w:adjustRightInd w:val="0"/>
        <w:spacing w:after="0" w:line="240" w:lineRule="auto"/>
        <w:ind w:left="360"/>
        <w:jc w:val="both"/>
        <w:rPr>
          <w:rFonts w:ascii="Times New Roman" w:hAnsi="Times New Roman" w:cs="Times New Roman"/>
          <w:color w:val="000000"/>
          <w:sz w:val="20"/>
          <w:szCs w:val="20"/>
        </w:rPr>
      </w:pPr>
      <w:r w:rsidRPr="00607A5C">
        <w:rPr>
          <w:rFonts w:ascii="Arial" w:hAnsi="Arial" w:cs="Arial"/>
          <w:color w:val="000000"/>
          <w:sz w:val="20"/>
          <w:szCs w:val="20"/>
        </w:rPr>
        <w:t xml:space="preserve">                </w:t>
      </w:r>
      <w:r w:rsidR="00607A5C">
        <w:rPr>
          <w:rFonts w:ascii="Arial" w:hAnsi="Arial" w:cs="Arial"/>
          <w:color w:val="000000"/>
          <w:sz w:val="20"/>
          <w:szCs w:val="20"/>
        </w:rPr>
        <w:t xml:space="preserve">  </w:t>
      </w:r>
      <w:r w:rsidRPr="00607A5C">
        <w:rPr>
          <w:rFonts w:ascii="Arial" w:hAnsi="Arial" w:cs="Arial"/>
          <w:color w:val="000000"/>
          <w:sz w:val="20"/>
          <w:szCs w:val="20"/>
        </w:rPr>
        <w:t xml:space="preserve">   </w:t>
      </w:r>
      <w:r w:rsidRPr="00607A5C">
        <w:rPr>
          <w:rFonts w:ascii="Arial" w:hAnsi="Arial" w:cs="Arial"/>
          <w:b/>
          <w:color w:val="000000"/>
          <w:sz w:val="20"/>
          <w:szCs w:val="20"/>
        </w:rPr>
        <w:t>Fuente</w:t>
      </w:r>
      <w:r w:rsidRPr="00607A5C">
        <w:rPr>
          <w:rFonts w:ascii="Arial" w:hAnsi="Arial" w:cs="Arial"/>
          <w:color w:val="000000"/>
          <w:sz w:val="20"/>
          <w:szCs w:val="20"/>
        </w:rPr>
        <w:t>: Censo Nacional de Población y Vivienda 2017 INEI</w:t>
      </w:r>
    </w:p>
    <w:p w14:paraId="2075C216" w14:textId="77777777" w:rsidR="00F073AA" w:rsidRDefault="00F073AA" w:rsidP="00F073AA">
      <w:pPr>
        <w:autoSpaceDE w:val="0"/>
        <w:autoSpaceDN w:val="0"/>
        <w:adjustRightInd w:val="0"/>
        <w:spacing w:after="0" w:line="240" w:lineRule="auto"/>
        <w:jc w:val="both"/>
        <w:rPr>
          <w:rFonts w:ascii="Times New Roman" w:hAnsi="Times New Roman" w:cs="Times New Roman"/>
          <w:color w:val="000000"/>
          <w:sz w:val="20"/>
          <w:szCs w:val="20"/>
        </w:rPr>
      </w:pPr>
    </w:p>
    <w:p w14:paraId="60A3962A" w14:textId="77777777" w:rsidR="00F073AA" w:rsidRDefault="00F073AA" w:rsidP="00F073AA">
      <w:pPr>
        <w:autoSpaceDE w:val="0"/>
        <w:autoSpaceDN w:val="0"/>
        <w:adjustRightInd w:val="0"/>
        <w:spacing w:after="0" w:line="360" w:lineRule="auto"/>
        <w:jc w:val="both"/>
        <w:rPr>
          <w:rFonts w:ascii="Arial" w:hAnsi="Arial" w:cs="Arial"/>
          <w:color w:val="000000"/>
        </w:rPr>
      </w:pPr>
      <w:r w:rsidRPr="00607A5C">
        <w:rPr>
          <w:rFonts w:ascii="Arial" w:hAnsi="Arial" w:cs="Arial"/>
          <w:color w:val="000000"/>
        </w:rPr>
        <w:t xml:space="preserve">Las familias que no utilizan el gas como fuente de energía para la cocción de sus alimentos vienen utilizando la leña como </w:t>
      </w:r>
      <w:r w:rsidR="00966463" w:rsidRPr="00607A5C">
        <w:rPr>
          <w:rFonts w:ascii="Arial" w:hAnsi="Arial" w:cs="Arial"/>
          <w:color w:val="000000"/>
        </w:rPr>
        <w:t>fuente de</w:t>
      </w:r>
      <w:r w:rsidRPr="00607A5C">
        <w:rPr>
          <w:rFonts w:ascii="Arial" w:hAnsi="Arial" w:cs="Arial"/>
          <w:color w:val="000000"/>
        </w:rPr>
        <w:t xml:space="preserve"> energía para su uso familiar, por lo </w:t>
      </w:r>
      <w:r w:rsidR="00156611" w:rsidRPr="00607A5C">
        <w:rPr>
          <w:rFonts w:ascii="Arial" w:hAnsi="Arial" w:cs="Arial"/>
          <w:color w:val="000000"/>
        </w:rPr>
        <w:t>tanto,</w:t>
      </w:r>
      <w:r w:rsidRPr="00607A5C">
        <w:rPr>
          <w:rFonts w:ascii="Arial" w:hAnsi="Arial" w:cs="Arial"/>
          <w:color w:val="000000"/>
        </w:rPr>
        <w:t xml:space="preserve"> se </w:t>
      </w:r>
      <w:r w:rsidR="00607A5C" w:rsidRPr="00607A5C">
        <w:rPr>
          <w:rFonts w:ascii="Arial" w:hAnsi="Arial" w:cs="Arial"/>
          <w:color w:val="000000"/>
        </w:rPr>
        <w:t>vienen</w:t>
      </w:r>
      <w:r w:rsidRPr="00607A5C">
        <w:rPr>
          <w:rFonts w:ascii="Arial" w:hAnsi="Arial" w:cs="Arial"/>
          <w:color w:val="000000"/>
        </w:rPr>
        <w:t xml:space="preserve"> depredando la poca cobertura vegetal que tiene Huacrapuquio. </w:t>
      </w:r>
    </w:p>
    <w:p w14:paraId="5ABCF037" w14:textId="77777777" w:rsidR="00D64864" w:rsidRDefault="00F04580" w:rsidP="00F04580">
      <w:pPr>
        <w:pStyle w:val="NoSpacing"/>
        <w:rPr>
          <w:rFonts w:ascii="Arial" w:hAnsi="Arial" w:cs="Arial"/>
          <w:b/>
        </w:rPr>
      </w:pPr>
      <w:r>
        <w:rPr>
          <w:rFonts w:ascii="Arial" w:hAnsi="Arial" w:cs="Arial"/>
          <w:b/>
        </w:rPr>
        <w:t>5.</w:t>
      </w:r>
      <w:r w:rsidR="00FC4454" w:rsidRPr="00966463">
        <w:rPr>
          <w:rFonts w:ascii="Arial" w:hAnsi="Arial" w:cs="Arial"/>
          <w:b/>
        </w:rPr>
        <w:t>SISTEMA PATRIMONIAL</w:t>
      </w:r>
    </w:p>
    <w:p w14:paraId="1D58589B" w14:textId="77777777" w:rsidR="00156611" w:rsidRPr="00966463" w:rsidRDefault="00156611" w:rsidP="00966463">
      <w:pPr>
        <w:pStyle w:val="NoSpacing"/>
        <w:rPr>
          <w:rFonts w:ascii="Arial" w:hAnsi="Arial" w:cs="Arial"/>
          <w:b/>
        </w:rPr>
      </w:pPr>
    </w:p>
    <w:p w14:paraId="614BF7FD" w14:textId="77777777" w:rsidR="00FC4454" w:rsidRPr="002E3C78" w:rsidRDefault="00FC4454" w:rsidP="00FC4454">
      <w:pPr>
        <w:autoSpaceDE w:val="0"/>
        <w:autoSpaceDN w:val="0"/>
        <w:adjustRightInd w:val="0"/>
        <w:spacing w:after="0" w:line="360" w:lineRule="auto"/>
        <w:jc w:val="both"/>
        <w:rPr>
          <w:rFonts w:ascii="Arial" w:hAnsi="Arial" w:cs="Arial"/>
          <w:b/>
        </w:rPr>
      </w:pPr>
      <w:r w:rsidRPr="002E3C78">
        <w:rPr>
          <w:rFonts w:ascii="Arial" w:hAnsi="Arial" w:cs="Arial"/>
          <w:b/>
        </w:rPr>
        <w:t xml:space="preserve">TURISMO </w:t>
      </w:r>
    </w:p>
    <w:p w14:paraId="3A75A244" w14:textId="77777777" w:rsidR="00FC4454" w:rsidRDefault="00FC4454" w:rsidP="00FC4454">
      <w:pPr>
        <w:autoSpaceDE w:val="0"/>
        <w:autoSpaceDN w:val="0"/>
        <w:adjustRightInd w:val="0"/>
        <w:spacing w:after="0" w:line="360" w:lineRule="auto"/>
        <w:jc w:val="both"/>
        <w:rPr>
          <w:rFonts w:ascii="Arial" w:hAnsi="Arial" w:cs="Arial"/>
          <w:color w:val="000000"/>
        </w:rPr>
      </w:pPr>
      <w:r w:rsidRPr="00A3420A">
        <w:rPr>
          <w:rFonts w:ascii="Arial" w:hAnsi="Arial" w:cs="Arial"/>
          <w:color w:val="000000"/>
        </w:rPr>
        <w:t>La actividad turística en el distrito de Huacrapuquio, es muy limitado y débil, muy a pesar que cuenta con los restos fósiles del Tigre dientes de sable, con una antigüedad no menos de los 7,00 años Ac, se cuenta con un museo de sitio. Falta una mayor promoción de este recurso.</w:t>
      </w:r>
    </w:p>
    <w:p w14:paraId="4DDEE01F" w14:textId="77777777" w:rsidR="00FC4454" w:rsidRDefault="00FC4454" w:rsidP="00FC4454">
      <w:pPr>
        <w:autoSpaceDE w:val="0"/>
        <w:autoSpaceDN w:val="0"/>
        <w:adjustRightInd w:val="0"/>
        <w:spacing w:after="0" w:line="240" w:lineRule="auto"/>
        <w:rPr>
          <w:rFonts w:ascii="Arial" w:hAnsi="Arial" w:cs="Arial"/>
          <w:b/>
          <w:bCs/>
        </w:rPr>
      </w:pPr>
      <w:r>
        <w:rPr>
          <w:rFonts w:ascii="Arial" w:hAnsi="Arial" w:cs="Arial"/>
          <w:b/>
          <w:bCs/>
        </w:rPr>
        <w:t xml:space="preserve">Museo Tigre Dientes de Sable: </w:t>
      </w:r>
    </w:p>
    <w:p w14:paraId="7A48E1CC" w14:textId="64D7F7B6" w:rsidR="00FC4454" w:rsidRDefault="00FC4454" w:rsidP="00FC4454">
      <w:pPr>
        <w:autoSpaceDE w:val="0"/>
        <w:autoSpaceDN w:val="0"/>
        <w:adjustRightInd w:val="0"/>
        <w:spacing w:after="0" w:line="360" w:lineRule="auto"/>
        <w:jc w:val="both"/>
        <w:rPr>
          <w:rFonts w:ascii="Arial" w:hAnsi="Arial" w:cs="Arial"/>
        </w:rPr>
      </w:pPr>
      <w:r>
        <w:rPr>
          <w:rFonts w:ascii="Arial" w:hAnsi="Arial" w:cs="Arial"/>
        </w:rPr>
        <w:t>El museo paleontológico de Huacrapuquio, alberga y expone los restos tratados y reconstruidos del Smilodón de Wallicoto Tigre dientes de sable, según los especialistas, estos restos son los más completos que se han encontrado de esa especie en Sudamérica, cuya antigüedad data de hace unos 7,000 años. También se puede apreciar una réplica en tamaño real del tigre diente de sable. Este resto se halló en la caverna del mismo nombre ubicado en el flanco del cerro Ullacoto,</w:t>
      </w:r>
    </w:p>
    <w:p w14:paraId="61C4B291" w14:textId="77777777" w:rsidR="00394BEB" w:rsidRDefault="00394BEB" w:rsidP="00394BEB">
      <w:pPr>
        <w:pStyle w:val="NoSpacing"/>
        <w:rPr>
          <w:rFonts w:ascii="Arial" w:hAnsi="Arial" w:cs="Arial"/>
          <w:b/>
          <w:sz w:val="20"/>
          <w:szCs w:val="20"/>
        </w:rPr>
      </w:pPr>
      <w:r w:rsidRPr="00C37A96">
        <w:rPr>
          <w:rFonts w:ascii="Arial" w:hAnsi="Arial" w:cs="Arial"/>
          <w:b/>
          <w:noProof/>
          <w:lang w:val="en-US"/>
        </w:rPr>
        <w:drawing>
          <wp:inline distT="0" distB="0" distL="0" distR="0" wp14:anchorId="6184FF7E" wp14:editId="464A8068">
            <wp:extent cx="781050" cy="581025"/>
            <wp:effectExtent l="0" t="0" r="0" b="9525"/>
            <wp:docPr id="73" name="Imagen 73"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52033E97" w14:textId="77777777" w:rsidR="00394BEB" w:rsidRPr="00561F7F" w:rsidRDefault="00394BEB" w:rsidP="00394BEB">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590B3576" w14:textId="77777777" w:rsidR="00FC4454" w:rsidRPr="00A3420A" w:rsidRDefault="00FC4454" w:rsidP="00FC4454">
      <w:pPr>
        <w:autoSpaceDE w:val="0"/>
        <w:autoSpaceDN w:val="0"/>
        <w:adjustRightInd w:val="0"/>
        <w:spacing w:after="0" w:line="360" w:lineRule="auto"/>
        <w:jc w:val="both"/>
        <w:rPr>
          <w:rFonts w:ascii="Arial" w:hAnsi="Arial" w:cs="Arial"/>
          <w:b/>
          <w:color w:val="000000"/>
        </w:rPr>
      </w:pPr>
      <w:r w:rsidRPr="00A3420A">
        <w:rPr>
          <w:rFonts w:ascii="Arial" w:hAnsi="Arial" w:cs="Arial"/>
          <w:b/>
          <w:color w:val="000000"/>
        </w:rPr>
        <w:t xml:space="preserve">LINEA DE BASE: </w:t>
      </w:r>
    </w:p>
    <w:p w14:paraId="1E0ECE81" w14:textId="77777777" w:rsidR="00FC4454" w:rsidRPr="00A3420A" w:rsidRDefault="00FC4454" w:rsidP="00D8613E">
      <w:pPr>
        <w:pStyle w:val="ListParagraph"/>
        <w:numPr>
          <w:ilvl w:val="0"/>
          <w:numId w:val="42"/>
        </w:numPr>
        <w:autoSpaceDE w:val="0"/>
        <w:autoSpaceDN w:val="0"/>
        <w:adjustRightInd w:val="0"/>
        <w:spacing w:after="0" w:line="360" w:lineRule="auto"/>
        <w:jc w:val="both"/>
        <w:rPr>
          <w:rFonts w:ascii="Arial" w:hAnsi="Arial" w:cs="Arial"/>
          <w:color w:val="000000"/>
        </w:rPr>
      </w:pPr>
      <w:r w:rsidRPr="00A3420A">
        <w:rPr>
          <w:rFonts w:ascii="Arial" w:hAnsi="Arial" w:cs="Arial"/>
          <w:color w:val="000000"/>
        </w:rPr>
        <w:t>No existe promoción turística de los recursos con que cuenta Huacrapuquio.</w:t>
      </w:r>
    </w:p>
    <w:p w14:paraId="3914EE26" w14:textId="77777777" w:rsidR="00FC4454" w:rsidRDefault="00FC4454" w:rsidP="00D8613E">
      <w:pPr>
        <w:pStyle w:val="ListParagraph"/>
        <w:numPr>
          <w:ilvl w:val="0"/>
          <w:numId w:val="42"/>
        </w:numPr>
        <w:autoSpaceDE w:val="0"/>
        <w:autoSpaceDN w:val="0"/>
        <w:adjustRightInd w:val="0"/>
        <w:spacing w:after="0" w:line="360" w:lineRule="auto"/>
        <w:jc w:val="both"/>
        <w:rPr>
          <w:rFonts w:ascii="Arial" w:hAnsi="Arial" w:cs="Arial"/>
          <w:color w:val="000000"/>
        </w:rPr>
      </w:pPr>
      <w:r w:rsidRPr="00A3420A">
        <w:rPr>
          <w:rFonts w:ascii="Arial" w:hAnsi="Arial" w:cs="Arial"/>
          <w:color w:val="000000"/>
        </w:rPr>
        <w:t>No cuenta con un Plan de Desarrollo Turístico.</w:t>
      </w:r>
    </w:p>
    <w:p w14:paraId="730105FD" w14:textId="77777777" w:rsidR="00C71C6C" w:rsidRDefault="00C71C6C" w:rsidP="00C71C6C">
      <w:pPr>
        <w:autoSpaceDE w:val="0"/>
        <w:autoSpaceDN w:val="0"/>
        <w:adjustRightInd w:val="0"/>
        <w:spacing w:after="0" w:line="360" w:lineRule="auto"/>
        <w:jc w:val="center"/>
        <w:rPr>
          <w:rFonts w:ascii="Arial" w:hAnsi="Arial" w:cs="Arial"/>
          <w:color w:val="000000"/>
        </w:rPr>
      </w:pPr>
      <w:r>
        <w:rPr>
          <w:noProof/>
          <w:lang w:val="en-US"/>
        </w:rPr>
        <w:drawing>
          <wp:inline distT="0" distB="0" distL="0" distR="0" wp14:anchorId="3D518328" wp14:editId="7B216EC4">
            <wp:extent cx="3579527" cy="1974215"/>
            <wp:effectExtent l="0" t="0" r="1905" b="6985"/>
            <wp:docPr id="169" name="Imagen 169" descr="Resultado de imagen de imagenes museo huacrapuqu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ultado de imagen de imagenes museo huacrapuqui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5203" cy="2082136"/>
                    </a:xfrm>
                    <a:prstGeom prst="rect">
                      <a:avLst/>
                    </a:prstGeom>
                    <a:noFill/>
                    <a:ln>
                      <a:noFill/>
                    </a:ln>
                  </pic:spPr>
                </pic:pic>
              </a:graphicData>
            </a:graphic>
          </wp:inline>
        </w:drawing>
      </w:r>
    </w:p>
    <w:p w14:paraId="094FA11E" w14:textId="77777777" w:rsidR="00C71C6C" w:rsidRPr="00C71C6C" w:rsidRDefault="00C71C6C" w:rsidP="00C71C6C">
      <w:pPr>
        <w:autoSpaceDE w:val="0"/>
        <w:autoSpaceDN w:val="0"/>
        <w:adjustRightInd w:val="0"/>
        <w:spacing w:after="0" w:line="360" w:lineRule="auto"/>
        <w:jc w:val="center"/>
        <w:rPr>
          <w:rFonts w:ascii="Arial" w:hAnsi="Arial" w:cs="Arial"/>
          <w:color w:val="000000"/>
          <w:sz w:val="18"/>
          <w:szCs w:val="18"/>
        </w:rPr>
      </w:pPr>
      <w:r w:rsidRPr="00C71C6C">
        <w:rPr>
          <w:rFonts w:ascii="Arial" w:hAnsi="Arial" w:cs="Arial"/>
          <w:color w:val="000000"/>
          <w:sz w:val="18"/>
          <w:szCs w:val="18"/>
        </w:rPr>
        <w:t>MUSEO PALEONTOLOGICO DE SITIO - HUACRAPUQUIO</w:t>
      </w:r>
    </w:p>
    <w:p w14:paraId="6B60D4CE" w14:textId="7B41C3D2" w:rsidR="00FC4454" w:rsidRPr="00A3420A" w:rsidRDefault="00FC4454" w:rsidP="00FC4454">
      <w:pPr>
        <w:autoSpaceDE w:val="0"/>
        <w:autoSpaceDN w:val="0"/>
        <w:adjustRightInd w:val="0"/>
        <w:spacing w:after="0" w:line="360" w:lineRule="auto"/>
        <w:jc w:val="both"/>
        <w:rPr>
          <w:rFonts w:ascii="Arial" w:hAnsi="Arial" w:cs="Arial"/>
          <w:b/>
          <w:color w:val="000000"/>
        </w:rPr>
      </w:pPr>
      <w:r w:rsidRPr="00A3420A">
        <w:rPr>
          <w:rFonts w:ascii="Arial" w:hAnsi="Arial" w:cs="Arial"/>
          <w:b/>
          <w:color w:val="000000"/>
        </w:rPr>
        <w:t>RECURSOS CULTURALES</w:t>
      </w:r>
    </w:p>
    <w:p w14:paraId="7CD0CF54" w14:textId="77777777" w:rsidR="00FC4454" w:rsidRPr="00A3420A" w:rsidRDefault="00FC4454" w:rsidP="00FC4454">
      <w:pPr>
        <w:autoSpaceDE w:val="0"/>
        <w:autoSpaceDN w:val="0"/>
        <w:adjustRightInd w:val="0"/>
        <w:spacing w:after="0" w:line="360" w:lineRule="auto"/>
        <w:jc w:val="both"/>
        <w:rPr>
          <w:rFonts w:ascii="Arial" w:hAnsi="Arial" w:cs="Arial"/>
          <w:b/>
          <w:color w:val="000000"/>
        </w:rPr>
      </w:pPr>
      <w:r w:rsidRPr="00A3420A">
        <w:rPr>
          <w:rFonts w:ascii="Arial" w:hAnsi="Arial" w:cs="Arial"/>
          <w:b/>
          <w:color w:val="000000"/>
        </w:rPr>
        <w:t>Festiv</w:t>
      </w:r>
      <w:r>
        <w:rPr>
          <w:rFonts w:ascii="Arial" w:hAnsi="Arial" w:cs="Arial"/>
          <w:b/>
          <w:color w:val="000000"/>
        </w:rPr>
        <w:t>idades</w:t>
      </w:r>
      <w:r w:rsidRPr="00A3420A">
        <w:rPr>
          <w:rFonts w:ascii="Arial" w:hAnsi="Arial" w:cs="Arial"/>
          <w:b/>
          <w:color w:val="000000"/>
        </w:rPr>
        <w:t xml:space="preserve"> Tradicionales</w:t>
      </w:r>
    </w:p>
    <w:p w14:paraId="71AECA51" w14:textId="77777777" w:rsidR="00FC4454" w:rsidRPr="00A3420A" w:rsidRDefault="00FC4454" w:rsidP="00FC4454">
      <w:pPr>
        <w:autoSpaceDE w:val="0"/>
        <w:autoSpaceDN w:val="0"/>
        <w:adjustRightInd w:val="0"/>
        <w:spacing w:after="0" w:line="360" w:lineRule="auto"/>
        <w:jc w:val="both"/>
        <w:rPr>
          <w:rFonts w:ascii="Arial" w:hAnsi="Arial" w:cs="Arial"/>
          <w:b/>
          <w:color w:val="000000"/>
        </w:rPr>
      </w:pPr>
      <w:r w:rsidRPr="00A3420A">
        <w:rPr>
          <w:rFonts w:ascii="Arial" w:hAnsi="Arial" w:cs="Arial"/>
          <w:b/>
          <w:color w:val="000000"/>
        </w:rPr>
        <w:t>Mes de Febrero - Marzo:</w:t>
      </w:r>
    </w:p>
    <w:p w14:paraId="5994688E" w14:textId="77777777" w:rsidR="00FC4454" w:rsidRPr="00A3420A" w:rsidRDefault="00FC4454" w:rsidP="00D8613E">
      <w:pPr>
        <w:pStyle w:val="ListParagraph"/>
        <w:numPr>
          <w:ilvl w:val="0"/>
          <w:numId w:val="43"/>
        </w:numPr>
        <w:autoSpaceDE w:val="0"/>
        <w:autoSpaceDN w:val="0"/>
        <w:adjustRightInd w:val="0"/>
        <w:spacing w:after="0" w:line="360" w:lineRule="auto"/>
        <w:jc w:val="both"/>
        <w:rPr>
          <w:rFonts w:ascii="Arial" w:hAnsi="Arial" w:cs="Arial"/>
          <w:color w:val="000000"/>
        </w:rPr>
      </w:pPr>
      <w:r w:rsidRPr="00A3420A">
        <w:rPr>
          <w:rFonts w:ascii="Arial" w:hAnsi="Arial" w:cs="Arial"/>
          <w:b/>
          <w:color w:val="000000"/>
        </w:rPr>
        <w:t>Carnavales.-</w:t>
      </w:r>
      <w:r w:rsidRPr="00A3420A">
        <w:rPr>
          <w:rFonts w:ascii="Arial" w:hAnsi="Arial" w:cs="Arial"/>
          <w:color w:val="000000"/>
        </w:rPr>
        <w:t xml:space="preserve">  Realización de concursos de Huaylas Moderno y Antiguo, previo a ello se realiza el juego del Chuycay entre autoridades y barrios. El mencionado juego consiste en jugar una bola de madera y empujarlos y golpearlo con un palo curvo.</w:t>
      </w:r>
    </w:p>
    <w:p w14:paraId="2D7BF56A" w14:textId="77777777" w:rsidR="00FC4454" w:rsidRPr="00A3420A" w:rsidRDefault="00FC4454" w:rsidP="00FC4454">
      <w:pPr>
        <w:autoSpaceDE w:val="0"/>
        <w:autoSpaceDN w:val="0"/>
        <w:adjustRightInd w:val="0"/>
        <w:spacing w:after="0" w:line="360" w:lineRule="auto"/>
        <w:jc w:val="both"/>
        <w:rPr>
          <w:rFonts w:ascii="Arial" w:hAnsi="Arial" w:cs="Arial"/>
          <w:color w:val="000000"/>
        </w:rPr>
      </w:pPr>
      <w:r w:rsidRPr="00A3420A">
        <w:rPr>
          <w:rFonts w:ascii="Arial" w:hAnsi="Arial" w:cs="Arial"/>
          <w:b/>
          <w:color w:val="000000"/>
        </w:rPr>
        <w:t xml:space="preserve">Mes de Abril: </w:t>
      </w:r>
      <w:r w:rsidRPr="00A3420A">
        <w:rPr>
          <w:rFonts w:ascii="Arial" w:hAnsi="Arial" w:cs="Arial"/>
          <w:color w:val="000000"/>
        </w:rPr>
        <w:t>Semana Santa</w:t>
      </w:r>
    </w:p>
    <w:p w14:paraId="0782B795" w14:textId="77777777" w:rsidR="00FC4454" w:rsidRPr="00A3420A" w:rsidRDefault="00FC4454" w:rsidP="00FC4454">
      <w:pPr>
        <w:autoSpaceDE w:val="0"/>
        <w:autoSpaceDN w:val="0"/>
        <w:adjustRightInd w:val="0"/>
        <w:spacing w:after="0" w:line="360" w:lineRule="auto"/>
        <w:jc w:val="both"/>
        <w:rPr>
          <w:rFonts w:ascii="Arial" w:hAnsi="Arial" w:cs="Arial"/>
          <w:b/>
          <w:color w:val="000000"/>
        </w:rPr>
      </w:pPr>
      <w:r w:rsidRPr="00A3420A">
        <w:rPr>
          <w:rFonts w:ascii="Arial" w:hAnsi="Arial" w:cs="Arial"/>
          <w:b/>
          <w:color w:val="000000"/>
        </w:rPr>
        <w:t>Mes de Junio:</w:t>
      </w:r>
    </w:p>
    <w:p w14:paraId="3CC97AF6" w14:textId="77777777" w:rsidR="00FC4454" w:rsidRDefault="00FC4454" w:rsidP="00C71C6C">
      <w:pPr>
        <w:autoSpaceDE w:val="0"/>
        <w:autoSpaceDN w:val="0"/>
        <w:adjustRightInd w:val="0"/>
        <w:spacing w:after="0" w:line="360" w:lineRule="auto"/>
        <w:jc w:val="both"/>
        <w:rPr>
          <w:rFonts w:ascii="Arial" w:hAnsi="Arial" w:cs="Arial"/>
        </w:rPr>
      </w:pPr>
      <w:r w:rsidRPr="00A3420A">
        <w:rPr>
          <w:rFonts w:ascii="Arial" w:hAnsi="Arial" w:cs="Arial"/>
          <w:color w:val="000000"/>
        </w:rPr>
        <w:t>Fiesta Patronal del Distrito, cuyo santo o patrón es la Santísima Trinidad</w:t>
      </w:r>
      <w:r w:rsidR="00C71C6C">
        <w:rPr>
          <w:rFonts w:ascii="Arial" w:hAnsi="Arial" w:cs="Arial"/>
          <w:color w:val="000000"/>
        </w:rPr>
        <w:t xml:space="preserve"> Padre Eterno</w:t>
      </w:r>
      <w:r w:rsidRPr="00A3420A">
        <w:rPr>
          <w:rFonts w:ascii="Arial" w:hAnsi="Arial" w:cs="Arial"/>
          <w:color w:val="000000"/>
        </w:rPr>
        <w:t>, la fecha es movible, pero se realiza en el mes de Junio. Son llevados a cabo por los oficiasgos o mayordomos, quienes anualmente se c</w:t>
      </w:r>
      <w:r w:rsidR="00C71C6C">
        <w:rPr>
          <w:rFonts w:ascii="Arial" w:hAnsi="Arial" w:cs="Arial"/>
          <w:color w:val="000000"/>
        </w:rPr>
        <w:t>omprometen en forma voluntaria.</w:t>
      </w:r>
    </w:p>
    <w:p w14:paraId="187F132D" w14:textId="77777777" w:rsidR="003A11FB" w:rsidRPr="00A3420A" w:rsidRDefault="003A11FB" w:rsidP="003A11FB">
      <w:pPr>
        <w:autoSpaceDE w:val="0"/>
        <w:autoSpaceDN w:val="0"/>
        <w:adjustRightInd w:val="0"/>
        <w:spacing w:after="0" w:line="360" w:lineRule="auto"/>
        <w:jc w:val="both"/>
        <w:rPr>
          <w:rFonts w:ascii="Arial" w:hAnsi="Arial" w:cs="Arial"/>
          <w:b/>
          <w:color w:val="000000"/>
        </w:rPr>
      </w:pPr>
      <w:r w:rsidRPr="00A3420A">
        <w:rPr>
          <w:rFonts w:ascii="Arial" w:hAnsi="Arial" w:cs="Arial"/>
          <w:b/>
          <w:color w:val="000000"/>
        </w:rPr>
        <w:t>Mes de Julio.</w:t>
      </w:r>
    </w:p>
    <w:p w14:paraId="5E0F56B9" w14:textId="77777777" w:rsidR="00CF16AA" w:rsidRDefault="00E27D29" w:rsidP="00CF16AA">
      <w:pPr>
        <w:autoSpaceDE w:val="0"/>
        <w:autoSpaceDN w:val="0"/>
        <w:adjustRightInd w:val="0"/>
        <w:spacing w:after="0" w:line="360" w:lineRule="auto"/>
        <w:jc w:val="both"/>
        <w:rPr>
          <w:rFonts w:ascii="Arial" w:hAnsi="Arial" w:cs="Arial"/>
          <w:color w:val="000000"/>
        </w:rPr>
      </w:pPr>
      <w:r w:rsidRPr="00A3420A">
        <w:rPr>
          <w:rFonts w:ascii="Arial" w:hAnsi="Arial" w:cs="Arial"/>
          <w:color w:val="000000"/>
        </w:rPr>
        <w:t>Durante el mes de Julio, a partir del día 24 de Julio se inicia la festividad del Santiago qu</w:t>
      </w:r>
      <w:r w:rsidR="00797D08" w:rsidRPr="00A3420A">
        <w:rPr>
          <w:rFonts w:ascii="Arial" w:hAnsi="Arial" w:cs="Arial"/>
          <w:color w:val="000000"/>
        </w:rPr>
        <w:t>e es una festividad de todo el Valle del Mantaro, en</w:t>
      </w:r>
      <w:r w:rsidRPr="00A3420A">
        <w:rPr>
          <w:rFonts w:ascii="Arial" w:hAnsi="Arial" w:cs="Arial"/>
          <w:color w:val="000000"/>
        </w:rPr>
        <w:t xml:space="preserve"> Huacrapuquio se inicia en la noche del 24 de Julio con la víspera y se prolonga durante todo el mes, generalmente es una festividad en honor al Apu Wamani o dios de los cerros guardián de los ganados, de ahí que </w:t>
      </w:r>
      <w:r w:rsidR="00CF16AA" w:rsidRPr="00A3420A">
        <w:rPr>
          <w:rFonts w:ascii="Arial" w:hAnsi="Arial" w:cs="Arial"/>
          <w:color w:val="000000"/>
        </w:rPr>
        <w:t>se realiza los p</w:t>
      </w:r>
      <w:r w:rsidR="00CF16AA">
        <w:rPr>
          <w:rFonts w:ascii="Arial" w:hAnsi="Arial" w:cs="Arial"/>
          <w:color w:val="000000"/>
        </w:rPr>
        <w:t>agapus y ofrendas,</w:t>
      </w:r>
      <w:r w:rsidR="00CF16AA" w:rsidRPr="00A3420A">
        <w:rPr>
          <w:rFonts w:ascii="Arial" w:hAnsi="Arial" w:cs="Arial"/>
          <w:color w:val="000000"/>
        </w:rPr>
        <w:t xml:space="preserve"> puesta de las cintas a los vacunos, ovinos y a las acémilas.</w:t>
      </w:r>
      <w:r w:rsidR="00CF16AA">
        <w:rPr>
          <w:rFonts w:ascii="Arial" w:hAnsi="Arial" w:cs="Arial"/>
          <w:color w:val="000000"/>
        </w:rPr>
        <w:t xml:space="preserve"> </w:t>
      </w:r>
      <w:r w:rsidR="00CF16AA" w:rsidRPr="00A3420A">
        <w:rPr>
          <w:rFonts w:ascii="Arial" w:hAnsi="Arial" w:cs="Arial"/>
          <w:color w:val="000000"/>
        </w:rPr>
        <w:t xml:space="preserve">En la actualidad esta costumbre se viene distorsionando siendo más una festividad de diversión, </w:t>
      </w:r>
      <w:r w:rsidR="00CF16AA">
        <w:rPr>
          <w:rFonts w:ascii="Arial" w:hAnsi="Arial" w:cs="Arial"/>
          <w:color w:val="000000"/>
        </w:rPr>
        <w:t>perdiendo su esencia cultural de identificación con la naturaleza.</w:t>
      </w:r>
    </w:p>
    <w:p w14:paraId="592E7C9A" w14:textId="77777777" w:rsidR="00A2744D" w:rsidRPr="00D53B97" w:rsidRDefault="00BE2152" w:rsidP="00D53B97">
      <w:pPr>
        <w:autoSpaceDE w:val="0"/>
        <w:autoSpaceDN w:val="0"/>
        <w:adjustRightInd w:val="0"/>
        <w:spacing w:after="0" w:line="360" w:lineRule="auto"/>
        <w:rPr>
          <w:rFonts w:ascii="Arial" w:hAnsi="Arial" w:cs="Arial"/>
          <w:b/>
          <w:bCs/>
          <w:color w:val="000000"/>
          <w:sz w:val="24"/>
          <w:szCs w:val="24"/>
        </w:rPr>
      </w:pPr>
      <w:r>
        <w:rPr>
          <w:rFonts w:ascii="Arial" w:eastAsia="Times New Roman" w:hAnsi="Arial" w:cs="Arial"/>
          <w:b/>
          <w:color w:val="333333"/>
          <w:lang w:eastAsia="es-PE"/>
        </w:rPr>
        <w:t xml:space="preserve">6. </w:t>
      </w:r>
      <w:r w:rsidR="00D53B97" w:rsidRPr="00D53B97">
        <w:rPr>
          <w:rFonts w:ascii="Arial" w:eastAsia="Times New Roman" w:hAnsi="Arial" w:cs="Arial"/>
          <w:b/>
          <w:color w:val="333333"/>
          <w:lang w:eastAsia="es-PE"/>
        </w:rPr>
        <w:t>SISTEMA AMBIENTAL</w:t>
      </w:r>
    </w:p>
    <w:p w14:paraId="676F0A0B" w14:textId="77777777" w:rsidR="008B62C0" w:rsidRPr="00A2744D" w:rsidRDefault="008B62C0" w:rsidP="00E03CDF">
      <w:pPr>
        <w:autoSpaceDE w:val="0"/>
        <w:autoSpaceDN w:val="0"/>
        <w:adjustRightInd w:val="0"/>
        <w:spacing w:after="0" w:line="360" w:lineRule="auto"/>
        <w:jc w:val="both"/>
        <w:rPr>
          <w:rFonts w:ascii="Arial" w:hAnsi="Arial" w:cs="Arial"/>
          <w:b/>
          <w:bCs/>
          <w:color w:val="000000"/>
        </w:rPr>
      </w:pPr>
      <w:r w:rsidRPr="00A2744D">
        <w:rPr>
          <w:rFonts w:ascii="Arial" w:hAnsi="Arial" w:cs="Arial"/>
          <w:b/>
          <w:bCs/>
          <w:color w:val="000000"/>
        </w:rPr>
        <w:t>ASPECTOS GEOGRAFICOS</w:t>
      </w:r>
    </w:p>
    <w:p w14:paraId="29E129A1" w14:textId="3D1CA83B" w:rsidR="008B62C0" w:rsidRDefault="008B62C0" w:rsidP="00E03CDF">
      <w:pPr>
        <w:autoSpaceDE w:val="0"/>
        <w:autoSpaceDN w:val="0"/>
        <w:adjustRightInd w:val="0"/>
        <w:spacing w:after="0" w:line="360" w:lineRule="auto"/>
        <w:jc w:val="both"/>
        <w:rPr>
          <w:rFonts w:ascii="Arial" w:hAnsi="Arial" w:cs="Arial"/>
          <w:bCs/>
          <w:color w:val="000000"/>
        </w:rPr>
      </w:pPr>
      <w:r w:rsidRPr="00A2744D">
        <w:rPr>
          <w:rFonts w:ascii="Arial" w:hAnsi="Arial" w:cs="Arial"/>
          <w:bCs/>
          <w:color w:val="000000"/>
        </w:rPr>
        <w:t xml:space="preserve">La geografía del distrito de </w:t>
      </w:r>
      <w:r w:rsidR="00BE2152" w:rsidRPr="00A2744D">
        <w:rPr>
          <w:rFonts w:ascii="Arial" w:hAnsi="Arial" w:cs="Arial"/>
          <w:bCs/>
          <w:color w:val="000000"/>
        </w:rPr>
        <w:t>Huacrapuquio, se</w:t>
      </w:r>
      <w:r w:rsidRPr="00A2744D">
        <w:rPr>
          <w:rFonts w:ascii="Arial" w:hAnsi="Arial" w:cs="Arial"/>
          <w:bCs/>
          <w:color w:val="000000"/>
        </w:rPr>
        <w:t xml:space="preserve"> ubica en las siguientes regiones naturales, de acuerdo a la clasificación de Pulgar Vidal:</w:t>
      </w:r>
    </w:p>
    <w:p w14:paraId="0F6EAE43" w14:textId="4E3FAE83" w:rsidR="00394BEB" w:rsidRDefault="00394BEB" w:rsidP="00E03CDF">
      <w:pPr>
        <w:autoSpaceDE w:val="0"/>
        <w:autoSpaceDN w:val="0"/>
        <w:adjustRightInd w:val="0"/>
        <w:spacing w:after="0" w:line="360" w:lineRule="auto"/>
        <w:jc w:val="both"/>
        <w:rPr>
          <w:rFonts w:ascii="Arial" w:hAnsi="Arial" w:cs="Arial"/>
          <w:bCs/>
          <w:color w:val="000000"/>
        </w:rPr>
      </w:pPr>
    </w:p>
    <w:p w14:paraId="43AA30E6" w14:textId="77777777" w:rsidR="00394BEB" w:rsidRDefault="00394BEB" w:rsidP="00394BEB">
      <w:pPr>
        <w:pStyle w:val="NoSpacing"/>
        <w:rPr>
          <w:rFonts w:ascii="Arial" w:hAnsi="Arial" w:cs="Arial"/>
          <w:b/>
          <w:sz w:val="20"/>
          <w:szCs w:val="20"/>
        </w:rPr>
      </w:pPr>
      <w:r w:rsidRPr="00C37A96">
        <w:rPr>
          <w:rFonts w:ascii="Arial" w:hAnsi="Arial" w:cs="Arial"/>
          <w:b/>
          <w:noProof/>
          <w:lang w:val="en-US"/>
        </w:rPr>
        <w:drawing>
          <wp:inline distT="0" distB="0" distL="0" distR="0" wp14:anchorId="16903ACF" wp14:editId="362CC43B">
            <wp:extent cx="781050" cy="581025"/>
            <wp:effectExtent l="0" t="0" r="0" b="9525"/>
            <wp:docPr id="170" name="Imagen 170"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7322BBEC" w14:textId="77777777" w:rsidR="00394BEB" w:rsidRPr="00561F7F" w:rsidRDefault="00394BEB" w:rsidP="00394BEB">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r>
        <w:rPr>
          <w:rFonts w:ascii="Arial" w:hAnsi="Arial" w:cs="Arial"/>
          <w:b/>
          <w:color w:val="ED7D31" w:themeColor="accent2"/>
          <w:sz w:val="20"/>
          <w:szCs w:val="20"/>
        </w:rPr>
        <w:t>-------------------------------</w:t>
      </w:r>
    </w:p>
    <w:p w14:paraId="3E06D2F7" w14:textId="77777777" w:rsidR="008B62C0" w:rsidRPr="00A2744D" w:rsidRDefault="008B62C0" w:rsidP="00E03CDF">
      <w:pPr>
        <w:autoSpaceDE w:val="0"/>
        <w:autoSpaceDN w:val="0"/>
        <w:adjustRightInd w:val="0"/>
        <w:spacing w:after="0" w:line="360" w:lineRule="auto"/>
        <w:jc w:val="both"/>
        <w:rPr>
          <w:rFonts w:ascii="Arial" w:hAnsi="Arial" w:cs="Arial"/>
        </w:rPr>
      </w:pPr>
      <w:r w:rsidRPr="00A2744D">
        <w:rPr>
          <w:rFonts w:ascii="Arial" w:hAnsi="Arial" w:cs="Arial"/>
          <w:b/>
        </w:rPr>
        <w:t xml:space="preserve">1.- Región </w:t>
      </w:r>
      <w:r w:rsidR="00BE2152" w:rsidRPr="00A2744D">
        <w:rPr>
          <w:rFonts w:ascii="Arial" w:hAnsi="Arial" w:cs="Arial"/>
          <w:b/>
        </w:rPr>
        <w:t>Quechua, -</w:t>
      </w:r>
      <w:r w:rsidRPr="00A2744D">
        <w:rPr>
          <w:rFonts w:ascii="Arial" w:hAnsi="Arial" w:cs="Arial"/>
        </w:rPr>
        <w:t xml:space="preserve"> Esta región se eleva a ambos lados del declive andino desde los 2,300 hasta los 3,500 msnm, es en la cual se ubica el valle del Mantaro y el distrito de Huacrapuquio, la capital del distrito, anexos de La Breña y Huarisca. En la parte baja; es de clima templado y posee la mejor tierra, las noches son frescas, pero desde junio a agosto se presentan heladas y escarcha; con respecto a la flora es muy variada porque existe una mediana precipitación pluvial.</w:t>
      </w:r>
    </w:p>
    <w:p w14:paraId="26D82087" w14:textId="77777777" w:rsidR="008B62C0" w:rsidRDefault="008B62C0" w:rsidP="00E03CDF">
      <w:pPr>
        <w:autoSpaceDE w:val="0"/>
        <w:autoSpaceDN w:val="0"/>
        <w:adjustRightInd w:val="0"/>
        <w:spacing w:after="0" w:line="360" w:lineRule="auto"/>
        <w:jc w:val="both"/>
        <w:rPr>
          <w:rFonts w:ascii="Arial" w:hAnsi="Arial" w:cs="Arial"/>
        </w:rPr>
      </w:pPr>
      <w:r w:rsidRPr="00A2744D">
        <w:rPr>
          <w:rFonts w:ascii="Arial" w:hAnsi="Arial" w:cs="Arial"/>
          <w:b/>
        </w:rPr>
        <w:t>2.- Región Suni o Jalca</w:t>
      </w:r>
      <w:r w:rsidRPr="00A2744D">
        <w:rPr>
          <w:rFonts w:ascii="Arial" w:hAnsi="Arial" w:cs="Arial"/>
        </w:rPr>
        <w:t xml:space="preserve">,- En ésta región las lluvias son más intensas, se encuentra entre los 3,500 a 4,000 msnm, a ambos lados del declive andino, se ubica el anexo de Libertad Alta del distrito de Huacrapuquio. su clima es frío con constantes heladas, es muy marcada la diferencia de temperatura entre el día y la noche, entre el sol y la sombra. </w:t>
      </w:r>
    </w:p>
    <w:p w14:paraId="4C64A9DE" w14:textId="77777777" w:rsidR="00D21394" w:rsidRDefault="00D21394" w:rsidP="00D21394">
      <w:pPr>
        <w:autoSpaceDE w:val="0"/>
        <w:autoSpaceDN w:val="0"/>
        <w:adjustRightInd w:val="0"/>
        <w:spacing w:after="0" w:line="360" w:lineRule="auto"/>
        <w:jc w:val="center"/>
        <w:rPr>
          <w:rFonts w:ascii="Arial" w:hAnsi="Arial" w:cs="Arial"/>
        </w:rPr>
      </w:pPr>
    </w:p>
    <w:p w14:paraId="36A09E64" w14:textId="77777777" w:rsidR="00D21394" w:rsidRPr="00A2744D" w:rsidRDefault="00D21394" w:rsidP="00D21394">
      <w:pPr>
        <w:autoSpaceDE w:val="0"/>
        <w:autoSpaceDN w:val="0"/>
        <w:adjustRightInd w:val="0"/>
        <w:spacing w:after="0" w:line="360" w:lineRule="auto"/>
        <w:jc w:val="center"/>
        <w:rPr>
          <w:rFonts w:ascii="Arial" w:hAnsi="Arial" w:cs="Arial"/>
        </w:rPr>
      </w:pPr>
      <w:r>
        <w:rPr>
          <w:noProof/>
          <w:lang w:val="en-US"/>
        </w:rPr>
        <w:drawing>
          <wp:inline distT="0" distB="0" distL="0" distR="0" wp14:anchorId="01C6DE94" wp14:editId="45558D16">
            <wp:extent cx="5759449" cy="6252519"/>
            <wp:effectExtent l="0" t="0" r="0" b="0"/>
            <wp:docPr id="21" name="Imagen 21" descr="Resultado de imagen de imagenes valle del mant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nes valle del mantar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3255" cy="6256651"/>
                    </a:xfrm>
                    <a:prstGeom prst="rect">
                      <a:avLst/>
                    </a:prstGeom>
                    <a:noFill/>
                    <a:ln>
                      <a:noFill/>
                    </a:ln>
                  </pic:spPr>
                </pic:pic>
              </a:graphicData>
            </a:graphic>
          </wp:inline>
        </w:drawing>
      </w:r>
    </w:p>
    <w:p w14:paraId="4AE94635" w14:textId="77777777" w:rsidR="00D21394" w:rsidRPr="00613E83" w:rsidRDefault="00613E83" w:rsidP="00613E83">
      <w:pPr>
        <w:autoSpaceDE w:val="0"/>
        <w:autoSpaceDN w:val="0"/>
        <w:adjustRightInd w:val="0"/>
        <w:spacing w:after="0" w:line="360" w:lineRule="auto"/>
        <w:jc w:val="center"/>
        <w:rPr>
          <w:rFonts w:ascii="Arial" w:hAnsi="Arial" w:cs="Arial"/>
          <w:b/>
          <w:sz w:val="18"/>
          <w:szCs w:val="18"/>
        </w:rPr>
      </w:pPr>
      <w:r w:rsidRPr="00613E83">
        <w:rPr>
          <w:rFonts w:ascii="Arial" w:hAnsi="Arial" w:cs="Arial"/>
          <w:b/>
          <w:sz w:val="18"/>
          <w:szCs w:val="18"/>
        </w:rPr>
        <w:t>UBICACIÓN DE HUACRAPUQUIO EN EL VALLE DEL MANTARO</w:t>
      </w:r>
    </w:p>
    <w:p w14:paraId="72373DF6" w14:textId="77777777" w:rsidR="008B62C0" w:rsidRPr="00A2744D" w:rsidRDefault="008B62C0" w:rsidP="00E03CDF">
      <w:pPr>
        <w:autoSpaceDE w:val="0"/>
        <w:autoSpaceDN w:val="0"/>
        <w:adjustRightInd w:val="0"/>
        <w:spacing w:after="0" w:line="360" w:lineRule="auto"/>
        <w:jc w:val="both"/>
        <w:rPr>
          <w:rFonts w:ascii="Arial" w:hAnsi="Arial" w:cs="Arial"/>
          <w:b/>
        </w:rPr>
      </w:pPr>
      <w:r w:rsidRPr="00A2744D">
        <w:rPr>
          <w:rFonts w:ascii="Arial" w:hAnsi="Arial" w:cs="Arial"/>
          <w:b/>
        </w:rPr>
        <w:t>RECURSO SUELO</w:t>
      </w:r>
    </w:p>
    <w:p w14:paraId="4C50F6FC" w14:textId="77777777" w:rsidR="008B62C0" w:rsidRPr="00A2744D" w:rsidRDefault="008B62C0" w:rsidP="00E03CDF">
      <w:pPr>
        <w:spacing w:line="360" w:lineRule="auto"/>
        <w:jc w:val="both"/>
        <w:rPr>
          <w:rFonts w:ascii="Arial" w:hAnsi="Arial" w:cs="Arial"/>
        </w:rPr>
      </w:pPr>
      <w:r w:rsidRPr="00A2744D">
        <w:rPr>
          <w:rFonts w:ascii="Arial" w:hAnsi="Arial" w:cs="Arial"/>
        </w:rPr>
        <w:t xml:space="preserve">El distrito de Huacrapuquio, posee terrenos agrícolas con las siguientes características: </w:t>
      </w:r>
    </w:p>
    <w:p w14:paraId="591FFBAF" w14:textId="77777777" w:rsidR="008B62C0" w:rsidRPr="00A2744D" w:rsidRDefault="008B62C0" w:rsidP="00D8613E">
      <w:pPr>
        <w:pStyle w:val="ListParagraph"/>
        <w:numPr>
          <w:ilvl w:val="0"/>
          <w:numId w:val="46"/>
        </w:numPr>
        <w:autoSpaceDE w:val="0"/>
        <w:autoSpaceDN w:val="0"/>
        <w:adjustRightInd w:val="0"/>
        <w:spacing w:after="0" w:line="360" w:lineRule="auto"/>
        <w:jc w:val="both"/>
        <w:rPr>
          <w:rFonts w:ascii="Arial" w:hAnsi="Arial" w:cs="Arial"/>
        </w:rPr>
      </w:pPr>
      <w:r w:rsidRPr="00A2744D">
        <w:rPr>
          <w:rFonts w:ascii="Arial" w:hAnsi="Arial" w:cs="Arial"/>
          <w:b/>
        </w:rPr>
        <w:t>Suelo apropiado para la agricultura y pastoreo</w:t>
      </w:r>
      <w:r w:rsidRPr="00A2744D">
        <w:rPr>
          <w:rFonts w:ascii="Arial" w:hAnsi="Arial" w:cs="Arial"/>
        </w:rPr>
        <w:t>. suelos que pueden soportar agricultura intensiva, con pendientes de 0 a 15 %, fertilidad natural media a baja, dedicados a los cultivos en limpio de maíz, papa, cebada, trigo, linaza, habas, y otros.</w:t>
      </w:r>
    </w:p>
    <w:p w14:paraId="3B07561F" w14:textId="77777777" w:rsidR="008B62C0" w:rsidRPr="00A2744D" w:rsidRDefault="008B62C0" w:rsidP="00E03CDF">
      <w:pPr>
        <w:autoSpaceDE w:val="0"/>
        <w:autoSpaceDN w:val="0"/>
        <w:adjustRightInd w:val="0"/>
        <w:spacing w:after="0" w:line="360" w:lineRule="auto"/>
        <w:jc w:val="both"/>
        <w:rPr>
          <w:rFonts w:ascii="Arial" w:hAnsi="Arial" w:cs="Arial"/>
        </w:rPr>
      </w:pPr>
      <w:r w:rsidRPr="00A2744D">
        <w:rPr>
          <w:rFonts w:ascii="Arial" w:hAnsi="Arial" w:cs="Arial"/>
        </w:rPr>
        <w:t xml:space="preserve">Comprenden a los terrenos ocupados por los barrios Unión, Centro, Lanla, Pucutana, Aynu tuna, Hulmish. Son medianamente profundos, lo que les permite tener una aceptable retención de humedad, pero son pobres en materia orgánica. Se hallan e3xpuesto a las heladas </w:t>
      </w:r>
    </w:p>
    <w:p w14:paraId="237FAC2B" w14:textId="77777777" w:rsidR="008B62C0" w:rsidRDefault="008B62C0" w:rsidP="00E03CDF">
      <w:pPr>
        <w:spacing w:line="360" w:lineRule="auto"/>
        <w:jc w:val="both"/>
        <w:rPr>
          <w:rFonts w:ascii="Arial" w:hAnsi="Arial" w:cs="Arial"/>
        </w:rPr>
      </w:pPr>
      <w:r w:rsidRPr="00A2744D">
        <w:rPr>
          <w:rFonts w:ascii="Arial" w:hAnsi="Arial" w:cs="Arial"/>
        </w:rPr>
        <w:t>Suelos que se encuentran en las laderas de fuerte pendiente; son muy superficiales y rocosos que no permiten cultivos permanentes o en limpio. Están cubiertos de poáceas (ichu) de baja calidad nutricional para el ganado. La mayor parte se encuentra en</w:t>
      </w:r>
      <w:r w:rsidRPr="00E03CDF">
        <w:rPr>
          <w:rFonts w:ascii="Arial" w:hAnsi="Arial" w:cs="Arial"/>
          <w:sz w:val="24"/>
          <w:szCs w:val="24"/>
        </w:rPr>
        <w:t xml:space="preserve"> </w:t>
      </w:r>
      <w:r w:rsidRPr="00A2744D">
        <w:rPr>
          <w:rFonts w:ascii="Arial" w:hAnsi="Arial" w:cs="Arial"/>
        </w:rPr>
        <w:t>Lihuina, Puca puca, Jatun pata, Pata pampa.</w:t>
      </w:r>
    </w:p>
    <w:p w14:paraId="73FCBD58" w14:textId="77777777" w:rsidR="00D72900" w:rsidRDefault="00D72900" w:rsidP="00D72900">
      <w:pPr>
        <w:pStyle w:val="NoSpacing"/>
        <w:rPr>
          <w:rFonts w:ascii="Arial" w:hAnsi="Arial" w:cs="Arial"/>
          <w:b/>
          <w:sz w:val="20"/>
          <w:szCs w:val="20"/>
        </w:rPr>
      </w:pPr>
      <w:r w:rsidRPr="00C37A96">
        <w:rPr>
          <w:rFonts w:ascii="Arial" w:hAnsi="Arial" w:cs="Arial"/>
          <w:b/>
          <w:noProof/>
          <w:lang w:val="en-US"/>
        </w:rPr>
        <w:drawing>
          <wp:inline distT="0" distB="0" distL="0" distR="0" wp14:anchorId="7E125D1B" wp14:editId="218ADD08">
            <wp:extent cx="781050" cy="581025"/>
            <wp:effectExtent l="0" t="0" r="0" b="9525"/>
            <wp:docPr id="89" name="Imagen 89"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41F8BD00" w14:textId="77777777" w:rsidR="00D72900" w:rsidRPr="00561F7F" w:rsidRDefault="00D72900" w:rsidP="00D72900">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7E776F5B" w14:textId="77777777" w:rsidR="008B62C0" w:rsidRPr="00613E83" w:rsidRDefault="008B62C0" w:rsidP="00613E83">
      <w:pPr>
        <w:pStyle w:val="NoSpacing"/>
        <w:spacing w:line="360" w:lineRule="auto"/>
        <w:jc w:val="both"/>
        <w:rPr>
          <w:rFonts w:ascii="Arial" w:hAnsi="Arial" w:cs="Arial"/>
        </w:rPr>
      </w:pPr>
      <w:r w:rsidRPr="00613E83">
        <w:rPr>
          <w:rFonts w:ascii="Arial" w:hAnsi="Arial" w:cs="Arial"/>
          <w:b/>
        </w:rPr>
        <w:t>Suelos de protección</w:t>
      </w:r>
      <w:r w:rsidRPr="00613E83">
        <w:rPr>
          <w:rFonts w:ascii="Arial" w:hAnsi="Arial" w:cs="Arial"/>
        </w:rPr>
        <w:t xml:space="preserve"> que se ubican en los sectores rocosos y en las áreas que bordean las cumbres de los cerros con pendientes superiores a 60%; son suelos aptas para la reforestación con árboles nativos y de esta manera controlar la erosión, se ubican en la parte alta del anexo de Huarisca y Libertad Alta. </w:t>
      </w:r>
    </w:p>
    <w:p w14:paraId="46F7E567" w14:textId="77777777" w:rsidR="008B62C0" w:rsidRPr="00A2744D" w:rsidRDefault="008B62C0" w:rsidP="00E03CDF">
      <w:pPr>
        <w:autoSpaceDE w:val="0"/>
        <w:autoSpaceDN w:val="0"/>
        <w:adjustRightInd w:val="0"/>
        <w:spacing w:after="0" w:line="360" w:lineRule="auto"/>
        <w:jc w:val="both"/>
        <w:rPr>
          <w:rFonts w:ascii="Arial" w:hAnsi="Arial" w:cs="Arial"/>
          <w:b/>
          <w:bCs/>
          <w:color w:val="000000"/>
        </w:rPr>
      </w:pPr>
      <w:r w:rsidRPr="00A2744D">
        <w:rPr>
          <w:rFonts w:ascii="Arial" w:hAnsi="Arial" w:cs="Arial"/>
          <w:b/>
          <w:bCs/>
          <w:color w:val="000000"/>
        </w:rPr>
        <w:t>RECURSOS HIDRICOS</w:t>
      </w:r>
    </w:p>
    <w:p w14:paraId="2F287743" w14:textId="77777777" w:rsidR="00D72900" w:rsidRDefault="00D72900" w:rsidP="00E03CDF">
      <w:pPr>
        <w:autoSpaceDE w:val="0"/>
        <w:autoSpaceDN w:val="0"/>
        <w:adjustRightInd w:val="0"/>
        <w:spacing w:after="0" w:line="360" w:lineRule="auto"/>
        <w:jc w:val="both"/>
        <w:rPr>
          <w:rFonts w:ascii="Arial" w:hAnsi="Arial" w:cs="Arial"/>
          <w:bCs/>
          <w:color w:val="000000"/>
        </w:rPr>
      </w:pPr>
      <w:r w:rsidRPr="00A2744D">
        <w:rPr>
          <w:rFonts w:ascii="Arial" w:hAnsi="Arial" w:cs="Arial"/>
          <w:bCs/>
          <w:color w:val="000000"/>
        </w:rPr>
        <w:t>Se cuenta con los siguientes recursos hídricos:</w:t>
      </w:r>
    </w:p>
    <w:p w14:paraId="3E740CD2" w14:textId="77777777" w:rsidR="00DA5F7B" w:rsidRPr="00DA5F7B" w:rsidRDefault="00DA5F7B" w:rsidP="00E03CDF">
      <w:pPr>
        <w:autoSpaceDE w:val="0"/>
        <w:autoSpaceDN w:val="0"/>
        <w:adjustRightInd w:val="0"/>
        <w:spacing w:after="0" w:line="360" w:lineRule="auto"/>
        <w:jc w:val="both"/>
        <w:rPr>
          <w:rFonts w:ascii="Arial" w:hAnsi="Arial" w:cs="Arial"/>
          <w:b/>
          <w:bCs/>
          <w:color w:val="000000"/>
        </w:rPr>
      </w:pPr>
      <w:r w:rsidRPr="00DA5F7B">
        <w:rPr>
          <w:rFonts w:ascii="Arial" w:hAnsi="Arial" w:cs="Arial"/>
          <w:b/>
          <w:bCs/>
          <w:color w:val="000000"/>
        </w:rPr>
        <w:t>Manantiales</w:t>
      </w:r>
    </w:p>
    <w:p w14:paraId="051CB912" w14:textId="77777777" w:rsidR="00D72900" w:rsidRPr="00A2744D" w:rsidRDefault="00F11F27" w:rsidP="00D8613E">
      <w:pPr>
        <w:pStyle w:val="ListParagraph"/>
        <w:numPr>
          <w:ilvl w:val="0"/>
          <w:numId w:val="62"/>
        </w:numPr>
        <w:autoSpaceDE w:val="0"/>
        <w:autoSpaceDN w:val="0"/>
        <w:adjustRightInd w:val="0"/>
        <w:spacing w:after="0" w:line="360" w:lineRule="auto"/>
        <w:jc w:val="both"/>
        <w:rPr>
          <w:rFonts w:ascii="Arial" w:hAnsi="Arial" w:cs="Arial"/>
          <w:bCs/>
          <w:color w:val="000000"/>
        </w:rPr>
      </w:pPr>
      <w:r w:rsidRPr="00A2744D">
        <w:rPr>
          <w:rFonts w:ascii="Arial" w:hAnsi="Arial" w:cs="Arial"/>
          <w:bCs/>
          <w:color w:val="000000"/>
        </w:rPr>
        <w:t>Saulpuquio</w:t>
      </w:r>
    </w:p>
    <w:p w14:paraId="39F4A6C7" w14:textId="77777777" w:rsidR="00F11F27" w:rsidRPr="00A2744D" w:rsidRDefault="00F11F27" w:rsidP="00D8613E">
      <w:pPr>
        <w:pStyle w:val="ListParagraph"/>
        <w:numPr>
          <w:ilvl w:val="0"/>
          <w:numId w:val="62"/>
        </w:numPr>
        <w:autoSpaceDE w:val="0"/>
        <w:autoSpaceDN w:val="0"/>
        <w:adjustRightInd w:val="0"/>
        <w:spacing w:after="0" w:line="360" w:lineRule="auto"/>
        <w:jc w:val="both"/>
        <w:rPr>
          <w:rFonts w:ascii="Arial" w:hAnsi="Arial" w:cs="Arial"/>
          <w:bCs/>
          <w:color w:val="000000"/>
        </w:rPr>
      </w:pPr>
      <w:r w:rsidRPr="00A2744D">
        <w:rPr>
          <w:rFonts w:ascii="Arial" w:hAnsi="Arial" w:cs="Arial"/>
          <w:bCs/>
          <w:color w:val="000000"/>
        </w:rPr>
        <w:t>Cashre calle</w:t>
      </w:r>
    </w:p>
    <w:p w14:paraId="79AF05D1" w14:textId="77777777" w:rsidR="00F11F27" w:rsidRPr="00A2744D" w:rsidRDefault="00F11F27" w:rsidP="00D8613E">
      <w:pPr>
        <w:pStyle w:val="ListParagraph"/>
        <w:numPr>
          <w:ilvl w:val="0"/>
          <w:numId w:val="62"/>
        </w:numPr>
        <w:autoSpaceDE w:val="0"/>
        <w:autoSpaceDN w:val="0"/>
        <w:adjustRightInd w:val="0"/>
        <w:spacing w:after="0" w:line="360" w:lineRule="auto"/>
        <w:jc w:val="both"/>
        <w:rPr>
          <w:rFonts w:ascii="Arial" w:hAnsi="Arial" w:cs="Arial"/>
          <w:bCs/>
          <w:color w:val="000000"/>
        </w:rPr>
      </w:pPr>
      <w:r w:rsidRPr="00A2744D">
        <w:rPr>
          <w:rFonts w:ascii="Arial" w:hAnsi="Arial" w:cs="Arial"/>
          <w:bCs/>
          <w:color w:val="000000"/>
        </w:rPr>
        <w:t>Rosas Puquio y</w:t>
      </w:r>
    </w:p>
    <w:p w14:paraId="4A7F27D9" w14:textId="77777777" w:rsidR="008B62C0" w:rsidRPr="00A2744D" w:rsidRDefault="00F11F27" w:rsidP="00D8613E">
      <w:pPr>
        <w:pStyle w:val="ListParagraph"/>
        <w:numPr>
          <w:ilvl w:val="0"/>
          <w:numId w:val="62"/>
        </w:numPr>
        <w:autoSpaceDE w:val="0"/>
        <w:autoSpaceDN w:val="0"/>
        <w:adjustRightInd w:val="0"/>
        <w:spacing w:after="0" w:line="360" w:lineRule="auto"/>
        <w:jc w:val="both"/>
        <w:rPr>
          <w:rFonts w:ascii="Arial" w:hAnsi="Arial" w:cs="Arial"/>
          <w:bCs/>
          <w:color w:val="000000"/>
        </w:rPr>
      </w:pPr>
      <w:r w:rsidRPr="00A2744D">
        <w:rPr>
          <w:rFonts w:ascii="Arial" w:hAnsi="Arial" w:cs="Arial"/>
          <w:bCs/>
          <w:color w:val="000000"/>
        </w:rPr>
        <w:t>Ocopa, ubicado en el anexo de Huarisca.</w:t>
      </w:r>
    </w:p>
    <w:p w14:paraId="0B2892AA" w14:textId="77777777" w:rsidR="008B62C0" w:rsidRPr="004860E0" w:rsidRDefault="008B62C0" w:rsidP="008B62C0">
      <w:pPr>
        <w:autoSpaceDE w:val="0"/>
        <w:autoSpaceDN w:val="0"/>
        <w:adjustRightInd w:val="0"/>
        <w:spacing w:after="0" w:line="240" w:lineRule="auto"/>
        <w:jc w:val="center"/>
        <w:rPr>
          <w:rFonts w:ascii="Times New Roman" w:hAnsi="Times New Roman" w:cs="Times New Roman"/>
          <w:bCs/>
          <w:color w:val="000000"/>
          <w:sz w:val="24"/>
          <w:szCs w:val="24"/>
        </w:rPr>
      </w:pPr>
      <w:r w:rsidRPr="004860E0">
        <w:rPr>
          <w:rFonts w:ascii="Times New Roman" w:hAnsi="Times New Roman" w:cs="Times New Roman"/>
          <w:noProof/>
          <w:sz w:val="24"/>
          <w:szCs w:val="24"/>
          <w:lang w:val="en-US"/>
        </w:rPr>
        <w:drawing>
          <wp:inline distT="0" distB="0" distL="0" distR="0" wp14:anchorId="674E3812" wp14:editId="3ECA0546">
            <wp:extent cx="3466464" cy="2047875"/>
            <wp:effectExtent l="0" t="0" r="1270" b="0"/>
            <wp:docPr id="30" name="Imagen 30" descr="H:\DCIM\102_FUJI\DSCF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CIM\102_FUJI\DSCF269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94018" cy="2064153"/>
                    </a:xfrm>
                    <a:prstGeom prst="rect">
                      <a:avLst/>
                    </a:prstGeom>
                    <a:noFill/>
                    <a:ln>
                      <a:noFill/>
                    </a:ln>
                  </pic:spPr>
                </pic:pic>
              </a:graphicData>
            </a:graphic>
          </wp:inline>
        </w:drawing>
      </w:r>
    </w:p>
    <w:p w14:paraId="2E8F4DA3" w14:textId="77777777" w:rsidR="008B62C0" w:rsidRDefault="008B62C0" w:rsidP="008B62C0">
      <w:pPr>
        <w:autoSpaceDE w:val="0"/>
        <w:autoSpaceDN w:val="0"/>
        <w:adjustRightInd w:val="0"/>
        <w:spacing w:after="0" w:line="240" w:lineRule="auto"/>
        <w:jc w:val="both"/>
        <w:rPr>
          <w:rFonts w:ascii="Constantia" w:hAnsi="Constantia" w:cs="Times New Roman"/>
          <w:bCs/>
          <w:color w:val="000000"/>
        </w:rPr>
      </w:pPr>
      <w:r w:rsidRPr="008B62C0">
        <w:rPr>
          <w:rFonts w:ascii="Constantia" w:hAnsi="Constantia" w:cs="Times New Roman"/>
          <w:bCs/>
          <w:color w:val="000000"/>
        </w:rPr>
        <w:t xml:space="preserve">                               </w:t>
      </w:r>
      <w:r w:rsidR="00BE2152">
        <w:rPr>
          <w:rFonts w:ascii="Constantia" w:hAnsi="Constantia" w:cs="Times New Roman"/>
          <w:bCs/>
          <w:color w:val="000000"/>
        </w:rPr>
        <w:t xml:space="preserve">                  </w:t>
      </w:r>
      <w:r w:rsidRPr="008B62C0">
        <w:rPr>
          <w:rFonts w:ascii="Constantia" w:hAnsi="Constantia" w:cs="Times New Roman"/>
          <w:bCs/>
          <w:color w:val="000000"/>
        </w:rPr>
        <w:t xml:space="preserve">     </w:t>
      </w:r>
      <w:r w:rsidR="00A2744D" w:rsidRPr="008B62C0">
        <w:rPr>
          <w:rFonts w:ascii="Constantia" w:hAnsi="Constantia" w:cs="Times New Roman"/>
          <w:bCs/>
          <w:color w:val="000000"/>
        </w:rPr>
        <w:t>Manantial</w:t>
      </w:r>
      <w:r w:rsidRPr="008B62C0">
        <w:rPr>
          <w:rFonts w:ascii="Constantia" w:hAnsi="Constantia" w:cs="Times New Roman"/>
          <w:bCs/>
          <w:color w:val="000000"/>
        </w:rPr>
        <w:t xml:space="preserve"> C</w:t>
      </w:r>
      <w:r w:rsidR="00575CFA">
        <w:rPr>
          <w:rFonts w:ascii="Constantia" w:hAnsi="Constantia" w:cs="Times New Roman"/>
          <w:bCs/>
          <w:color w:val="000000"/>
        </w:rPr>
        <w:t>a</w:t>
      </w:r>
      <w:r w:rsidRPr="008B62C0">
        <w:rPr>
          <w:rFonts w:ascii="Constantia" w:hAnsi="Constantia" w:cs="Times New Roman"/>
          <w:bCs/>
          <w:color w:val="000000"/>
        </w:rPr>
        <w:t>shra calle.</w:t>
      </w:r>
    </w:p>
    <w:p w14:paraId="4AA243CD" w14:textId="77777777" w:rsidR="00F11F27" w:rsidRDefault="00F11F27" w:rsidP="008B62C0">
      <w:pPr>
        <w:autoSpaceDE w:val="0"/>
        <w:autoSpaceDN w:val="0"/>
        <w:adjustRightInd w:val="0"/>
        <w:spacing w:after="0" w:line="240" w:lineRule="auto"/>
        <w:jc w:val="both"/>
        <w:rPr>
          <w:rFonts w:ascii="Constantia" w:hAnsi="Constantia" w:cs="Times New Roman"/>
          <w:bCs/>
          <w:color w:val="000000"/>
        </w:rPr>
      </w:pPr>
    </w:p>
    <w:p w14:paraId="4E0FE44A" w14:textId="77777777" w:rsidR="00E2721C" w:rsidRPr="00A2744D" w:rsidRDefault="00E2721C" w:rsidP="00E2721C">
      <w:pPr>
        <w:autoSpaceDE w:val="0"/>
        <w:autoSpaceDN w:val="0"/>
        <w:adjustRightInd w:val="0"/>
        <w:spacing w:after="0" w:line="360" w:lineRule="auto"/>
        <w:jc w:val="both"/>
        <w:rPr>
          <w:rFonts w:ascii="Arial" w:hAnsi="Arial" w:cs="Arial"/>
          <w:b/>
          <w:bCs/>
          <w:color w:val="000000"/>
        </w:rPr>
      </w:pPr>
      <w:r w:rsidRPr="00A2744D">
        <w:rPr>
          <w:rFonts w:ascii="Arial" w:hAnsi="Arial" w:cs="Arial"/>
          <w:b/>
          <w:bCs/>
          <w:color w:val="000000"/>
        </w:rPr>
        <w:t>RECURSOS DE FLORA Y FAUNA</w:t>
      </w:r>
    </w:p>
    <w:p w14:paraId="52B5DC66" w14:textId="77777777" w:rsidR="00E2721C" w:rsidRPr="00A2744D" w:rsidRDefault="00E2721C" w:rsidP="00E2721C">
      <w:pPr>
        <w:autoSpaceDE w:val="0"/>
        <w:autoSpaceDN w:val="0"/>
        <w:adjustRightInd w:val="0"/>
        <w:spacing w:after="0" w:line="360" w:lineRule="auto"/>
        <w:jc w:val="both"/>
        <w:rPr>
          <w:rFonts w:ascii="Arial" w:hAnsi="Arial" w:cs="Arial"/>
          <w:b/>
          <w:bCs/>
          <w:color w:val="000000"/>
        </w:rPr>
      </w:pPr>
      <w:r w:rsidRPr="00A2744D">
        <w:rPr>
          <w:rFonts w:ascii="Arial" w:hAnsi="Arial" w:cs="Arial"/>
          <w:b/>
          <w:bCs/>
          <w:color w:val="000000"/>
        </w:rPr>
        <w:t>FLORA</w:t>
      </w:r>
    </w:p>
    <w:p w14:paraId="25D51604" w14:textId="77777777" w:rsidR="00E2721C" w:rsidRPr="00A2744D" w:rsidRDefault="00E2721C" w:rsidP="00D8613E">
      <w:pPr>
        <w:pStyle w:val="ListParagraph"/>
        <w:numPr>
          <w:ilvl w:val="0"/>
          <w:numId w:val="47"/>
        </w:numPr>
        <w:autoSpaceDE w:val="0"/>
        <w:autoSpaceDN w:val="0"/>
        <w:adjustRightInd w:val="0"/>
        <w:spacing w:after="0" w:line="360" w:lineRule="auto"/>
        <w:jc w:val="both"/>
        <w:rPr>
          <w:rFonts w:ascii="Arial" w:hAnsi="Arial" w:cs="Arial"/>
        </w:rPr>
      </w:pPr>
      <w:r w:rsidRPr="00A2744D">
        <w:rPr>
          <w:rFonts w:ascii="Arial" w:hAnsi="Arial" w:cs="Arial"/>
          <w:b/>
          <w:bCs/>
        </w:rPr>
        <w:t xml:space="preserve">Eucalipto </w:t>
      </w:r>
      <w:r w:rsidRPr="00A2744D">
        <w:rPr>
          <w:rFonts w:ascii="Arial" w:hAnsi="Arial" w:cs="Arial"/>
        </w:rPr>
        <w:t>(</w:t>
      </w:r>
      <w:r w:rsidRPr="00A2744D">
        <w:rPr>
          <w:rFonts w:ascii="Arial" w:hAnsi="Arial" w:cs="Arial"/>
          <w:i/>
          <w:iCs/>
        </w:rPr>
        <w:t>Eucaliptus globulos labill</w:t>
      </w:r>
      <w:r w:rsidRPr="00A2744D">
        <w:rPr>
          <w:rFonts w:ascii="Arial" w:hAnsi="Arial" w:cs="Arial"/>
        </w:rPr>
        <w:t>), árbol originario de Australia, muy aclimatado en el Valle del Mantaro, su madera sirve para vigas de construcción, para mangos de herramientas, postes, leña, etc. y medicinal para problemas respiratorios.</w:t>
      </w:r>
    </w:p>
    <w:p w14:paraId="7ABA4C93" w14:textId="77777777" w:rsidR="00E2721C" w:rsidRPr="00A2744D" w:rsidRDefault="00E2721C" w:rsidP="00D8613E">
      <w:pPr>
        <w:pStyle w:val="ListParagraph"/>
        <w:numPr>
          <w:ilvl w:val="0"/>
          <w:numId w:val="47"/>
        </w:numPr>
        <w:autoSpaceDE w:val="0"/>
        <w:autoSpaceDN w:val="0"/>
        <w:adjustRightInd w:val="0"/>
        <w:spacing w:after="0" w:line="360" w:lineRule="auto"/>
        <w:jc w:val="both"/>
        <w:rPr>
          <w:rFonts w:ascii="Arial" w:hAnsi="Arial" w:cs="Arial"/>
        </w:rPr>
      </w:pPr>
      <w:r w:rsidRPr="00A2744D">
        <w:rPr>
          <w:rFonts w:ascii="Arial" w:hAnsi="Arial" w:cs="Arial"/>
          <w:b/>
          <w:bCs/>
        </w:rPr>
        <w:t xml:space="preserve">Guindas </w:t>
      </w:r>
      <w:r w:rsidRPr="00A2744D">
        <w:rPr>
          <w:rFonts w:ascii="Arial" w:hAnsi="Arial" w:cs="Arial"/>
        </w:rPr>
        <w:t>(</w:t>
      </w:r>
      <w:r w:rsidRPr="00A2744D">
        <w:rPr>
          <w:rFonts w:ascii="Arial" w:hAnsi="Arial" w:cs="Arial"/>
          <w:i/>
          <w:iCs/>
        </w:rPr>
        <w:t>Prunus capollin</w:t>
      </w:r>
      <w:r w:rsidRPr="00A2744D">
        <w:rPr>
          <w:rFonts w:ascii="Arial" w:hAnsi="Arial" w:cs="Arial"/>
        </w:rPr>
        <w:t>), árbol originario de México, de frutos muy dulces, de madera dura, utilizado como leña, el árbol completo es talado para las fiestas de corta-montes.</w:t>
      </w:r>
    </w:p>
    <w:p w14:paraId="58189B49" w14:textId="77777777" w:rsidR="00E2721C" w:rsidRPr="00A2744D" w:rsidRDefault="00E2721C" w:rsidP="00D8613E">
      <w:pPr>
        <w:pStyle w:val="ListParagraph"/>
        <w:numPr>
          <w:ilvl w:val="0"/>
          <w:numId w:val="47"/>
        </w:numPr>
        <w:autoSpaceDE w:val="0"/>
        <w:autoSpaceDN w:val="0"/>
        <w:adjustRightInd w:val="0"/>
        <w:spacing w:after="0" w:line="360" w:lineRule="auto"/>
        <w:jc w:val="both"/>
        <w:rPr>
          <w:rFonts w:ascii="Arial" w:hAnsi="Arial" w:cs="Arial"/>
        </w:rPr>
      </w:pPr>
      <w:r w:rsidRPr="00A2744D">
        <w:rPr>
          <w:rFonts w:ascii="Arial" w:hAnsi="Arial" w:cs="Arial"/>
          <w:b/>
          <w:bCs/>
        </w:rPr>
        <w:t xml:space="preserve">Molle </w:t>
      </w:r>
      <w:r w:rsidRPr="00A2744D">
        <w:rPr>
          <w:rFonts w:ascii="Arial" w:hAnsi="Arial" w:cs="Arial"/>
        </w:rPr>
        <w:t>(</w:t>
      </w:r>
      <w:r w:rsidRPr="00A2744D">
        <w:rPr>
          <w:rFonts w:ascii="Arial" w:hAnsi="Arial" w:cs="Arial"/>
          <w:i/>
          <w:iCs/>
        </w:rPr>
        <w:t>Schinus molle</w:t>
      </w:r>
      <w:r w:rsidRPr="00A2744D">
        <w:rPr>
          <w:rFonts w:ascii="Arial" w:hAnsi="Arial" w:cs="Arial"/>
        </w:rPr>
        <w:t>), árbol leñoso, conocido también como falsa pimienta, de sus frutos se prepara una cerveza conocida como aja de molle o chicha de molle.</w:t>
      </w:r>
    </w:p>
    <w:p w14:paraId="430A3156" w14:textId="77777777" w:rsidR="00E2721C" w:rsidRDefault="00E2721C" w:rsidP="00D8613E">
      <w:pPr>
        <w:pStyle w:val="ListParagraph"/>
        <w:numPr>
          <w:ilvl w:val="0"/>
          <w:numId w:val="47"/>
        </w:numPr>
        <w:autoSpaceDE w:val="0"/>
        <w:autoSpaceDN w:val="0"/>
        <w:adjustRightInd w:val="0"/>
        <w:spacing w:after="0" w:line="360" w:lineRule="auto"/>
        <w:jc w:val="both"/>
        <w:rPr>
          <w:rFonts w:ascii="Arial" w:hAnsi="Arial" w:cs="Arial"/>
        </w:rPr>
      </w:pPr>
      <w:r w:rsidRPr="00A2744D">
        <w:rPr>
          <w:rFonts w:ascii="Arial" w:hAnsi="Arial" w:cs="Arial"/>
          <w:b/>
          <w:bCs/>
        </w:rPr>
        <w:t xml:space="preserve">Quinual </w:t>
      </w:r>
      <w:r w:rsidRPr="00A2744D">
        <w:rPr>
          <w:rFonts w:ascii="Arial" w:hAnsi="Arial" w:cs="Arial"/>
        </w:rPr>
        <w:t>(</w:t>
      </w:r>
      <w:r w:rsidRPr="00A2744D">
        <w:rPr>
          <w:rFonts w:ascii="Arial" w:hAnsi="Arial" w:cs="Arial"/>
          <w:i/>
          <w:iCs/>
        </w:rPr>
        <w:t>Polylepis incana</w:t>
      </w:r>
      <w:r w:rsidRPr="00A2744D">
        <w:rPr>
          <w:rFonts w:ascii="Arial" w:hAnsi="Arial" w:cs="Arial"/>
        </w:rPr>
        <w:t>), árbol que en cantidades h</w:t>
      </w:r>
      <w:r w:rsidR="00F11F27" w:rsidRPr="00A2744D">
        <w:rPr>
          <w:rFonts w:ascii="Arial" w:hAnsi="Arial" w:cs="Arial"/>
        </w:rPr>
        <w:t>ace que se vea de color dorado.</w:t>
      </w:r>
    </w:p>
    <w:p w14:paraId="791386B5" w14:textId="77777777" w:rsidR="00A2744D" w:rsidRPr="00E2721C" w:rsidRDefault="00A2744D" w:rsidP="00D8613E">
      <w:pPr>
        <w:pStyle w:val="ListParagraph"/>
        <w:numPr>
          <w:ilvl w:val="0"/>
          <w:numId w:val="47"/>
        </w:numPr>
        <w:autoSpaceDE w:val="0"/>
        <w:autoSpaceDN w:val="0"/>
        <w:adjustRightInd w:val="0"/>
        <w:spacing w:after="0" w:line="360" w:lineRule="auto"/>
        <w:jc w:val="both"/>
        <w:rPr>
          <w:rFonts w:ascii="Arial" w:hAnsi="Arial" w:cs="Arial"/>
          <w:sz w:val="24"/>
          <w:szCs w:val="24"/>
        </w:rPr>
      </w:pPr>
      <w:r w:rsidRPr="00E2721C">
        <w:rPr>
          <w:rFonts w:ascii="Arial" w:hAnsi="Arial" w:cs="Arial"/>
          <w:b/>
          <w:bCs/>
          <w:sz w:val="24"/>
          <w:szCs w:val="24"/>
        </w:rPr>
        <w:t xml:space="preserve">Cabuya </w:t>
      </w:r>
      <w:r w:rsidRPr="00E2721C">
        <w:rPr>
          <w:rFonts w:ascii="Arial" w:hAnsi="Arial" w:cs="Arial"/>
          <w:sz w:val="24"/>
          <w:szCs w:val="24"/>
        </w:rPr>
        <w:t>(</w:t>
      </w:r>
      <w:r w:rsidRPr="00E2721C">
        <w:rPr>
          <w:rFonts w:ascii="Arial" w:hAnsi="Arial" w:cs="Arial"/>
          <w:i/>
          <w:iCs/>
          <w:sz w:val="24"/>
          <w:szCs w:val="24"/>
        </w:rPr>
        <w:t>Agaveagave americana</w:t>
      </w:r>
      <w:r w:rsidRPr="00E2721C">
        <w:rPr>
          <w:rFonts w:ascii="Arial" w:hAnsi="Arial" w:cs="Arial"/>
          <w:sz w:val="24"/>
          <w:szCs w:val="24"/>
        </w:rPr>
        <w:t>), planta de pencas alargadas triangulares con espinas en el contorno, sirve para obtener su fibra del cual hacen sogas.</w:t>
      </w:r>
    </w:p>
    <w:p w14:paraId="7D23BF1E" w14:textId="77777777" w:rsidR="00A2744D" w:rsidRPr="00E2721C" w:rsidRDefault="00A2744D" w:rsidP="00D8613E">
      <w:pPr>
        <w:pStyle w:val="ListParagraph"/>
        <w:numPr>
          <w:ilvl w:val="0"/>
          <w:numId w:val="47"/>
        </w:numPr>
        <w:autoSpaceDE w:val="0"/>
        <w:autoSpaceDN w:val="0"/>
        <w:adjustRightInd w:val="0"/>
        <w:spacing w:after="0" w:line="360" w:lineRule="auto"/>
        <w:jc w:val="both"/>
        <w:rPr>
          <w:rFonts w:ascii="Arial" w:hAnsi="Arial" w:cs="Arial"/>
          <w:sz w:val="24"/>
          <w:szCs w:val="24"/>
        </w:rPr>
      </w:pPr>
      <w:r w:rsidRPr="00E2721C">
        <w:rPr>
          <w:rFonts w:ascii="Arial" w:hAnsi="Arial" w:cs="Arial"/>
          <w:b/>
          <w:bCs/>
          <w:sz w:val="24"/>
          <w:szCs w:val="24"/>
        </w:rPr>
        <w:t xml:space="preserve">Marco o Malco </w:t>
      </w:r>
      <w:r w:rsidRPr="00E2721C">
        <w:rPr>
          <w:rFonts w:ascii="Arial" w:hAnsi="Arial" w:cs="Arial"/>
          <w:sz w:val="24"/>
          <w:szCs w:val="24"/>
        </w:rPr>
        <w:t>(</w:t>
      </w:r>
      <w:r w:rsidRPr="00E2721C">
        <w:rPr>
          <w:rFonts w:ascii="Arial" w:hAnsi="Arial" w:cs="Arial"/>
          <w:i/>
          <w:iCs/>
          <w:sz w:val="24"/>
          <w:szCs w:val="24"/>
        </w:rPr>
        <w:t>Ambrosia peruviana</w:t>
      </w:r>
      <w:r w:rsidRPr="00E2721C">
        <w:rPr>
          <w:rFonts w:ascii="Arial" w:hAnsi="Arial" w:cs="Arial"/>
          <w:sz w:val="24"/>
          <w:szCs w:val="24"/>
        </w:rPr>
        <w:t>), arbusto de sabor amargo</w:t>
      </w:r>
    </w:p>
    <w:p w14:paraId="5F67DB5B" w14:textId="77777777" w:rsidR="00A2744D" w:rsidRPr="00E2721C" w:rsidRDefault="00A2744D" w:rsidP="00D8613E">
      <w:pPr>
        <w:pStyle w:val="ListParagraph"/>
        <w:numPr>
          <w:ilvl w:val="0"/>
          <w:numId w:val="47"/>
        </w:numPr>
        <w:autoSpaceDE w:val="0"/>
        <w:autoSpaceDN w:val="0"/>
        <w:adjustRightInd w:val="0"/>
        <w:spacing w:after="0" w:line="360" w:lineRule="auto"/>
        <w:jc w:val="both"/>
        <w:rPr>
          <w:rFonts w:ascii="Arial" w:hAnsi="Arial" w:cs="Arial"/>
          <w:sz w:val="24"/>
          <w:szCs w:val="24"/>
        </w:rPr>
      </w:pPr>
      <w:r w:rsidRPr="00E2721C">
        <w:rPr>
          <w:rFonts w:ascii="Arial" w:hAnsi="Arial" w:cs="Arial"/>
          <w:b/>
          <w:bCs/>
          <w:sz w:val="24"/>
          <w:szCs w:val="24"/>
        </w:rPr>
        <w:t xml:space="preserve">Muña </w:t>
      </w:r>
      <w:r w:rsidRPr="00E2721C">
        <w:rPr>
          <w:rFonts w:ascii="Arial" w:hAnsi="Arial" w:cs="Arial"/>
          <w:sz w:val="24"/>
          <w:szCs w:val="24"/>
        </w:rPr>
        <w:t>(</w:t>
      </w:r>
      <w:r w:rsidRPr="00E2721C">
        <w:rPr>
          <w:rFonts w:ascii="Arial" w:hAnsi="Arial" w:cs="Arial"/>
          <w:i/>
          <w:iCs/>
          <w:sz w:val="24"/>
          <w:szCs w:val="24"/>
        </w:rPr>
        <w:t>Minthostachys mollis</w:t>
      </w:r>
      <w:r w:rsidRPr="00E2721C">
        <w:rPr>
          <w:rFonts w:ascii="Arial" w:hAnsi="Arial" w:cs="Arial"/>
          <w:sz w:val="24"/>
          <w:szCs w:val="24"/>
        </w:rPr>
        <w:t>), hierba aromatica.</w:t>
      </w:r>
    </w:p>
    <w:p w14:paraId="2E571CD5" w14:textId="77777777" w:rsidR="00F11F27" w:rsidRDefault="00F11F27" w:rsidP="00F11F27">
      <w:pPr>
        <w:pStyle w:val="NoSpacing"/>
        <w:rPr>
          <w:rFonts w:ascii="Arial" w:hAnsi="Arial" w:cs="Arial"/>
          <w:b/>
          <w:sz w:val="20"/>
          <w:szCs w:val="20"/>
        </w:rPr>
      </w:pPr>
      <w:r w:rsidRPr="00C37A96">
        <w:rPr>
          <w:rFonts w:ascii="Arial" w:hAnsi="Arial" w:cs="Arial"/>
          <w:b/>
          <w:noProof/>
          <w:lang w:val="en-US"/>
        </w:rPr>
        <w:drawing>
          <wp:inline distT="0" distB="0" distL="0" distR="0" wp14:anchorId="67391622" wp14:editId="1413100A">
            <wp:extent cx="781050" cy="581025"/>
            <wp:effectExtent l="0" t="0" r="0" b="9525"/>
            <wp:docPr id="90" name="Imagen 90"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5EF9EAFF" w14:textId="77777777" w:rsidR="00F11F27" w:rsidRPr="00561F7F" w:rsidRDefault="00F11F27" w:rsidP="00F11F27">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34B92DC0" w14:textId="77777777" w:rsidR="00E2721C" w:rsidRPr="00E2721C" w:rsidRDefault="00E2721C" w:rsidP="00D8613E">
      <w:pPr>
        <w:pStyle w:val="ListParagraph"/>
        <w:numPr>
          <w:ilvl w:val="0"/>
          <w:numId w:val="47"/>
        </w:numPr>
        <w:autoSpaceDE w:val="0"/>
        <w:autoSpaceDN w:val="0"/>
        <w:adjustRightInd w:val="0"/>
        <w:spacing w:after="0" w:line="360" w:lineRule="auto"/>
        <w:jc w:val="both"/>
        <w:rPr>
          <w:rFonts w:ascii="Arial" w:hAnsi="Arial" w:cs="Arial"/>
          <w:sz w:val="24"/>
          <w:szCs w:val="24"/>
        </w:rPr>
      </w:pPr>
      <w:r w:rsidRPr="00E2721C">
        <w:rPr>
          <w:rFonts w:ascii="Arial" w:hAnsi="Arial" w:cs="Arial"/>
          <w:b/>
          <w:bCs/>
          <w:sz w:val="24"/>
          <w:szCs w:val="24"/>
        </w:rPr>
        <w:t xml:space="preserve">Huacatay </w:t>
      </w:r>
      <w:r w:rsidRPr="00E2721C">
        <w:rPr>
          <w:rFonts w:ascii="Arial" w:hAnsi="Arial" w:cs="Arial"/>
          <w:sz w:val="24"/>
          <w:szCs w:val="24"/>
        </w:rPr>
        <w:t>(</w:t>
      </w:r>
      <w:r w:rsidRPr="00E2721C">
        <w:rPr>
          <w:rFonts w:ascii="Arial" w:hAnsi="Arial" w:cs="Arial"/>
          <w:i/>
          <w:iCs/>
          <w:sz w:val="24"/>
          <w:szCs w:val="24"/>
        </w:rPr>
        <w:t>Tagetes Minuta</w:t>
      </w:r>
      <w:r w:rsidRPr="00E2721C">
        <w:rPr>
          <w:rFonts w:ascii="Arial" w:hAnsi="Arial" w:cs="Arial"/>
          <w:sz w:val="24"/>
          <w:szCs w:val="24"/>
        </w:rPr>
        <w:t>), existe a modo de arbusto y de temporal llamado chinche o chincho, su uso es exclusivamente culinario, para aderezar carnes, para el japchi, papa a la ocopa, etc.</w:t>
      </w:r>
    </w:p>
    <w:p w14:paraId="3F1CF4EB" w14:textId="77777777" w:rsidR="00E2721C" w:rsidRDefault="00E2721C" w:rsidP="00D8613E">
      <w:pPr>
        <w:pStyle w:val="ListParagraph"/>
        <w:numPr>
          <w:ilvl w:val="0"/>
          <w:numId w:val="47"/>
        </w:numPr>
        <w:autoSpaceDE w:val="0"/>
        <w:autoSpaceDN w:val="0"/>
        <w:adjustRightInd w:val="0"/>
        <w:spacing w:after="0" w:line="360" w:lineRule="auto"/>
        <w:jc w:val="both"/>
        <w:rPr>
          <w:rFonts w:ascii="Arial" w:hAnsi="Arial" w:cs="Arial"/>
          <w:sz w:val="24"/>
          <w:szCs w:val="24"/>
        </w:rPr>
      </w:pPr>
      <w:r w:rsidRPr="00E2721C">
        <w:rPr>
          <w:rFonts w:ascii="Arial" w:hAnsi="Arial" w:cs="Arial"/>
          <w:b/>
          <w:bCs/>
          <w:sz w:val="24"/>
          <w:szCs w:val="24"/>
        </w:rPr>
        <w:t xml:space="preserve">Retama </w:t>
      </w:r>
      <w:r w:rsidRPr="00E2721C">
        <w:rPr>
          <w:rFonts w:ascii="Arial" w:hAnsi="Arial" w:cs="Arial"/>
          <w:sz w:val="24"/>
          <w:szCs w:val="24"/>
        </w:rPr>
        <w:t>(</w:t>
      </w:r>
      <w:r w:rsidRPr="00E2721C">
        <w:rPr>
          <w:rFonts w:ascii="Arial" w:hAnsi="Arial" w:cs="Arial"/>
          <w:i/>
          <w:iCs/>
          <w:sz w:val="24"/>
          <w:szCs w:val="24"/>
        </w:rPr>
        <w:t>Lygos sphaerocarpa</w:t>
      </w:r>
      <w:r w:rsidRPr="00E2721C">
        <w:rPr>
          <w:rFonts w:ascii="Arial" w:hAnsi="Arial" w:cs="Arial"/>
          <w:sz w:val="24"/>
          <w:szCs w:val="24"/>
        </w:rPr>
        <w:t>), arbusto originario de España, planta extendida en todo</w:t>
      </w:r>
      <w:r>
        <w:rPr>
          <w:rFonts w:ascii="Arial" w:hAnsi="Arial" w:cs="Arial"/>
          <w:sz w:val="24"/>
          <w:szCs w:val="24"/>
        </w:rPr>
        <w:t xml:space="preserve"> el Valle de Mantaro</w:t>
      </w:r>
      <w:r w:rsidRPr="00E2721C">
        <w:rPr>
          <w:rFonts w:ascii="Arial" w:hAnsi="Arial" w:cs="Arial"/>
          <w:sz w:val="24"/>
          <w:szCs w:val="24"/>
        </w:rPr>
        <w:t>.</w:t>
      </w:r>
    </w:p>
    <w:p w14:paraId="54ECB0DD" w14:textId="77777777" w:rsidR="00E2721C" w:rsidRPr="00E2721C" w:rsidRDefault="00E2721C" w:rsidP="00E2721C">
      <w:pPr>
        <w:autoSpaceDE w:val="0"/>
        <w:autoSpaceDN w:val="0"/>
        <w:adjustRightInd w:val="0"/>
        <w:spacing w:after="0" w:line="360" w:lineRule="auto"/>
        <w:jc w:val="center"/>
        <w:rPr>
          <w:rFonts w:ascii="Arial" w:hAnsi="Arial" w:cs="Arial"/>
          <w:sz w:val="24"/>
          <w:szCs w:val="24"/>
        </w:rPr>
      </w:pPr>
      <w:r w:rsidRPr="004860E0">
        <w:rPr>
          <w:rFonts w:ascii="Times New Roman" w:hAnsi="Times New Roman" w:cs="Times New Roman"/>
          <w:noProof/>
          <w:sz w:val="24"/>
          <w:szCs w:val="24"/>
          <w:lang w:val="en-US"/>
        </w:rPr>
        <w:drawing>
          <wp:inline distT="0" distB="0" distL="0" distR="0" wp14:anchorId="3A5B0283" wp14:editId="507C1BE1">
            <wp:extent cx="3399790" cy="3209691"/>
            <wp:effectExtent l="0" t="0" r="0" b="0"/>
            <wp:docPr id="31" name="Imagen 31" descr="H:\DCIM\102_FUJI\DSCF2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CIM\102_FUJI\DSCF270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11742" cy="3220974"/>
                    </a:xfrm>
                    <a:prstGeom prst="rect">
                      <a:avLst/>
                    </a:prstGeom>
                    <a:noFill/>
                    <a:ln>
                      <a:noFill/>
                    </a:ln>
                  </pic:spPr>
                </pic:pic>
              </a:graphicData>
            </a:graphic>
          </wp:inline>
        </w:drawing>
      </w:r>
    </w:p>
    <w:p w14:paraId="1749F1CB" w14:textId="77777777" w:rsidR="00E2721C" w:rsidRPr="00E2721C" w:rsidRDefault="00E2721C" w:rsidP="00E2721C">
      <w:pPr>
        <w:autoSpaceDE w:val="0"/>
        <w:autoSpaceDN w:val="0"/>
        <w:adjustRightInd w:val="0"/>
        <w:spacing w:after="0" w:line="360" w:lineRule="auto"/>
        <w:jc w:val="center"/>
        <w:rPr>
          <w:rFonts w:ascii="Arial" w:hAnsi="Arial" w:cs="Arial"/>
          <w:sz w:val="24"/>
          <w:szCs w:val="24"/>
        </w:rPr>
      </w:pPr>
      <w:r w:rsidRPr="00E2721C">
        <w:rPr>
          <w:rFonts w:ascii="Arial" w:hAnsi="Arial" w:cs="Arial"/>
          <w:sz w:val="24"/>
          <w:szCs w:val="24"/>
        </w:rPr>
        <w:t>Árbol de molle</w:t>
      </w:r>
    </w:p>
    <w:p w14:paraId="0ACDB49E" w14:textId="77777777" w:rsidR="00E2721C" w:rsidRPr="009D03C4" w:rsidRDefault="00E2721C" w:rsidP="00E2721C">
      <w:pPr>
        <w:autoSpaceDE w:val="0"/>
        <w:autoSpaceDN w:val="0"/>
        <w:adjustRightInd w:val="0"/>
        <w:spacing w:after="0" w:line="360" w:lineRule="auto"/>
        <w:jc w:val="both"/>
        <w:rPr>
          <w:rFonts w:ascii="Arial" w:hAnsi="Arial" w:cs="Arial"/>
          <w:b/>
        </w:rPr>
      </w:pPr>
      <w:r w:rsidRPr="009D03C4">
        <w:rPr>
          <w:rFonts w:ascii="Arial" w:hAnsi="Arial" w:cs="Arial"/>
          <w:b/>
        </w:rPr>
        <w:t>FAUNA</w:t>
      </w:r>
    </w:p>
    <w:p w14:paraId="1096C9E6" w14:textId="77777777" w:rsidR="00E2721C" w:rsidRPr="009D03C4" w:rsidRDefault="00E2721C" w:rsidP="00D8613E">
      <w:pPr>
        <w:pStyle w:val="ListParagraph"/>
        <w:numPr>
          <w:ilvl w:val="0"/>
          <w:numId w:val="48"/>
        </w:numPr>
        <w:autoSpaceDE w:val="0"/>
        <w:autoSpaceDN w:val="0"/>
        <w:adjustRightInd w:val="0"/>
        <w:spacing w:after="0" w:line="360" w:lineRule="auto"/>
        <w:jc w:val="both"/>
        <w:rPr>
          <w:rFonts w:ascii="Arial" w:hAnsi="Arial" w:cs="Arial"/>
        </w:rPr>
      </w:pPr>
      <w:r w:rsidRPr="009D03C4">
        <w:rPr>
          <w:rFonts w:ascii="Arial" w:hAnsi="Arial" w:cs="Arial"/>
        </w:rPr>
        <w:t>Zorzal gris o chihuaco (</w:t>
      </w:r>
      <w:r w:rsidRPr="009D03C4">
        <w:rPr>
          <w:rFonts w:ascii="Arial" w:hAnsi="Arial" w:cs="Arial"/>
          <w:i/>
          <w:iCs/>
        </w:rPr>
        <w:t>Merula serrana</w:t>
      </w:r>
      <w:r w:rsidRPr="009D03C4">
        <w:rPr>
          <w:rFonts w:ascii="Arial" w:hAnsi="Arial" w:cs="Arial"/>
        </w:rPr>
        <w:t>)</w:t>
      </w:r>
    </w:p>
    <w:p w14:paraId="03CC2E63" w14:textId="77777777" w:rsidR="00E2721C" w:rsidRPr="009D03C4" w:rsidRDefault="00E2721C" w:rsidP="00D8613E">
      <w:pPr>
        <w:pStyle w:val="ListParagraph"/>
        <w:numPr>
          <w:ilvl w:val="0"/>
          <w:numId w:val="48"/>
        </w:numPr>
        <w:autoSpaceDE w:val="0"/>
        <w:autoSpaceDN w:val="0"/>
        <w:adjustRightInd w:val="0"/>
        <w:spacing w:after="0" w:line="360" w:lineRule="auto"/>
        <w:jc w:val="both"/>
        <w:rPr>
          <w:rFonts w:ascii="Arial" w:hAnsi="Arial" w:cs="Arial"/>
        </w:rPr>
      </w:pPr>
      <w:r w:rsidRPr="009D03C4">
        <w:rPr>
          <w:rFonts w:ascii="Arial" w:hAnsi="Arial" w:cs="Arial"/>
        </w:rPr>
        <w:t xml:space="preserve"> Picaflor (</w:t>
      </w:r>
      <w:r w:rsidRPr="009D03C4">
        <w:rPr>
          <w:rFonts w:ascii="Arial" w:hAnsi="Arial" w:cs="Arial"/>
          <w:i/>
          <w:iCs/>
        </w:rPr>
        <w:t>Trochilus sp</w:t>
      </w:r>
      <w:r w:rsidRPr="009D03C4">
        <w:rPr>
          <w:rFonts w:ascii="Arial" w:hAnsi="Arial" w:cs="Arial"/>
        </w:rPr>
        <w:t xml:space="preserve">), </w:t>
      </w:r>
    </w:p>
    <w:p w14:paraId="4B1C376C" w14:textId="77777777" w:rsidR="00E2721C" w:rsidRPr="009D03C4" w:rsidRDefault="00E2721C" w:rsidP="00D8613E">
      <w:pPr>
        <w:pStyle w:val="ListParagraph"/>
        <w:numPr>
          <w:ilvl w:val="0"/>
          <w:numId w:val="48"/>
        </w:numPr>
        <w:autoSpaceDE w:val="0"/>
        <w:autoSpaceDN w:val="0"/>
        <w:adjustRightInd w:val="0"/>
        <w:spacing w:after="0" w:line="360" w:lineRule="auto"/>
        <w:jc w:val="both"/>
        <w:rPr>
          <w:rFonts w:ascii="Arial" w:hAnsi="Arial" w:cs="Arial"/>
          <w:i/>
          <w:iCs/>
        </w:rPr>
      </w:pPr>
      <w:r w:rsidRPr="009D03C4">
        <w:rPr>
          <w:rFonts w:ascii="Arial" w:hAnsi="Arial" w:cs="Arial"/>
        </w:rPr>
        <w:t>Gorrión (</w:t>
      </w:r>
      <w:r w:rsidRPr="009D03C4">
        <w:rPr>
          <w:rFonts w:ascii="Arial" w:hAnsi="Arial" w:cs="Arial"/>
          <w:i/>
          <w:iCs/>
        </w:rPr>
        <w:t>Zonotrichia Pileata</w:t>
      </w:r>
      <w:r w:rsidRPr="009D03C4">
        <w:rPr>
          <w:rFonts w:ascii="Arial" w:hAnsi="Arial" w:cs="Arial"/>
        </w:rPr>
        <w:t xml:space="preserve">), </w:t>
      </w:r>
    </w:p>
    <w:p w14:paraId="14871190" w14:textId="77777777" w:rsidR="00E2721C" w:rsidRPr="009D03C4" w:rsidRDefault="00E2721C" w:rsidP="00D8613E">
      <w:pPr>
        <w:pStyle w:val="ListParagraph"/>
        <w:numPr>
          <w:ilvl w:val="0"/>
          <w:numId w:val="48"/>
        </w:numPr>
        <w:autoSpaceDE w:val="0"/>
        <w:autoSpaceDN w:val="0"/>
        <w:adjustRightInd w:val="0"/>
        <w:spacing w:after="0" w:line="360" w:lineRule="auto"/>
        <w:jc w:val="both"/>
        <w:rPr>
          <w:rFonts w:ascii="Arial" w:hAnsi="Arial" w:cs="Arial"/>
          <w:i/>
          <w:iCs/>
        </w:rPr>
      </w:pPr>
      <w:r w:rsidRPr="009D03C4">
        <w:rPr>
          <w:rFonts w:ascii="Arial" w:hAnsi="Arial" w:cs="Arial"/>
        </w:rPr>
        <w:t>gavilán (</w:t>
      </w:r>
      <w:r w:rsidRPr="009D03C4">
        <w:rPr>
          <w:rFonts w:ascii="Arial" w:hAnsi="Arial" w:cs="Arial"/>
          <w:i/>
          <w:iCs/>
        </w:rPr>
        <w:t>Buteo poecilochrous</w:t>
      </w:r>
      <w:r w:rsidRPr="009D03C4">
        <w:rPr>
          <w:rFonts w:ascii="Arial" w:hAnsi="Arial" w:cs="Arial"/>
        </w:rPr>
        <w:t>)</w:t>
      </w:r>
    </w:p>
    <w:p w14:paraId="1CB9874C" w14:textId="77777777" w:rsidR="00E2721C" w:rsidRPr="009D03C4" w:rsidRDefault="00E2721C" w:rsidP="00D8613E">
      <w:pPr>
        <w:pStyle w:val="ListParagraph"/>
        <w:numPr>
          <w:ilvl w:val="0"/>
          <w:numId w:val="48"/>
        </w:numPr>
        <w:autoSpaceDE w:val="0"/>
        <w:autoSpaceDN w:val="0"/>
        <w:adjustRightInd w:val="0"/>
        <w:spacing w:after="0" w:line="360" w:lineRule="auto"/>
        <w:jc w:val="both"/>
        <w:rPr>
          <w:rFonts w:ascii="Arial" w:hAnsi="Arial" w:cs="Arial"/>
          <w:i/>
          <w:iCs/>
        </w:rPr>
      </w:pPr>
      <w:r w:rsidRPr="009D03C4">
        <w:rPr>
          <w:rFonts w:ascii="Arial" w:hAnsi="Arial" w:cs="Arial"/>
        </w:rPr>
        <w:t>paloma torcasa (</w:t>
      </w:r>
      <w:r w:rsidRPr="009D03C4">
        <w:rPr>
          <w:rFonts w:ascii="Arial" w:hAnsi="Arial" w:cs="Arial"/>
          <w:i/>
          <w:iCs/>
        </w:rPr>
        <w:t>Columbatorcaz</w:t>
      </w:r>
      <w:r w:rsidRPr="009D03C4">
        <w:rPr>
          <w:rFonts w:ascii="Arial" w:hAnsi="Arial" w:cs="Arial"/>
        </w:rPr>
        <w:t>)</w:t>
      </w:r>
    </w:p>
    <w:p w14:paraId="14883B1D" w14:textId="77777777" w:rsidR="00E2721C" w:rsidRPr="009D03C4" w:rsidRDefault="00E2721C" w:rsidP="00D8613E">
      <w:pPr>
        <w:pStyle w:val="ListParagraph"/>
        <w:numPr>
          <w:ilvl w:val="0"/>
          <w:numId w:val="48"/>
        </w:numPr>
        <w:autoSpaceDE w:val="0"/>
        <w:autoSpaceDN w:val="0"/>
        <w:adjustRightInd w:val="0"/>
        <w:spacing w:after="0" w:line="360" w:lineRule="auto"/>
        <w:jc w:val="both"/>
        <w:rPr>
          <w:rFonts w:ascii="Arial" w:hAnsi="Arial" w:cs="Arial"/>
          <w:i/>
          <w:iCs/>
        </w:rPr>
      </w:pPr>
      <w:r w:rsidRPr="009D03C4">
        <w:rPr>
          <w:rFonts w:ascii="Arial" w:hAnsi="Arial" w:cs="Arial"/>
        </w:rPr>
        <w:t>zorro andino (</w:t>
      </w:r>
      <w:r w:rsidRPr="009D03C4">
        <w:rPr>
          <w:rFonts w:ascii="Arial" w:hAnsi="Arial" w:cs="Arial"/>
          <w:i/>
          <w:iCs/>
        </w:rPr>
        <w:t>Duscicyon culpaeus andinus</w:t>
      </w:r>
      <w:r w:rsidRPr="009D03C4">
        <w:rPr>
          <w:rFonts w:ascii="Arial" w:hAnsi="Arial" w:cs="Arial"/>
        </w:rPr>
        <w:t>)</w:t>
      </w:r>
    </w:p>
    <w:p w14:paraId="49508C78" w14:textId="77777777" w:rsidR="00F11F27" w:rsidRPr="009D03C4" w:rsidRDefault="00E2721C" w:rsidP="00D8613E">
      <w:pPr>
        <w:pStyle w:val="ListParagraph"/>
        <w:numPr>
          <w:ilvl w:val="0"/>
          <w:numId w:val="48"/>
        </w:numPr>
        <w:autoSpaceDE w:val="0"/>
        <w:autoSpaceDN w:val="0"/>
        <w:adjustRightInd w:val="0"/>
        <w:spacing w:after="0" w:line="360" w:lineRule="auto"/>
        <w:jc w:val="both"/>
        <w:rPr>
          <w:rFonts w:ascii="Arial" w:hAnsi="Arial" w:cs="Arial"/>
          <w:i/>
          <w:iCs/>
        </w:rPr>
      </w:pPr>
      <w:r w:rsidRPr="009D03C4">
        <w:rPr>
          <w:rFonts w:ascii="Arial" w:hAnsi="Arial" w:cs="Arial"/>
        </w:rPr>
        <w:t>zorrillo o añas (</w:t>
      </w:r>
      <w:r w:rsidRPr="009D03C4">
        <w:rPr>
          <w:rFonts w:ascii="Arial" w:hAnsi="Arial" w:cs="Arial"/>
          <w:i/>
          <w:iCs/>
        </w:rPr>
        <w:t>Canepactus</w:t>
      </w:r>
    </w:p>
    <w:p w14:paraId="3229B5A1" w14:textId="77777777" w:rsidR="00E2721C" w:rsidRPr="009D03C4" w:rsidRDefault="00E2721C" w:rsidP="00F11F27">
      <w:pPr>
        <w:pStyle w:val="NoSpacing"/>
        <w:rPr>
          <w:rFonts w:ascii="Arial" w:hAnsi="Arial" w:cs="Arial"/>
          <w:b/>
        </w:rPr>
      </w:pPr>
      <w:r w:rsidRPr="009D03C4">
        <w:rPr>
          <w:rFonts w:ascii="Arial" w:hAnsi="Arial" w:cs="Arial"/>
          <w:b/>
        </w:rPr>
        <w:t>RESIDUOS SOLIDOS</w:t>
      </w:r>
    </w:p>
    <w:p w14:paraId="0529B9C2" w14:textId="77777777" w:rsidR="009D03C4" w:rsidRDefault="00E2721C" w:rsidP="00E2721C">
      <w:pPr>
        <w:autoSpaceDE w:val="0"/>
        <w:autoSpaceDN w:val="0"/>
        <w:adjustRightInd w:val="0"/>
        <w:spacing w:after="0" w:line="360" w:lineRule="auto"/>
        <w:jc w:val="both"/>
        <w:rPr>
          <w:rFonts w:ascii="Arial" w:hAnsi="Arial" w:cs="Arial"/>
          <w:color w:val="000000"/>
        </w:rPr>
      </w:pPr>
      <w:r w:rsidRPr="00F11F27">
        <w:rPr>
          <w:rFonts w:ascii="Arial" w:hAnsi="Arial" w:cs="Arial"/>
          <w:color w:val="000000"/>
        </w:rPr>
        <w:t xml:space="preserve">El manejo inadecuado de los residuos sólidos contamina el aire, el agua superficial y subterránea, degrada y contamina los suelos cuando se vierten residuos químicos.. Los productos domésticos que contienen ingredientes corrosivos, tóxicos, inflamables o reactivos se consideran desechos domésticos peligrosos. Los productos como pinturas, limpiadores, aceites, baterías y pesticidas, los cuales contienen ingredientes potencialmente peligrosos, requieren un cuidado especial al deshacerse de ellos. El contacto directo o indirecto de la población con estos residuos representa un grave problema sanitario. </w:t>
      </w:r>
    </w:p>
    <w:p w14:paraId="2CC7F9E8" w14:textId="77777777" w:rsidR="009D03C4" w:rsidRDefault="009D03C4" w:rsidP="009D03C4">
      <w:pPr>
        <w:pStyle w:val="NoSpacing"/>
        <w:rPr>
          <w:rFonts w:ascii="Arial" w:hAnsi="Arial" w:cs="Arial"/>
          <w:b/>
          <w:sz w:val="20"/>
          <w:szCs w:val="20"/>
        </w:rPr>
      </w:pPr>
      <w:r w:rsidRPr="00C37A96">
        <w:rPr>
          <w:rFonts w:ascii="Arial" w:hAnsi="Arial" w:cs="Arial"/>
          <w:b/>
          <w:noProof/>
          <w:lang w:val="en-US"/>
        </w:rPr>
        <w:drawing>
          <wp:inline distT="0" distB="0" distL="0" distR="0" wp14:anchorId="44465ABC" wp14:editId="5A13A986">
            <wp:extent cx="781050" cy="581025"/>
            <wp:effectExtent l="0" t="0" r="0" b="9525"/>
            <wp:docPr id="74" name="Imagen 74"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0ECAF620" w14:textId="77777777" w:rsidR="009D03C4" w:rsidRPr="00561F7F" w:rsidRDefault="009D03C4" w:rsidP="009D03C4">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1B50EFFC" w14:textId="77777777" w:rsidR="00E2721C" w:rsidRPr="00F11F27" w:rsidRDefault="00E2721C" w:rsidP="00E2721C">
      <w:pPr>
        <w:autoSpaceDE w:val="0"/>
        <w:autoSpaceDN w:val="0"/>
        <w:adjustRightInd w:val="0"/>
        <w:spacing w:after="0" w:line="360" w:lineRule="auto"/>
        <w:jc w:val="both"/>
        <w:rPr>
          <w:rFonts w:ascii="Arial" w:hAnsi="Arial" w:cs="Arial"/>
          <w:color w:val="000000"/>
        </w:rPr>
      </w:pPr>
      <w:r w:rsidRPr="00F11F27">
        <w:rPr>
          <w:rFonts w:ascii="Arial" w:hAnsi="Arial" w:cs="Arial"/>
          <w:color w:val="000000"/>
        </w:rPr>
        <w:t xml:space="preserve">En el año 2000, se promulgó la Ley 27314, Ley General de Residuos Sólidos, para reducir los impactos nocivos que los residuos generan en la salud y el ambiente. La gestión de los residuos sólidos en el país tiene como finalidad su manejo integral y sostenible, mediante la articulación, integración y compatibilización de las políticas, planes, programas, estrategias y acciones de quienes intervienen en la gestión y el manejo de los residuos sólidos, aplicando los lineamientos de política que se establecen en la Ley. </w:t>
      </w:r>
    </w:p>
    <w:p w14:paraId="0B135F88" w14:textId="77777777" w:rsidR="00E2721C" w:rsidRPr="00F11F27" w:rsidRDefault="00E2721C" w:rsidP="00E2721C">
      <w:pPr>
        <w:autoSpaceDE w:val="0"/>
        <w:autoSpaceDN w:val="0"/>
        <w:adjustRightInd w:val="0"/>
        <w:spacing w:after="0" w:line="360" w:lineRule="auto"/>
        <w:jc w:val="both"/>
        <w:rPr>
          <w:rFonts w:ascii="Arial" w:hAnsi="Arial" w:cs="Arial"/>
        </w:rPr>
      </w:pPr>
      <w:r w:rsidRPr="00F11F27">
        <w:rPr>
          <w:rFonts w:ascii="Arial" w:hAnsi="Arial" w:cs="Arial"/>
        </w:rPr>
        <w:t>La Ley General de Residuos Sólidos estableció como principal instrumento para la adecuada gestión y manejo de residuos el Plan Integral de Gestión Ambiental de</w:t>
      </w:r>
      <w:r w:rsidRPr="00E2721C">
        <w:rPr>
          <w:rFonts w:ascii="Arial" w:hAnsi="Arial" w:cs="Arial"/>
          <w:sz w:val="24"/>
          <w:szCs w:val="24"/>
        </w:rPr>
        <w:t xml:space="preserve"> Residuos Sólidos </w:t>
      </w:r>
      <w:r w:rsidRPr="00F11F27">
        <w:rPr>
          <w:rFonts w:ascii="Arial" w:hAnsi="Arial" w:cs="Arial"/>
        </w:rPr>
        <w:t>(PIGARS), el cual debería ser formulado por las municipalidades.</w:t>
      </w:r>
    </w:p>
    <w:p w14:paraId="014494BD" w14:textId="77777777" w:rsidR="00E2721C" w:rsidRPr="00E2721C" w:rsidRDefault="00E2721C" w:rsidP="00E2721C">
      <w:pPr>
        <w:autoSpaceDE w:val="0"/>
        <w:autoSpaceDN w:val="0"/>
        <w:adjustRightInd w:val="0"/>
        <w:spacing w:after="0" w:line="360" w:lineRule="auto"/>
        <w:jc w:val="center"/>
        <w:rPr>
          <w:rFonts w:ascii="Arial" w:hAnsi="Arial" w:cs="Arial"/>
          <w:sz w:val="24"/>
          <w:szCs w:val="24"/>
        </w:rPr>
      </w:pPr>
      <w:r w:rsidRPr="004860E0">
        <w:rPr>
          <w:rFonts w:ascii="Times New Roman" w:hAnsi="Times New Roman" w:cs="Times New Roman"/>
          <w:noProof/>
          <w:sz w:val="24"/>
          <w:szCs w:val="24"/>
          <w:lang w:val="en-US"/>
        </w:rPr>
        <w:drawing>
          <wp:inline distT="0" distB="0" distL="0" distR="0" wp14:anchorId="3F5B619B" wp14:editId="2FBC4EAD">
            <wp:extent cx="3566984" cy="2182495"/>
            <wp:effectExtent l="0" t="0" r="0" b="8255"/>
            <wp:docPr id="64" name="Imagen 64" descr="H:\DCIM\102_FUJI\DSCF2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CIM\102_FUJI\DSCF270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99955" cy="2202668"/>
                    </a:xfrm>
                    <a:prstGeom prst="rect">
                      <a:avLst/>
                    </a:prstGeom>
                    <a:noFill/>
                    <a:ln>
                      <a:noFill/>
                    </a:ln>
                  </pic:spPr>
                </pic:pic>
              </a:graphicData>
            </a:graphic>
          </wp:inline>
        </w:drawing>
      </w:r>
    </w:p>
    <w:p w14:paraId="3F0AD035" w14:textId="77777777" w:rsidR="00E2721C" w:rsidRPr="00F11F27" w:rsidRDefault="00E2721C" w:rsidP="00E2721C">
      <w:pPr>
        <w:autoSpaceDE w:val="0"/>
        <w:autoSpaceDN w:val="0"/>
        <w:adjustRightInd w:val="0"/>
        <w:spacing w:after="0" w:line="360" w:lineRule="auto"/>
        <w:jc w:val="center"/>
        <w:rPr>
          <w:rFonts w:ascii="Arial" w:hAnsi="Arial" w:cs="Arial"/>
          <w:bCs/>
          <w:color w:val="000000"/>
        </w:rPr>
      </w:pPr>
      <w:r w:rsidRPr="00F11F27">
        <w:rPr>
          <w:rFonts w:ascii="Arial" w:hAnsi="Arial" w:cs="Arial"/>
          <w:bCs/>
          <w:color w:val="000000"/>
        </w:rPr>
        <w:t>Botadero de residuos sólidos – Huacrapuquio</w:t>
      </w:r>
    </w:p>
    <w:p w14:paraId="1CE247EA" w14:textId="77777777" w:rsidR="00E2721C" w:rsidRDefault="00E2721C" w:rsidP="00E2721C">
      <w:pPr>
        <w:autoSpaceDE w:val="0"/>
        <w:autoSpaceDN w:val="0"/>
        <w:adjustRightInd w:val="0"/>
        <w:spacing w:after="0" w:line="360" w:lineRule="auto"/>
        <w:jc w:val="both"/>
        <w:rPr>
          <w:rFonts w:ascii="Arial" w:hAnsi="Arial" w:cs="Arial"/>
          <w:bCs/>
          <w:color w:val="000000"/>
        </w:rPr>
      </w:pPr>
      <w:r w:rsidRPr="00F11F27">
        <w:rPr>
          <w:rFonts w:ascii="Arial" w:hAnsi="Arial" w:cs="Arial"/>
          <w:bCs/>
          <w:color w:val="000000"/>
        </w:rPr>
        <w:t>La municipalidad de Huacrapuquio, no cuenta con una planta de tratamiento de residuos sólidos, la disposición lo realiza en un botadero en el paraje de Cashra Calle, corriendo con ello el peligro de contaminación ambiental, por lo que urge su solución.</w:t>
      </w:r>
    </w:p>
    <w:p w14:paraId="2FEDA5F7" w14:textId="77777777" w:rsidR="009D03C4" w:rsidRDefault="009D03C4" w:rsidP="00E2721C">
      <w:pPr>
        <w:autoSpaceDE w:val="0"/>
        <w:autoSpaceDN w:val="0"/>
        <w:adjustRightInd w:val="0"/>
        <w:spacing w:after="0" w:line="360" w:lineRule="auto"/>
        <w:jc w:val="both"/>
        <w:rPr>
          <w:rFonts w:ascii="Arial" w:hAnsi="Arial" w:cs="Arial"/>
          <w:bCs/>
          <w:color w:val="000000"/>
        </w:rPr>
      </w:pPr>
    </w:p>
    <w:p w14:paraId="4B04B2EC" w14:textId="77777777" w:rsidR="009D03C4" w:rsidRPr="009D03C4" w:rsidRDefault="004B0CFD" w:rsidP="00E2721C">
      <w:pPr>
        <w:autoSpaceDE w:val="0"/>
        <w:autoSpaceDN w:val="0"/>
        <w:adjustRightInd w:val="0"/>
        <w:spacing w:after="0" w:line="360" w:lineRule="auto"/>
        <w:jc w:val="both"/>
        <w:rPr>
          <w:rFonts w:ascii="Arial" w:hAnsi="Arial" w:cs="Arial"/>
          <w:b/>
          <w:bCs/>
          <w:color w:val="000000"/>
        </w:rPr>
      </w:pPr>
      <w:r>
        <w:rPr>
          <w:rFonts w:ascii="Arial" w:hAnsi="Arial" w:cs="Arial"/>
          <w:b/>
          <w:bCs/>
          <w:color w:val="000000"/>
        </w:rPr>
        <w:t>7.</w:t>
      </w:r>
      <w:r w:rsidR="009D03C4" w:rsidRPr="009D03C4">
        <w:rPr>
          <w:rFonts w:ascii="Arial" w:hAnsi="Arial" w:cs="Arial"/>
          <w:b/>
          <w:bCs/>
          <w:color w:val="000000"/>
        </w:rPr>
        <w:t>SISTEMA DE GESTION DE RIESGO DE DESASTRES</w:t>
      </w:r>
    </w:p>
    <w:p w14:paraId="0E50D86F" w14:textId="77777777" w:rsidR="00D55559" w:rsidRDefault="00D55559" w:rsidP="00D55559">
      <w:pPr>
        <w:autoSpaceDE w:val="0"/>
        <w:autoSpaceDN w:val="0"/>
        <w:adjustRightInd w:val="0"/>
        <w:spacing w:after="0" w:line="240" w:lineRule="auto"/>
        <w:jc w:val="center"/>
        <w:rPr>
          <w:rFonts w:ascii="Arial" w:hAnsi="Arial" w:cs="Arial"/>
          <w:b/>
          <w:bCs/>
          <w:color w:val="000000"/>
          <w:sz w:val="24"/>
          <w:szCs w:val="24"/>
        </w:rPr>
      </w:pPr>
      <w:r w:rsidRPr="00EA0C90">
        <w:rPr>
          <w:noProof/>
          <w:lang w:val="en-US"/>
        </w:rPr>
        <w:drawing>
          <wp:inline distT="0" distB="0" distL="0" distR="0" wp14:anchorId="662314BE" wp14:editId="6ADFAB51">
            <wp:extent cx="5609058" cy="2718486"/>
            <wp:effectExtent l="0" t="0" r="0" b="5715"/>
            <wp:docPr id="125" name="Imagen 125" descr="20&#10;Incorporación de la gestión del riesgo de desastres&#10;Estimación del riesgo&#10;Prevención del riesgo&#10;Reducción del riesgo&#10;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0;Incorporación de la gestión del riesgo de desastres&#10;Estimación del riesgo&#10;Prevención del riesgo&#10;Reducción del riesgo&#10;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3287" cy="2730229"/>
                    </a:xfrm>
                    <a:prstGeom prst="rect">
                      <a:avLst/>
                    </a:prstGeom>
                    <a:noFill/>
                    <a:ln>
                      <a:noFill/>
                    </a:ln>
                  </pic:spPr>
                </pic:pic>
              </a:graphicData>
            </a:graphic>
          </wp:inline>
        </w:drawing>
      </w:r>
    </w:p>
    <w:p w14:paraId="4E8BE5DA" w14:textId="77777777" w:rsidR="009D03C4" w:rsidRDefault="009D03C4" w:rsidP="009D03C4">
      <w:pPr>
        <w:pStyle w:val="NoSpacing"/>
        <w:rPr>
          <w:rFonts w:ascii="Arial" w:hAnsi="Arial" w:cs="Arial"/>
          <w:b/>
          <w:sz w:val="20"/>
          <w:szCs w:val="20"/>
        </w:rPr>
      </w:pPr>
      <w:r w:rsidRPr="00C37A96">
        <w:rPr>
          <w:rFonts w:ascii="Arial" w:hAnsi="Arial" w:cs="Arial"/>
          <w:b/>
          <w:noProof/>
          <w:lang w:val="en-US"/>
        </w:rPr>
        <w:drawing>
          <wp:inline distT="0" distB="0" distL="0" distR="0" wp14:anchorId="21BC2AA7" wp14:editId="4ABD159E">
            <wp:extent cx="781050" cy="581025"/>
            <wp:effectExtent l="0" t="0" r="0" b="9525"/>
            <wp:docPr id="75" name="Imagen 75"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67FDB9A1" w14:textId="77777777" w:rsidR="009D03C4" w:rsidRPr="00561F7F" w:rsidRDefault="009D03C4" w:rsidP="009D03C4">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1039C9F9" w14:textId="77777777" w:rsidR="00432536" w:rsidRPr="00F11F27" w:rsidRDefault="00432536" w:rsidP="00432536">
      <w:pPr>
        <w:autoSpaceDE w:val="0"/>
        <w:autoSpaceDN w:val="0"/>
        <w:adjustRightInd w:val="0"/>
        <w:spacing w:after="0" w:line="360" w:lineRule="auto"/>
        <w:jc w:val="both"/>
        <w:rPr>
          <w:rFonts w:ascii="Arial" w:hAnsi="Arial" w:cs="Arial"/>
          <w:b/>
          <w:color w:val="000000"/>
        </w:rPr>
      </w:pPr>
      <w:r w:rsidRPr="00F11F27">
        <w:rPr>
          <w:rFonts w:ascii="Arial" w:hAnsi="Arial" w:cs="Arial"/>
          <w:b/>
          <w:color w:val="000000"/>
        </w:rPr>
        <w:t>Vulnerabilidad de la Viviendas</w:t>
      </w:r>
    </w:p>
    <w:p w14:paraId="1406191F" w14:textId="77777777" w:rsidR="00432536" w:rsidRPr="00F11F27" w:rsidRDefault="00432536" w:rsidP="00432536">
      <w:pPr>
        <w:autoSpaceDE w:val="0"/>
        <w:autoSpaceDN w:val="0"/>
        <w:adjustRightInd w:val="0"/>
        <w:spacing w:after="60" w:line="360" w:lineRule="auto"/>
        <w:ind w:firstLine="360"/>
        <w:jc w:val="both"/>
        <w:rPr>
          <w:rFonts w:ascii="Arial" w:hAnsi="Arial" w:cs="Arial"/>
          <w:color w:val="000000"/>
        </w:rPr>
      </w:pPr>
      <w:r w:rsidRPr="00F11F27">
        <w:rPr>
          <w:rFonts w:ascii="Arial" w:hAnsi="Arial" w:cs="Arial"/>
          <w:color w:val="000000"/>
        </w:rPr>
        <w:t xml:space="preserve">Una de las características de las viviendas del distrito de Huacrapuquio, es que han sido construidos desde su origen sin ningún o con muy poco criterio de urbanismo y de seguridad y puede llamárseles </w:t>
      </w:r>
      <w:r w:rsidRPr="00F11F27">
        <w:rPr>
          <w:rFonts w:ascii="Arial" w:hAnsi="Arial" w:cs="Arial"/>
          <w:b/>
          <w:color w:val="000000"/>
        </w:rPr>
        <w:t>vulnerables por origen</w:t>
      </w:r>
      <w:r w:rsidRPr="00F11F27">
        <w:rPr>
          <w:rFonts w:ascii="Arial" w:hAnsi="Arial" w:cs="Arial"/>
          <w:color w:val="000000"/>
        </w:rPr>
        <w:t>.</w:t>
      </w:r>
    </w:p>
    <w:p w14:paraId="4AA6CC11" w14:textId="6F3CDBDE" w:rsidR="00432536" w:rsidRDefault="00432536" w:rsidP="00E32EE1">
      <w:pPr>
        <w:autoSpaceDE w:val="0"/>
        <w:autoSpaceDN w:val="0"/>
        <w:adjustRightInd w:val="0"/>
        <w:spacing w:after="0" w:line="360" w:lineRule="auto"/>
        <w:jc w:val="both"/>
        <w:rPr>
          <w:rFonts w:ascii="Arial" w:hAnsi="Arial" w:cs="Arial"/>
          <w:color w:val="000000"/>
        </w:rPr>
      </w:pPr>
      <w:r w:rsidRPr="00F11F27">
        <w:rPr>
          <w:rFonts w:ascii="Arial" w:hAnsi="Arial" w:cs="Arial"/>
          <w:color w:val="000000"/>
        </w:rPr>
        <w:t xml:space="preserve">La vulnerabilidad de Huacrapuquio, es el reflejo del estado individual y colectivo de sus habitantes o tipos de orden ambiental y ecológico, físico, económico, social, entre otros; los mismos que son dinámicos, es decir cambian continuamente con el tiempo, según su nivel de preparación, actitud, comportamiento, normas, condiciones socio-económicas y políticas. A </w:t>
      </w:r>
      <w:r w:rsidR="0010066B" w:rsidRPr="00F11F27">
        <w:rPr>
          <w:rFonts w:ascii="Arial" w:hAnsi="Arial" w:cs="Arial"/>
          <w:color w:val="000000"/>
        </w:rPr>
        <w:t>continuación,</w:t>
      </w:r>
      <w:r w:rsidRPr="00F11F27">
        <w:rPr>
          <w:rFonts w:ascii="Arial" w:hAnsi="Arial" w:cs="Arial"/>
          <w:color w:val="000000"/>
        </w:rPr>
        <w:t xml:space="preserve"> veamos la vulnerabilidad física de las viviendas en Huacrapuquio, de acuerdo al Censo Nacional del 2017. </w:t>
      </w:r>
    </w:p>
    <w:p w14:paraId="1B119E85" w14:textId="3D8BE575" w:rsidR="00432536" w:rsidRPr="00FA2A62" w:rsidRDefault="007B7E3D" w:rsidP="00E32EE1">
      <w:pPr>
        <w:autoSpaceDE w:val="0"/>
        <w:autoSpaceDN w:val="0"/>
        <w:adjustRightInd w:val="0"/>
        <w:spacing w:after="0" w:line="360" w:lineRule="auto"/>
        <w:jc w:val="both"/>
        <w:rPr>
          <w:rFonts w:ascii="Arial" w:hAnsi="Arial" w:cs="Arial"/>
          <w:color w:val="000000"/>
        </w:rPr>
      </w:pPr>
      <w:r>
        <w:rPr>
          <w:rFonts w:ascii="Arial" w:hAnsi="Arial" w:cs="Arial"/>
          <w:color w:val="000000"/>
        </w:rPr>
        <w:t>E</w:t>
      </w:r>
      <w:r w:rsidR="00432536" w:rsidRPr="00FA2A62">
        <w:rPr>
          <w:rFonts w:ascii="Arial" w:hAnsi="Arial" w:cs="Arial"/>
          <w:color w:val="000000"/>
        </w:rPr>
        <w:t>l 90 % de las viviendas son de material rustico de adobe y tapia, lo cual sitúa a las viviendas en un nivel alto de vulnerabilidad, frente a los desastres naturales toda vez que son las viviendas con construcciones de material noble (cemento, ladrillo y fierros), que son más resistentes a los efectos de las lluvias.</w:t>
      </w:r>
    </w:p>
    <w:p w14:paraId="0DFB0985" w14:textId="77777777" w:rsidR="00E2721C" w:rsidRPr="00E2721C" w:rsidRDefault="00C8384F" w:rsidP="005C79B7">
      <w:pPr>
        <w:autoSpaceDE w:val="0"/>
        <w:autoSpaceDN w:val="0"/>
        <w:adjustRightInd w:val="0"/>
        <w:spacing w:after="0" w:line="360" w:lineRule="auto"/>
        <w:jc w:val="center"/>
        <w:rPr>
          <w:rFonts w:ascii="Arial" w:hAnsi="Arial" w:cs="Arial"/>
          <w:bCs/>
          <w:color w:val="000000"/>
          <w:sz w:val="24"/>
          <w:szCs w:val="24"/>
        </w:rPr>
      </w:pPr>
      <w:r w:rsidRPr="00DD49E6">
        <w:rPr>
          <w:noProof/>
          <w:lang w:val="en-US"/>
        </w:rPr>
        <w:drawing>
          <wp:inline distT="0" distB="0" distL="0" distR="0" wp14:anchorId="60B49543" wp14:editId="0ACF155E">
            <wp:extent cx="4000500" cy="2247900"/>
            <wp:effectExtent l="0" t="0" r="0" b="0"/>
            <wp:docPr id="42" name="Imagen 42" descr="H:\DCIM\102_FUJI\DSCF2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CIM\102_FUJI\DSCF262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03319" cy="2249484"/>
                    </a:xfrm>
                    <a:prstGeom prst="rect">
                      <a:avLst/>
                    </a:prstGeom>
                    <a:noFill/>
                    <a:ln>
                      <a:noFill/>
                    </a:ln>
                  </pic:spPr>
                </pic:pic>
              </a:graphicData>
            </a:graphic>
          </wp:inline>
        </w:drawing>
      </w:r>
    </w:p>
    <w:p w14:paraId="72A8E571" w14:textId="77777777" w:rsidR="00C8384F" w:rsidRDefault="005C79B7" w:rsidP="00C8384F">
      <w:pPr>
        <w:autoSpaceDE w:val="0"/>
        <w:autoSpaceDN w:val="0"/>
        <w:adjustRightInd w:val="0"/>
        <w:spacing w:after="0" w:line="360" w:lineRule="auto"/>
        <w:jc w:val="both"/>
        <w:rPr>
          <w:rFonts w:ascii="Arial" w:hAnsi="Arial" w:cs="Arial"/>
        </w:rPr>
      </w:pPr>
      <w:r>
        <w:rPr>
          <w:rFonts w:ascii="Arial" w:hAnsi="Arial" w:cs="Arial"/>
        </w:rPr>
        <w:t xml:space="preserve">                      Casas de material rustico </w:t>
      </w:r>
      <w:r w:rsidR="00C8384F" w:rsidRPr="00233D04">
        <w:rPr>
          <w:rFonts w:ascii="Arial" w:hAnsi="Arial" w:cs="Arial"/>
        </w:rPr>
        <w:t>susceptible de ser inundado</w:t>
      </w:r>
    </w:p>
    <w:p w14:paraId="09024451" w14:textId="77777777" w:rsidR="005C79B7" w:rsidRPr="004B0CFD" w:rsidRDefault="00315AAE" w:rsidP="00D8613E">
      <w:pPr>
        <w:pStyle w:val="ListParagraph"/>
        <w:numPr>
          <w:ilvl w:val="1"/>
          <w:numId w:val="36"/>
        </w:numPr>
        <w:autoSpaceDE w:val="0"/>
        <w:autoSpaceDN w:val="0"/>
        <w:adjustRightInd w:val="0"/>
        <w:spacing w:after="0" w:line="360" w:lineRule="auto"/>
        <w:rPr>
          <w:rFonts w:ascii="Arial" w:hAnsi="Arial" w:cs="Arial"/>
          <w:b/>
          <w:sz w:val="24"/>
          <w:szCs w:val="24"/>
        </w:rPr>
      </w:pPr>
      <w:r w:rsidRPr="004B0CFD">
        <w:rPr>
          <w:rFonts w:ascii="Arial" w:hAnsi="Arial" w:cs="Arial"/>
          <w:b/>
          <w:sz w:val="24"/>
          <w:szCs w:val="24"/>
        </w:rPr>
        <w:t>A</w:t>
      </w:r>
      <w:r w:rsidR="00D53B97" w:rsidRPr="004B0CFD">
        <w:rPr>
          <w:rFonts w:ascii="Arial" w:hAnsi="Arial" w:cs="Arial"/>
          <w:b/>
          <w:sz w:val="24"/>
          <w:szCs w:val="24"/>
        </w:rPr>
        <w:t xml:space="preserve">NALISIS POR EJES </w:t>
      </w:r>
      <w:r w:rsidR="00E1646F" w:rsidRPr="004B0CFD">
        <w:rPr>
          <w:rFonts w:ascii="Arial" w:hAnsi="Arial" w:cs="Arial"/>
          <w:b/>
          <w:sz w:val="24"/>
          <w:szCs w:val="24"/>
        </w:rPr>
        <w:t>ESTRATEGICOS:</w:t>
      </w:r>
    </w:p>
    <w:p w14:paraId="370384C2" w14:textId="77777777" w:rsidR="005C79B7" w:rsidRPr="005C79B7" w:rsidRDefault="00315AAE" w:rsidP="00FA2A62">
      <w:pPr>
        <w:autoSpaceDE w:val="0"/>
        <w:autoSpaceDN w:val="0"/>
        <w:adjustRightInd w:val="0"/>
        <w:spacing w:after="0" w:line="360" w:lineRule="auto"/>
        <w:jc w:val="center"/>
        <w:rPr>
          <w:rFonts w:ascii="Arial" w:hAnsi="Arial" w:cs="Arial"/>
          <w:b/>
          <w:sz w:val="20"/>
          <w:szCs w:val="20"/>
        </w:rPr>
      </w:pPr>
      <w:r w:rsidRPr="005C79B7">
        <w:rPr>
          <w:rFonts w:ascii="Arial" w:hAnsi="Arial" w:cs="Arial"/>
          <w:b/>
          <w:sz w:val="20"/>
          <w:szCs w:val="20"/>
        </w:rPr>
        <w:t xml:space="preserve"> PROBLEMAS Y POTENCIALIDADES</w:t>
      </w:r>
    </w:p>
    <w:p w14:paraId="1D08DC32" w14:textId="77777777" w:rsidR="00315AAE" w:rsidRPr="005C79B7" w:rsidRDefault="00FA2A62" w:rsidP="00FA2A62">
      <w:pPr>
        <w:autoSpaceDE w:val="0"/>
        <w:autoSpaceDN w:val="0"/>
        <w:adjustRightInd w:val="0"/>
        <w:spacing w:after="0" w:line="360" w:lineRule="auto"/>
        <w:jc w:val="center"/>
        <w:rPr>
          <w:rFonts w:ascii="Arial" w:hAnsi="Arial" w:cs="Arial"/>
          <w:b/>
          <w:sz w:val="20"/>
          <w:szCs w:val="20"/>
        </w:rPr>
      </w:pPr>
      <w:r w:rsidRPr="005C79B7">
        <w:rPr>
          <w:rFonts w:ascii="Arial" w:hAnsi="Arial" w:cs="Arial"/>
          <w:b/>
          <w:sz w:val="20"/>
          <w:szCs w:val="20"/>
        </w:rPr>
        <w:t xml:space="preserve"> OPORTUNIDADES Y LIMITACIONES</w:t>
      </w:r>
      <w:r w:rsidR="00315AAE" w:rsidRPr="005C79B7">
        <w:rPr>
          <w:rFonts w:ascii="Arial" w:hAnsi="Arial" w:cs="Arial"/>
          <w:b/>
          <w:sz w:val="20"/>
          <w:szCs w:val="20"/>
        </w:rPr>
        <w:t>.</w:t>
      </w:r>
    </w:p>
    <w:p w14:paraId="77F43C35" w14:textId="77777777" w:rsidR="00315AAE" w:rsidRPr="00FC0AA7" w:rsidRDefault="00315AAE" w:rsidP="00315AAE">
      <w:pPr>
        <w:autoSpaceDE w:val="0"/>
        <w:autoSpaceDN w:val="0"/>
        <w:adjustRightInd w:val="0"/>
        <w:spacing w:after="0" w:line="360" w:lineRule="auto"/>
        <w:jc w:val="both"/>
        <w:rPr>
          <w:rFonts w:ascii="Arial" w:hAnsi="Arial" w:cs="Arial"/>
          <w:b/>
          <w:bCs/>
          <w:color w:val="000000"/>
        </w:rPr>
      </w:pPr>
      <w:r w:rsidRPr="00FC0AA7">
        <w:rPr>
          <w:rFonts w:ascii="Arial" w:hAnsi="Arial" w:cs="Arial"/>
          <w:b/>
          <w:bCs/>
          <w:color w:val="000000"/>
        </w:rPr>
        <w:t>Problemas y Potencialidades</w:t>
      </w:r>
    </w:p>
    <w:p w14:paraId="6FB6B97C" w14:textId="77777777" w:rsidR="00315AAE" w:rsidRPr="00FC0AA7" w:rsidRDefault="00315AAE" w:rsidP="00315AAE">
      <w:pPr>
        <w:autoSpaceDE w:val="0"/>
        <w:autoSpaceDN w:val="0"/>
        <w:adjustRightInd w:val="0"/>
        <w:spacing w:after="0" w:line="360" w:lineRule="auto"/>
        <w:jc w:val="both"/>
        <w:rPr>
          <w:rFonts w:ascii="Arial" w:hAnsi="Arial" w:cs="Arial"/>
        </w:rPr>
      </w:pPr>
      <w:r w:rsidRPr="00FC0AA7">
        <w:rPr>
          <w:rFonts w:ascii="Arial" w:hAnsi="Arial" w:cs="Arial"/>
        </w:rPr>
        <w:t>La estimación de las potencialidades permite identificar en los territorios las razones por las que existen recursos sin utilización o inadecuadamente utilizados. El origen del no uso o mal uso de los recursos se asocia a su vez con restricciones (ausencia o insuficiencia de condiciones) técnicas, económicas, financieras o institucionales. Un aspecto crucial de estas restricciones tiene que ver con la falta o el déficit de infraestructura económica, y particularmente la falta de infraestructura vial.</w:t>
      </w:r>
    </w:p>
    <w:p w14:paraId="4FF6AA2E" w14:textId="536074EF" w:rsidR="00315AAE" w:rsidRDefault="00315AAE" w:rsidP="00D8613E">
      <w:pPr>
        <w:pStyle w:val="ListParagraph"/>
        <w:numPr>
          <w:ilvl w:val="0"/>
          <w:numId w:val="1"/>
        </w:numPr>
        <w:autoSpaceDE w:val="0"/>
        <w:autoSpaceDN w:val="0"/>
        <w:adjustRightInd w:val="0"/>
        <w:spacing w:after="0" w:line="360" w:lineRule="auto"/>
        <w:jc w:val="both"/>
        <w:rPr>
          <w:rFonts w:ascii="Arial" w:hAnsi="Arial" w:cs="Arial"/>
        </w:rPr>
      </w:pPr>
      <w:r w:rsidRPr="00FC0AA7">
        <w:rPr>
          <w:rFonts w:ascii="Arial" w:hAnsi="Arial" w:cs="Arial"/>
        </w:rPr>
        <w:t>Obtener los recursos disponibles (RD) y recursos utilizados (RU) de las fuentes secundarias o consultando a los informantes locales especializados.</w:t>
      </w:r>
    </w:p>
    <w:p w14:paraId="5A55228A" w14:textId="77777777" w:rsidR="00394BEB" w:rsidRDefault="00394BEB" w:rsidP="00394BEB">
      <w:pPr>
        <w:pStyle w:val="NoSpacing"/>
        <w:rPr>
          <w:rFonts w:ascii="Arial" w:hAnsi="Arial" w:cs="Arial"/>
          <w:b/>
          <w:sz w:val="20"/>
          <w:szCs w:val="20"/>
        </w:rPr>
      </w:pPr>
      <w:r w:rsidRPr="00C37A96">
        <w:rPr>
          <w:rFonts w:ascii="Arial" w:hAnsi="Arial" w:cs="Arial"/>
          <w:b/>
          <w:noProof/>
          <w:lang w:val="en-US"/>
        </w:rPr>
        <w:drawing>
          <wp:inline distT="0" distB="0" distL="0" distR="0" wp14:anchorId="19B16D36" wp14:editId="46B7782C">
            <wp:extent cx="781050" cy="581025"/>
            <wp:effectExtent l="0" t="0" r="0" b="9525"/>
            <wp:docPr id="77" name="Imagen 77"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0F1AFEE6" w14:textId="77777777" w:rsidR="00394BEB" w:rsidRPr="00561F7F" w:rsidRDefault="00394BEB" w:rsidP="00394BEB">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44EB8259" w14:textId="77777777" w:rsidR="00315AAE" w:rsidRPr="00FC0AA7" w:rsidRDefault="00315AAE" w:rsidP="00D8613E">
      <w:pPr>
        <w:pStyle w:val="ListParagraph"/>
        <w:numPr>
          <w:ilvl w:val="0"/>
          <w:numId w:val="1"/>
        </w:numPr>
        <w:autoSpaceDE w:val="0"/>
        <w:autoSpaceDN w:val="0"/>
        <w:adjustRightInd w:val="0"/>
        <w:spacing w:after="0" w:line="360" w:lineRule="auto"/>
        <w:jc w:val="both"/>
        <w:rPr>
          <w:rFonts w:ascii="Arial" w:hAnsi="Arial" w:cs="Arial"/>
        </w:rPr>
      </w:pPr>
      <w:r w:rsidRPr="00FC0AA7">
        <w:rPr>
          <w:rFonts w:ascii="Arial" w:hAnsi="Arial" w:cs="Arial"/>
        </w:rPr>
        <w:t>Aplicar la formula P = RD – RU para obtener una aproximación a las potencialidades existentes en el territorio distrital.</w:t>
      </w:r>
    </w:p>
    <w:p w14:paraId="19F46FCB" w14:textId="77777777" w:rsidR="00315AAE" w:rsidRPr="00FC0AA7" w:rsidRDefault="00315AAE" w:rsidP="00315AAE">
      <w:pPr>
        <w:autoSpaceDE w:val="0"/>
        <w:autoSpaceDN w:val="0"/>
        <w:adjustRightInd w:val="0"/>
        <w:spacing w:after="0" w:line="360" w:lineRule="auto"/>
        <w:jc w:val="both"/>
        <w:rPr>
          <w:rFonts w:ascii="Arial" w:hAnsi="Arial" w:cs="Arial"/>
          <w:b/>
          <w:bCs/>
          <w:color w:val="000000"/>
        </w:rPr>
      </w:pPr>
      <w:r w:rsidRPr="00FC0AA7">
        <w:rPr>
          <w:rFonts w:ascii="Arial" w:hAnsi="Arial" w:cs="Arial"/>
          <w:b/>
          <w:bCs/>
          <w:color w:val="000000"/>
        </w:rPr>
        <w:t>Oportunidades y Limitaciones</w:t>
      </w:r>
    </w:p>
    <w:p w14:paraId="517181F5" w14:textId="77777777" w:rsidR="00315AAE" w:rsidRPr="00FC0AA7" w:rsidRDefault="00315AAE" w:rsidP="00D8613E">
      <w:pPr>
        <w:pStyle w:val="ListParagraph"/>
        <w:numPr>
          <w:ilvl w:val="0"/>
          <w:numId w:val="1"/>
        </w:numPr>
        <w:autoSpaceDE w:val="0"/>
        <w:autoSpaceDN w:val="0"/>
        <w:adjustRightInd w:val="0"/>
        <w:spacing w:after="0" w:line="360" w:lineRule="auto"/>
        <w:jc w:val="both"/>
        <w:rPr>
          <w:rFonts w:ascii="Arial" w:hAnsi="Arial" w:cs="Arial"/>
        </w:rPr>
      </w:pPr>
      <w:r w:rsidRPr="00FC0AA7">
        <w:rPr>
          <w:rFonts w:ascii="Arial" w:hAnsi="Arial" w:cs="Arial"/>
        </w:rPr>
        <w:t>Identificar las restricciones (técnicas, financieras, económicas, institucionales) que impiden aumentar el porcentaje de uso de los RD.</w:t>
      </w:r>
    </w:p>
    <w:p w14:paraId="0A936B39" w14:textId="77777777" w:rsidR="00315AAE" w:rsidRPr="00FC0AA7" w:rsidRDefault="00315AAE" w:rsidP="00D8613E">
      <w:pPr>
        <w:pStyle w:val="ListParagraph"/>
        <w:numPr>
          <w:ilvl w:val="0"/>
          <w:numId w:val="1"/>
        </w:numPr>
        <w:autoSpaceDE w:val="0"/>
        <w:autoSpaceDN w:val="0"/>
        <w:adjustRightInd w:val="0"/>
        <w:spacing w:after="0" w:line="360" w:lineRule="auto"/>
        <w:jc w:val="both"/>
        <w:rPr>
          <w:rFonts w:ascii="Arial" w:hAnsi="Arial" w:cs="Arial"/>
        </w:rPr>
      </w:pPr>
      <w:r w:rsidRPr="00FC0AA7">
        <w:rPr>
          <w:rFonts w:ascii="Arial" w:hAnsi="Arial" w:cs="Arial"/>
        </w:rPr>
        <w:t>En términos formales: Donde:</w:t>
      </w:r>
    </w:p>
    <w:p w14:paraId="54852DAB" w14:textId="77777777" w:rsidR="00315AAE" w:rsidRPr="00FC0AA7" w:rsidRDefault="00315AAE" w:rsidP="00D8613E">
      <w:pPr>
        <w:pStyle w:val="ListParagraph"/>
        <w:numPr>
          <w:ilvl w:val="0"/>
          <w:numId w:val="1"/>
        </w:numPr>
        <w:autoSpaceDE w:val="0"/>
        <w:autoSpaceDN w:val="0"/>
        <w:adjustRightInd w:val="0"/>
        <w:spacing w:after="0" w:line="360" w:lineRule="auto"/>
        <w:jc w:val="both"/>
        <w:rPr>
          <w:rFonts w:ascii="Arial" w:hAnsi="Arial" w:cs="Arial"/>
        </w:rPr>
      </w:pPr>
      <w:r w:rsidRPr="00FC0AA7">
        <w:rPr>
          <w:rFonts w:ascii="Arial" w:hAnsi="Arial" w:cs="Arial"/>
        </w:rPr>
        <w:t>P = Potencialidades</w:t>
      </w:r>
    </w:p>
    <w:p w14:paraId="1435C94C" w14:textId="77777777" w:rsidR="00315AAE" w:rsidRPr="00FC0AA7" w:rsidRDefault="00315AAE" w:rsidP="00D8613E">
      <w:pPr>
        <w:pStyle w:val="ListParagraph"/>
        <w:numPr>
          <w:ilvl w:val="0"/>
          <w:numId w:val="1"/>
        </w:numPr>
        <w:autoSpaceDE w:val="0"/>
        <w:autoSpaceDN w:val="0"/>
        <w:adjustRightInd w:val="0"/>
        <w:spacing w:after="0" w:line="360" w:lineRule="auto"/>
        <w:jc w:val="both"/>
        <w:rPr>
          <w:rFonts w:ascii="Arial" w:hAnsi="Arial" w:cs="Arial"/>
        </w:rPr>
      </w:pPr>
      <w:r w:rsidRPr="00FC0AA7">
        <w:rPr>
          <w:rFonts w:ascii="Arial" w:hAnsi="Arial" w:cs="Arial"/>
        </w:rPr>
        <w:t>RD = Recursos disponibles</w:t>
      </w:r>
    </w:p>
    <w:p w14:paraId="6E7829B8" w14:textId="77777777" w:rsidR="00315AAE" w:rsidRPr="00FC0AA7" w:rsidRDefault="00315AAE" w:rsidP="00D8613E">
      <w:pPr>
        <w:pStyle w:val="ListParagraph"/>
        <w:numPr>
          <w:ilvl w:val="0"/>
          <w:numId w:val="1"/>
        </w:numPr>
        <w:autoSpaceDE w:val="0"/>
        <w:autoSpaceDN w:val="0"/>
        <w:adjustRightInd w:val="0"/>
        <w:spacing w:after="0" w:line="360" w:lineRule="auto"/>
        <w:jc w:val="both"/>
        <w:rPr>
          <w:rFonts w:ascii="Arial" w:hAnsi="Arial" w:cs="Arial"/>
        </w:rPr>
      </w:pPr>
      <w:r w:rsidRPr="00FC0AA7">
        <w:rPr>
          <w:rFonts w:ascii="Arial" w:hAnsi="Arial" w:cs="Arial"/>
        </w:rPr>
        <w:t>RU = Recursos utilizados</w:t>
      </w:r>
    </w:p>
    <w:p w14:paraId="12E57221" w14:textId="77777777" w:rsidR="00315AAE" w:rsidRPr="00FC0AA7" w:rsidRDefault="00315AAE" w:rsidP="00D8613E">
      <w:pPr>
        <w:pStyle w:val="ListParagraph"/>
        <w:numPr>
          <w:ilvl w:val="0"/>
          <w:numId w:val="1"/>
        </w:numPr>
        <w:autoSpaceDE w:val="0"/>
        <w:autoSpaceDN w:val="0"/>
        <w:adjustRightInd w:val="0"/>
        <w:spacing w:after="0" w:line="360" w:lineRule="auto"/>
        <w:jc w:val="both"/>
        <w:rPr>
          <w:rFonts w:ascii="Arial" w:hAnsi="Arial" w:cs="Arial"/>
        </w:rPr>
      </w:pPr>
      <w:r w:rsidRPr="00FC0AA7">
        <w:rPr>
          <w:rFonts w:ascii="Arial" w:hAnsi="Arial" w:cs="Arial"/>
        </w:rPr>
        <w:t>RU es igual a cero cuando existen recursos sin ningún nivel de utilización</w:t>
      </w:r>
    </w:p>
    <w:p w14:paraId="07582040" w14:textId="77777777" w:rsidR="00315AAE" w:rsidRPr="00122515" w:rsidRDefault="008E7DDD" w:rsidP="00315AAE">
      <w:pPr>
        <w:autoSpaceDE w:val="0"/>
        <w:autoSpaceDN w:val="0"/>
        <w:adjustRightInd w:val="0"/>
        <w:spacing w:after="0" w:line="360" w:lineRule="auto"/>
        <w:jc w:val="both"/>
        <w:rPr>
          <w:rFonts w:ascii="Arial" w:hAnsi="Arial" w:cs="Arial"/>
          <w:b/>
          <w:bCs/>
          <w:sz w:val="24"/>
          <w:szCs w:val="24"/>
        </w:rPr>
      </w:pPr>
      <w:r w:rsidRPr="00122515">
        <w:rPr>
          <w:rFonts w:ascii="Arial" w:hAnsi="Arial" w:cs="Arial"/>
          <w:b/>
          <w:bCs/>
          <w:sz w:val="24"/>
          <w:szCs w:val="24"/>
        </w:rPr>
        <w:t>4.1 Eje</w:t>
      </w:r>
      <w:r w:rsidR="007E64EC" w:rsidRPr="00122515">
        <w:rPr>
          <w:rFonts w:ascii="Arial" w:hAnsi="Arial" w:cs="Arial"/>
          <w:b/>
          <w:bCs/>
          <w:sz w:val="24"/>
          <w:szCs w:val="24"/>
        </w:rPr>
        <w:t xml:space="preserve"> Estratégico I: </w:t>
      </w:r>
      <w:r w:rsidR="00B37740" w:rsidRPr="008E7DDD">
        <w:rPr>
          <w:rFonts w:ascii="Arial" w:hAnsi="Arial" w:cs="Arial"/>
          <w:b/>
          <w:bCs/>
          <w:sz w:val="20"/>
          <w:szCs w:val="20"/>
        </w:rPr>
        <w:t>DERECHOS FUNDAMEN</w:t>
      </w:r>
      <w:r w:rsidR="002F220D" w:rsidRPr="008E7DDD">
        <w:rPr>
          <w:rFonts w:ascii="Arial" w:hAnsi="Arial" w:cs="Arial"/>
          <w:b/>
          <w:bCs/>
          <w:sz w:val="20"/>
          <w:szCs w:val="20"/>
        </w:rPr>
        <w:t>TALES E INCLUSION SOCIAL</w:t>
      </w:r>
      <w:r w:rsidR="00B37740" w:rsidRPr="00122515">
        <w:rPr>
          <w:rFonts w:ascii="Arial" w:hAnsi="Arial" w:cs="Arial"/>
          <w:b/>
          <w:bCs/>
          <w:sz w:val="24"/>
          <w:szCs w:val="24"/>
        </w:rPr>
        <w:t xml:space="preserve"> </w:t>
      </w:r>
    </w:p>
    <w:p w14:paraId="5AD9FCEF" w14:textId="77777777" w:rsidR="00B97FE3" w:rsidRDefault="00B97FE3" w:rsidP="00B97FE3">
      <w:pPr>
        <w:autoSpaceDE w:val="0"/>
        <w:autoSpaceDN w:val="0"/>
        <w:adjustRightInd w:val="0"/>
        <w:spacing w:after="0" w:line="360" w:lineRule="auto"/>
        <w:jc w:val="both"/>
        <w:rPr>
          <w:rFonts w:ascii="Arial" w:hAnsi="Arial" w:cs="Arial"/>
          <w:bCs/>
        </w:rPr>
      </w:pPr>
      <w:r w:rsidRPr="007A2DA1">
        <w:rPr>
          <w:rFonts w:ascii="Arial" w:hAnsi="Arial" w:cs="Arial"/>
          <w:bCs/>
        </w:rPr>
        <w:t>Los derechos humanos y la inclusión social son componentes fundamentales para alcanzar el desarroll</w:t>
      </w:r>
      <w:r w:rsidR="002F220D">
        <w:rPr>
          <w:rFonts w:ascii="Arial" w:hAnsi="Arial" w:cs="Arial"/>
          <w:bCs/>
        </w:rPr>
        <w:t>o humano</w:t>
      </w:r>
      <w:r w:rsidRPr="007A2DA1">
        <w:rPr>
          <w:rFonts w:ascii="Arial" w:hAnsi="Arial" w:cs="Arial"/>
          <w:bCs/>
        </w:rPr>
        <w:t xml:space="preserve"> y </w:t>
      </w:r>
      <w:r w:rsidR="002F220D">
        <w:rPr>
          <w:rFonts w:ascii="Arial" w:hAnsi="Arial" w:cs="Arial"/>
          <w:bCs/>
        </w:rPr>
        <w:t>el desarrollo económico,</w:t>
      </w:r>
      <w:r w:rsidRPr="007A2DA1">
        <w:rPr>
          <w:rFonts w:ascii="Arial" w:hAnsi="Arial" w:cs="Arial"/>
          <w:bCs/>
        </w:rPr>
        <w:t xml:space="preserve"> los derechos humanos son inherentes a toda persona, sin distinción alguna de sexo, origen nacional o étnico, color, religión, lengua o cualquier otra condición. En el Plan Estratégico de Desarrollo Nacional los derechos humanos son transversales a todos los ejes, pues su pleno ejercicio depende del cumplimiento de diferentes objetivos nacionales (como tener una economía competitiva, adecuada infraestructura, acceso a los servicios o un ambiente sano). A partir de ello, es preciso señalar que el eje “Derechos Humanos e Inclusión Social” pone especial énfasis en los derechos civiles, políticos, culturales, económicos y sociales de carácter esencial, que deben ser respetados por todos y que hacen posible la inclusión social de la población en situación de vulnerabilidad.</w:t>
      </w:r>
    </w:p>
    <w:p w14:paraId="2C8E4282" w14:textId="6FEF9370" w:rsidR="00315AAE" w:rsidRPr="007E64EC" w:rsidRDefault="007E64EC" w:rsidP="00315AAE">
      <w:pPr>
        <w:autoSpaceDE w:val="0"/>
        <w:autoSpaceDN w:val="0"/>
        <w:adjustRightInd w:val="0"/>
        <w:spacing w:after="0" w:line="360" w:lineRule="auto"/>
        <w:jc w:val="center"/>
        <w:rPr>
          <w:rFonts w:ascii="Arial" w:hAnsi="Arial" w:cs="Arial"/>
          <w:b/>
          <w:bCs/>
          <w:sz w:val="20"/>
          <w:szCs w:val="20"/>
        </w:rPr>
      </w:pPr>
      <w:r w:rsidRPr="007E64EC">
        <w:rPr>
          <w:rFonts w:ascii="Arial" w:hAnsi="Arial" w:cs="Arial"/>
          <w:b/>
          <w:bCs/>
          <w:sz w:val="20"/>
          <w:szCs w:val="20"/>
        </w:rPr>
        <w:t xml:space="preserve">CUADRO N° </w:t>
      </w:r>
      <w:r w:rsidR="00674FC2">
        <w:rPr>
          <w:rFonts w:ascii="Arial" w:hAnsi="Arial" w:cs="Arial"/>
          <w:b/>
          <w:bCs/>
          <w:sz w:val="20"/>
          <w:szCs w:val="20"/>
        </w:rPr>
        <w:t>34</w:t>
      </w:r>
    </w:p>
    <w:p w14:paraId="689A354A" w14:textId="77777777" w:rsidR="00315AAE" w:rsidRPr="007E64EC" w:rsidRDefault="00315AAE" w:rsidP="00315AAE">
      <w:pPr>
        <w:autoSpaceDE w:val="0"/>
        <w:autoSpaceDN w:val="0"/>
        <w:adjustRightInd w:val="0"/>
        <w:spacing w:after="0" w:line="360" w:lineRule="auto"/>
        <w:jc w:val="center"/>
        <w:rPr>
          <w:rFonts w:ascii="Arial" w:hAnsi="Arial" w:cs="Arial"/>
          <w:b/>
          <w:bCs/>
          <w:sz w:val="20"/>
          <w:szCs w:val="20"/>
        </w:rPr>
      </w:pPr>
      <w:r w:rsidRPr="007E64EC">
        <w:rPr>
          <w:rFonts w:ascii="Arial" w:hAnsi="Arial" w:cs="Arial"/>
          <w:b/>
          <w:bCs/>
          <w:sz w:val="20"/>
          <w:szCs w:val="20"/>
        </w:rPr>
        <w:t>PROBLEMAS Y POTENCIALIDADES</w:t>
      </w:r>
    </w:p>
    <w:tbl>
      <w:tblPr>
        <w:tblStyle w:val="TableGrid"/>
        <w:tblW w:w="0" w:type="auto"/>
        <w:tblLook w:val="04A0" w:firstRow="1" w:lastRow="0" w:firstColumn="1" w:lastColumn="0" w:noHBand="0" w:noVBand="1"/>
      </w:tblPr>
      <w:tblGrid>
        <w:gridCol w:w="2218"/>
        <w:gridCol w:w="3827"/>
        <w:gridCol w:w="3016"/>
      </w:tblGrid>
      <w:tr w:rsidR="00016A3F" w:rsidRPr="007E64EC" w14:paraId="39B225D2" w14:textId="77777777" w:rsidTr="00394BEB">
        <w:trPr>
          <w:trHeight w:val="342"/>
        </w:trPr>
        <w:tc>
          <w:tcPr>
            <w:tcW w:w="2245" w:type="dxa"/>
          </w:tcPr>
          <w:p w14:paraId="076CE3D6" w14:textId="1483A566" w:rsidR="00016A3F" w:rsidRPr="007E64EC" w:rsidRDefault="00016A3F" w:rsidP="00394BEB">
            <w:pPr>
              <w:autoSpaceDE w:val="0"/>
              <w:autoSpaceDN w:val="0"/>
              <w:adjustRightInd w:val="0"/>
              <w:spacing w:line="360" w:lineRule="auto"/>
              <w:jc w:val="center"/>
              <w:rPr>
                <w:rFonts w:ascii="Arial" w:hAnsi="Arial" w:cs="Arial"/>
                <w:b/>
                <w:sz w:val="20"/>
                <w:szCs w:val="20"/>
              </w:rPr>
            </w:pPr>
            <w:r w:rsidRPr="007E64EC">
              <w:rPr>
                <w:rFonts w:ascii="Arial" w:hAnsi="Arial" w:cs="Arial"/>
                <w:b/>
                <w:sz w:val="20"/>
                <w:szCs w:val="20"/>
              </w:rPr>
              <w:t>VARIABLE</w:t>
            </w:r>
          </w:p>
        </w:tc>
        <w:tc>
          <w:tcPr>
            <w:tcW w:w="3890" w:type="dxa"/>
          </w:tcPr>
          <w:p w14:paraId="776D4941" w14:textId="77777777" w:rsidR="00016A3F" w:rsidRPr="007E64EC" w:rsidRDefault="00016A3F" w:rsidP="00B37740">
            <w:pPr>
              <w:autoSpaceDE w:val="0"/>
              <w:autoSpaceDN w:val="0"/>
              <w:adjustRightInd w:val="0"/>
              <w:spacing w:line="360" w:lineRule="auto"/>
              <w:jc w:val="center"/>
              <w:rPr>
                <w:rFonts w:ascii="Arial" w:hAnsi="Arial" w:cs="Arial"/>
                <w:b/>
                <w:sz w:val="20"/>
                <w:szCs w:val="20"/>
              </w:rPr>
            </w:pPr>
            <w:r w:rsidRPr="007E64EC">
              <w:rPr>
                <w:rFonts w:ascii="Arial" w:hAnsi="Arial" w:cs="Arial"/>
                <w:b/>
                <w:sz w:val="20"/>
                <w:szCs w:val="20"/>
              </w:rPr>
              <w:t>PROBLEMAS</w:t>
            </w:r>
          </w:p>
        </w:tc>
        <w:tc>
          <w:tcPr>
            <w:tcW w:w="3040" w:type="dxa"/>
          </w:tcPr>
          <w:p w14:paraId="36A02B84" w14:textId="77777777" w:rsidR="00016A3F" w:rsidRPr="007E64EC" w:rsidRDefault="00016A3F" w:rsidP="00B37740">
            <w:pPr>
              <w:autoSpaceDE w:val="0"/>
              <w:autoSpaceDN w:val="0"/>
              <w:adjustRightInd w:val="0"/>
              <w:spacing w:line="360" w:lineRule="auto"/>
              <w:jc w:val="center"/>
              <w:rPr>
                <w:rFonts w:ascii="Arial" w:hAnsi="Arial" w:cs="Arial"/>
                <w:b/>
                <w:sz w:val="20"/>
                <w:szCs w:val="20"/>
              </w:rPr>
            </w:pPr>
            <w:r w:rsidRPr="007E64EC">
              <w:rPr>
                <w:rFonts w:ascii="Arial" w:hAnsi="Arial" w:cs="Arial"/>
                <w:b/>
                <w:sz w:val="20"/>
                <w:szCs w:val="20"/>
              </w:rPr>
              <w:t>POTENCIALIDADES</w:t>
            </w:r>
          </w:p>
        </w:tc>
      </w:tr>
      <w:tr w:rsidR="00016A3F" w:rsidRPr="00394BEB" w14:paraId="0F80908D" w14:textId="77777777" w:rsidTr="007E64EC">
        <w:tc>
          <w:tcPr>
            <w:tcW w:w="2245" w:type="dxa"/>
          </w:tcPr>
          <w:p w14:paraId="0261ABFB" w14:textId="77777777" w:rsidR="00016A3F" w:rsidRPr="00394BEB" w:rsidRDefault="00016A3F" w:rsidP="00394BEB">
            <w:pPr>
              <w:pStyle w:val="NoSpacing"/>
              <w:rPr>
                <w:rFonts w:ascii="Arial" w:hAnsi="Arial" w:cs="Arial"/>
              </w:rPr>
            </w:pPr>
            <w:r w:rsidRPr="00394BEB">
              <w:rPr>
                <w:rFonts w:ascii="Arial" w:hAnsi="Arial" w:cs="Arial"/>
              </w:rPr>
              <w:t>Estado de pobreza y extrema pobreza</w:t>
            </w:r>
          </w:p>
        </w:tc>
        <w:tc>
          <w:tcPr>
            <w:tcW w:w="3890" w:type="dxa"/>
          </w:tcPr>
          <w:p w14:paraId="780F629E" w14:textId="77777777" w:rsidR="00016A3F" w:rsidRPr="00394BEB" w:rsidRDefault="00016A3F" w:rsidP="00394BEB">
            <w:pPr>
              <w:pStyle w:val="NoSpacing"/>
              <w:rPr>
                <w:rFonts w:ascii="Arial" w:hAnsi="Arial" w:cs="Arial"/>
              </w:rPr>
            </w:pPr>
            <w:r w:rsidRPr="00394BEB">
              <w:rPr>
                <w:rFonts w:ascii="Arial" w:hAnsi="Arial" w:cs="Arial"/>
              </w:rPr>
              <w:t>Migración de la población joven</w:t>
            </w:r>
          </w:p>
          <w:p w14:paraId="279E1BAB" w14:textId="77777777" w:rsidR="00016A3F" w:rsidRPr="00394BEB" w:rsidRDefault="00016A3F" w:rsidP="00394BEB">
            <w:pPr>
              <w:pStyle w:val="NoSpacing"/>
              <w:rPr>
                <w:rFonts w:ascii="Arial" w:hAnsi="Arial" w:cs="Arial"/>
              </w:rPr>
            </w:pPr>
            <w:r w:rsidRPr="00394BEB">
              <w:rPr>
                <w:rFonts w:ascii="Arial" w:hAnsi="Arial" w:cs="Arial"/>
              </w:rPr>
              <w:t>Corrupción en los Programas Sociales</w:t>
            </w:r>
          </w:p>
        </w:tc>
        <w:tc>
          <w:tcPr>
            <w:tcW w:w="3040" w:type="dxa"/>
          </w:tcPr>
          <w:p w14:paraId="779846C9" w14:textId="77777777" w:rsidR="00016A3F" w:rsidRPr="00394BEB" w:rsidRDefault="00016A3F" w:rsidP="00394BEB">
            <w:pPr>
              <w:pStyle w:val="NoSpacing"/>
              <w:rPr>
                <w:rFonts w:ascii="Arial" w:hAnsi="Arial" w:cs="Arial"/>
              </w:rPr>
            </w:pPr>
            <w:r w:rsidRPr="00394BEB">
              <w:rPr>
                <w:rFonts w:ascii="Arial" w:hAnsi="Arial" w:cs="Arial"/>
              </w:rPr>
              <w:t>Población en edad de trabajar</w:t>
            </w:r>
          </w:p>
          <w:p w14:paraId="6B8CB174" w14:textId="77777777" w:rsidR="00016A3F" w:rsidRPr="00394BEB" w:rsidRDefault="00016A3F" w:rsidP="00394BEB">
            <w:pPr>
              <w:pStyle w:val="NoSpacing"/>
              <w:rPr>
                <w:rFonts w:ascii="Arial" w:hAnsi="Arial" w:cs="Arial"/>
              </w:rPr>
            </w:pPr>
            <w:r w:rsidRPr="00394BEB">
              <w:rPr>
                <w:rFonts w:ascii="Arial" w:hAnsi="Arial" w:cs="Arial"/>
              </w:rPr>
              <w:t>Existencia de Programas Sociales</w:t>
            </w:r>
          </w:p>
        </w:tc>
      </w:tr>
    </w:tbl>
    <w:p w14:paraId="0BBC71CF" w14:textId="77777777" w:rsidR="007B7E3D" w:rsidRDefault="007B7E3D" w:rsidP="00315AAE">
      <w:pPr>
        <w:autoSpaceDE w:val="0"/>
        <w:autoSpaceDN w:val="0"/>
        <w:adjustRightInd w:val="0"/>
        <w:spacing w:after="0" w:line="360" w:lineRule="auto"/>
        <w:jc w:val="center"/>
        <w:rPr>
          <w:rFonts w:ascii="Arial" w:hAnsi="Arial" w:cs="Arial"/>
          <w:b/>
          <w:sz w:val="20"/>
          <w:szCs w:val="20"/>
        </w:rPr>
      </w:pPr>
    </w:p>
    <w:p w14:paraId="02EE2FE9" w14:textId="15E0C7DB" w:rsidR="00C5720D" w:rsidRDefault="00782C10" w:rsidP="00315AAE">
      <w:pPr>
        <w:autoSpaceDE w:val="0"/>
        <w:autoSpaceDN w:val="0"/>
        <w:adjustRightInd w:val="0"/>
        <w:spacing w:after="0" w:line="360" w:lineRule="auto"/>
        <w:jc w:val="center"/>
        <w:rPr>
          <w:rFonts w:ascii="Arial" w:hAnsi="Arial" w:cs="Arial"/>
          <w:b/>
          <w:sz w:val="20"/>
          <w:szCs w:val="20"/>
        </w:rPr>
      </w:pPr>
      <w:r w:rsidRPr="00782C10">
        <w:rPr>
          <w:rFonts w:ascii="Arial" w:hAnsi="Arial" w:cs="Arial"/>
          <w:b/>
          <w:sz w:val="20"/>
          <w:szCs w:val="20"/>
        </w:rPr>
        <w:t xml:space="preserve">CUADRO N° </w:t>
      </w:r>
      <w:r w:rsidR="00674FC2">
        <w:rPr>
          <w:rFonts w:ascii="Arial" w:hAnsi="Arial" w:cs="Arial"/>
          <w:b/>
          <w:sz w:val="20"/>
          <w:szCs w:val="20"/>
        </w:rPr>
        <w:t>35</w:t>
      </w:r>
    </w:p>
    <w:p w14:paraId="06B0A4FC" w14:textId="77777777" w:rsidR="00315AAE" w:rsidRPr="00782C10" w:rsidRDefault="00315AAE" w:rsidP="00315AAE">
      <w:pPr>
        <w:autoSpaceDE w:val="0"/>
        <w:autoSpaceDN w:val="0"/>
        <w:adjustRightInd w:val="0"/>
        <w:spacing w:after="0" w:line="360" w:lineRule="auto"/>
        <w:jc w:val="center"/>
        <w:rPr>
          <w:rFonts w:ascii="Arial" w:hAnsi="Arial" w:cs="Arial"/>
          <w:b/>
          <w:bCs/>
          <w:sz w:val="20"/>
          <w:szCs w:val="20"/>
        </w:rPr>
      </w:pPr>
      <w:r w:rsidRPr="00782C10">
        <w:rPr>
          <w:rFonts w:ascii="Arial" w:hAnsi="Arial" w:cs="Arial"/>
          <w:b/>
          <w:bCs/>
          <w:sz w:val="20"/>
          <w:szCs w:val="20"/>
        </w:rPr>
        <w:t>OPORTUNIDADES Y LIMITACIONES</w:t>
      </w:r>
    </w:p>
    <w:tbl>
      <w:tblPr>
        <w:tblStyle w:val="TableGrid"/>
        <w:tblW w:w="0" w:type="auto"/>
        <w:tblLook w:val="04A0" w:firstRow="1" w:lastRow="0" w:firstColumn="1" w:lastColumn="0" w:noHBand="0" w:noVBand="1"/>
      </w:tblPr>
      <w:tblGrid>
        <w:gridCol w:w="2221"/>
        <w:gridCol w:w="3900"/>
        <w:gridCol w:w="2940"/>
      </w:tblGrid>
      <w:tr w:rsidR="00016A3F" w:rsidRPr="00782C10" w14:paraId="3D1EAF61" w14:textId="77777777" w:rsidTr="00394BEB">
        <w:tc>
          <w:tcPr>
            <w:tcW w:w="2221" w:type="dxa"/>
          </w:tcPr>
          <w:p w14:paraId="01E595ED" w14:textId="6F374154" w:rsidR="00016A3F" w:rsidRPr="00782C10" w:rsidRDefault="00016A3F" w:rsidP="00394BEB">
            <w:pPr>
              <w:autoSpaceDE w:val="0"/>
              <w:autoSpaceDN w:val="0"/>
              <w:adjustRightInd w:val="0"/>
              <w:spacing w:line="360" w:lineRule="auto"/>
              <w:jc w:val="center"/>
              <w:rPr>
                <w:rFonts w:ascii="Arial" w:hAnsi="Arial" w:cs="Arial"/>
                <w:b/>
                <w:sz w:val="20"/>
                <w:szCs w:val="20"/>
              </w:rPr>
            </w:pPr>
            <w:r w:rsidRPr="00782C10">
              <w:rPr>
                <w:rFonts w:ascii="Arial" w:hAnsi="Arial" w:cs="Arial"/>
                <w:b/>
                <w:sz w:val="20"/>
                <w:szCs w:val="20"/>
              </w:rPr>
              <w:t>VARIABLE</w:t>
            </w:r>
          </w:p>
        </w:tc>
        <w:tc>
          <w:tcPr>
            <w:tcW w:w="3900" w:type="dxa"/>
          </w:tcPr>
          <w:p w14:paraId="5FB544A4" w14:textId="77777777" w:rsidR="00016A3F" w:rsidRPr="00782C10" w:rsidRDefault="00016A3F" w:rsidP="00B37740">
            <w:pPr>
              <w:autoSpaceDE w:val="0"/>
              <w:autoSpaceDN w:val="0"/>
              <w:adjustRightInd w:val="0"/>
              <w:spacing w:line="360" w:lineRule="auto"/>
              <w:jc w:val="center"/>
              <w:rPr>
                <w:rFonts w:ascii="Arial" w:hAnsi="Arial" w:cs="Arial"/>
                <w:b/>
                <w:sz w:val="20"/>
                <w:szCs w:val="20"/>
              </w:rPr>
            </w:pPr>
            <w:r w:rsidRPr="00782C10">
              <w:rPr>
                <w:rFonts w:ascii="Arial" w:hAnsi="Arial" w:cs="Arial"/>
                <w:b/>
                <w:sz w:val="20"/>
                <w:szCs w:val="20"/>
              </w:rPr>
              <w:t>OPORTUNIDADES</w:t>
            </w:r>
          </w:p>
        </w:tc>
        <w:tc>
          <w:tcPr>
            <w:tcW w:w="2940" w:type="dxa"/>
          </w:tcPr>
          <w:p w14:paraId="4817337A" w14:textId="77777777" w:rsidR="00016A3F" w:rsidRPr="00782C10" w:rsidRDefault="00016A3F" w:rsidP="00B37740">
            <w:pPr>
              <w:autoSpaceDE w:val="0"/>
              <w:autoSpaceDN w:val="0"/>
              <w:adjustRightInd w:val="0"/>
              <w:spacing w:line="360" w:lineRule="auto"/>
              <w:jc w:val="center"/>
              <w:rPr>
                <w:rFonts w:ascii="Arial" w:hAnsi="Arial" w:cs="Arial"/>
                <w:b/>
                <w:sz w:val="20"/>
                <w:szCs w:val="20"/>
              </w:rPr>
            </w:pPr>
            <w:r w:rsidRPr="00782C10">
              <w:rPr>
                <w:rFonts w:ascii="Arial" w:hAnsi="Arial" w:cs="Arial"/>
                <w:b/>
                <w:sz w:val="20"/>
                <w:szCs w:val="20"/>
              </w:rPr>
              <w:t>LIMITACIONES</w:t>
            </w:r>
          </w:p>
        </w:tc>
      </w:tr>
      <w:tr w:rsidR="00016A3F" w:rsidRPr="00782C10" w14:paraId="4F3CC563" w14:textId="77777777" w:rsidTr="00394BEB">
        <w:tc>
          <w:tcPr>
            <w:tcW w:w="2221" w:type="dxa"/>
          </w:tcPr>
          <w:p w14:paraId="5D3AF0D5" w14:textId="77777777" w:rsidR="00016A3F" w:rsidRPr="00782C10" w:rsidRDefault="006F271B" w:rsidP="00394BEB">
            <w:pPr>
              <w:pStyle w:val="NoSpacing"/>
            </w:pPr>
            <w:r>
              <w:t>P</w:t>
            </w:r>
            <w:r w:rsidR="00016A3F" w:rsidRPr="00782C10">
              <w:t>oblación en situación de pobreza</w:t>
            </w:r>
          </w:p>
        </w:tc>
        <w:tc>
          <w:tcPr>
            <w:tcW w:w="3900" w:type="dxa"/>
          </w:tcPr>
          <w:p w14:paraId="3935F7FE" w14:textId="77777777" w:rsidR="00016A3F" w:rsidRPr="00782C10" w:rsidRDefault="00016A3F" w:rsidP="00394BEB">
            <w:pPr>
              <w:pStyle w:val="NoSpacing"/>
            </w:pPr>
            <w:r w:rsidRPr="00782C10">
              <w:t>Fortalecimiento de capacidades</w:t>
            </w:r>
          </w:p>
          <w:p w14:paraId="6677923A" w14:textId="77777777" w:rsidR="00016A3F" w:rsidRPr="00782C10" w:rsidRDefault="00016A3F" w:rsidP="00394BEB">
            <w:pPr>
              <w:pStyle w:val="NoSpacing"/>
            </w:pPr>
            <w:r w:rsidRPr="00782C10">
              <w:t>La democracia como corriente mundial</w:t>
            </w:r>
          </w:p>
          <w:p w14:paraId="1431BBCD" w14:textId="690A768A" w:rsidR="00016A3F" w:rsidRPr="00782C10" w:rsidRDefault="00016A3F" w:rsidP="00394BEB">
            <w:pPr>
              <w:pStyle w:val="NoSpacing"/>
            </w:pPr>
            <w:r w:rsidRPr="007B7E3D">
              <w:t>Programas Sociales</w:t>
            </w:r>
            <w:r w:rsidR="007B7E3D">
              <w:t>: Pensión 65, Programa Juntos.</w:t>
            </w:r>
          </w:p>
        </w:tc>
        <w:tc>
          <w:tcPr>
            <w:tcW w:w="2940" w:type="dxa"/>
          </w:tcPr>
          <w:p w14:paraId="52FE5D32" w14:textId="77777777" w:rsidR="00016A3F" w:rsidRPr="00782C10" w:rsidRDefault="00016A3F" w:rsidP="00394BEB">
            <w:pPr>
              <w:pStyle w:val="NoSpacing"/>
            </w:pPr>
            <w:r w:rsidRPr="00782C10">
              <w:t>Niños que no cuentan con DNI</w:t>
            </w:r>
          </w:p>
          <w:p w14:paraId="6B5D5822" w14:textId="77777777" w:rsidR="00016A3F" w:rsidRDefault="00016A3F" w:rsidP="00394BEB">
            <w:pPr>
              <w:pStyle w:val="NoSpacing"/>
            </w:pPr>
            <w:r w:rsidRPr="00782C10">
              <w:t>Población que no</w:t>
            </w:r>
            <w:r w:rsidR="007B7E3D">
              <w:t xml:space="preserve"> cuenta con SIS.</w:t>
            </w:r>
          </w:p>
          <w:p w14:paraId="034A2A13" w14:textId="5313A81E" w:rsidR="007B7E3D" w:rsidRPr="00782C10" w:rsidRDefault="007B7E3D" w:rsidP="00394BEB">
            <w:pPr>
              <w:pStyle w:val="NoSpacing"/>
            </w:pPr>
            <w:r>
              <w:t>Inexistencia de la Oficina Municipal de Apoyo a las Personas con Discapacidad OMAPED</w:t>
            </w:r>
          </w:p>
        </w:tc>
      </w:tr>
    </w:tbl>
    <w:p w14:paraId="08AD2E4F" w14:textId="77777777" w:rsidR="00394BEB" w:rsidRDefault="00394BEB" w:rsidP="00394BEB">
      <w:pPr>
        <w:pStyle w:val="NoSpacing"/>
        <w:rPr>
          <w:rFonts w:ascii="Arial" w:hAnsi="Arial" w:cs="Arial"/>
          <w:b/>
          <w:sz w:val="20"/>
          <w:szCs w:val="20"/>
        </w:rPr>
      </w:pPr>
      <w:r w:rsidRPr="00C37A96">
        <w:rPr>
          <w:rFonts w:ascii="Arial" w:hAnsi="Arial" w:cs="Arial"/>
          <w:b/>
          <w:noProof/>
          <w:lang w:val="en-US"/>
        </w:rPr>
        <w:drawing>
          <wp:inline distT="0" distB="0" distL="0" distR="0" wp14:anchorId="17263078" wp14:editId="2F1E16AE">
            <wp:extent cx="781050" cy="581025"/>
            <wp:effectExtent l="0" t="0" r="0" b="9525"/>
            <wp:docPr id="78" name="Imagen 78"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76D65274" w14:textId="77777777" w:rsidR="00394BEB" w:rsidRPr="00561F7F" w:rsidRDefault="00394BEB" w:rsidP="00394BEB">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1F4DA829" w14:textId="77777777" w:rsidR="00315AAE" w:rsidRPr="008E7DDD" w:rsidRDefault="008E7DDD" w:rsidP="00315AAE">
      <w:pPr>
        <w:autoSpaceDE w:val="0"/>
        <w:autoSpaceDN w:val="0"/>
        <w:adjustRightInd w:val="0"/>
        <w:spacing w:after="0" w:line="360" w:lineRule="auto"/>
        <w:jc w:val="both"/>
        <w:rPr>
          <w:rFonts w:ascii="Arial" w:hAnsi="Arial" w:cs="Arial"/>
          <w:b/>
          <w:bCs/>
          <w:sz w:val="20"/>
          <w:szCs w:val="20"/>
        </w:rPr>
      </w:pPr>
      <w:r w:rsidRPr="008E7DDD">
        <w:rPr>
          <w:rFonts w:ascii="Arial" w:hAnsi="Arial" w:cs="Arial"/>
          <w:b/>
          <w:bCs/>
          <w:sz w:val="20"/>
          <w:szCs w:val="20"/>
        </w:rPr>
        <w:t>4.2 EJE</w:t>
      </w:r>
      <w:r w:rsidR="00315AAE" w:rsidRPr="008E7DDD">
        <w:rPr>
          <w:rFonts w:ascii="Arial" w:hAnsi="Arial" w:cs="Arial"/>
          <w:b/>
          <w:bCs/>
          <w:sz w:val="20"/>
          <w:szCs w:val="20"/>
        </w:rPr>
        <w:t xml:space="preserve"> ESTRATEGICO 2: OPORTUNIDADES Y ACCESO A LOS SERVICIOS</w:t>
      </w:r>
    </w:p>
    <w:p w14:paraId="0138EB77" w14:textId="77777777" w:rsidR="006451BE" w:rsidRDefault="00703BDB" w:rsidP="006451BE">
      <w:pPr>
        <w:autoSpaceDE w:val="0"/>
        <w:autoSpaceDN w:val="0"/>
        <w:adjustRightInd w:val="0"/>
        <w:spacing w:after="0" w:line="360" w:lineRule="auto"/>
        <w:jc w:val="both"/>
        <w:rPr>
          <w:rFonts w:ascii="Arial" w:hAnsi="Arial" w:cs="Arial"/>
          <w:bCs/>
        </w:rPr>
      </w:pPr>
      <w:r>
        <w:rPr>
          <w:rFonts w:ascii="Arial" w:hAnsi="Arial" w:cs="Arial"/>
          <w:bCs/>
        </w:rPr>
        <w:t>El desarrollo local en Huacrapuquio</w:t>
      </w:r>
      <w:r w:rsidR="006451BE" w:rsidRPr="00703BDB">
        <w:rPr>
          <w:rFonts w:ascii="Arial" w:hAnsi="Arial" w:cs="Arial"/>
          <w:bCs/>
        </w:rPr>
        <w:t xml:space="preserve"> incluye el acceso equitativo a servicios fundamentales de calidad (educación, salud, agua y saneamiento, electricidad, telecomunicaciones, vivienda y seguridad ciudadana). </w:t>
      </w:r>
      <w:r>
        <w:rPr>
          <w:rFonts w:ascii="Arial" w:hAnsi="Arial" w:cs="Arial"/>
          <w:bCs/>
        </w:rPr>
        <w:t xml:space="preserve">Entre las </w:t>
      </w:r>
      <w:r w:rsidRPr="00122515">
        <w:rPr>
          <w:rFonts w:ascii="Arial" w:hAnsi="Arial" w:cs="Arial"/>
          <w:b/>
          <w:bCs/>
        </w:rPr>
        <w:t>prioridades</w:t>
      </w:r>
      <w:r w:rsidR="006451BE" w:rsidRPr="00703BDB">
        <w:rPr>
          <w:rFonts w:ascii="Arial" w:hAnsi="Arial" w:cs="Arial"/>
          <w:bCs/>
        </w:rPr>
        <w:t xml:space="preserve"> más urgentes destaca lograr una educación </w:t>
      </w:r>
      <w:r>
        <w:rPr>
          <w:rFonts w:ascii="Arial" w:hAnsi="Arial" w:cs="Arial"/>
          <w:bCs/>
        </w:rPr>
        <w:t>de calidad y vencer</w:t>
      </w:r>
      <w:r w:rsidR="006451BE" w:rsidRPr="00703BDB">
        <w:rPr>
          <w:rFonts w:ascii="Arial" w:hAnsi="Arial" w:cs="Arial"/>
          <w:bCs/>
        </w:rPr>
        <w:t xml:space="preserve"> la desnutrición</w:t>
      </w:r>
      <w:r>
        <w:rPr>
          <w:rFonts w:ascii="Arial" w:hAnsi="Arial" w:cs="Arial"/>
          <w:bCs/>
        </w:rPr>
        <w:t>.</w:t>
      </w:r>
    </w:p>
    <w:p w14:paraId="7FADDB0A" w14:textId="1D55D7B0" w:rsidR="00315AAE" w:rsidRPr="00782C10" w:rsidRDefault="00782C10" w:rsidP="00315AAE">
      <w:pPr>
        <w:autoSpaceDE w:val="0"/>
        <w:autoSpaceDN w:val="0"/>
        <w:adjustRightInd w:val="0"/>
        <w:spacing w:after="0" w:line="360" w:lineRule="auto"/>
        <w:jc w:val="center"/>
        <w:rPr>
          <w:rFonts w:ascii="Arial" w:hAnsi="Arial" w:cs="Arial"/>
          <w:b/>
          <w:bCs/>
          <w:sz w:val="20"/>
          <w:szCs w:val="20"/>
        </w:rPr>
      </w:pPr>
      <w:r w:rsidRPr="00782C10">
        <w:rPr>
          <w:rFonts w:ascii="Arial" w:hAnsi="Arial" w:cs="Arial"/>
          <w:b/>
          <w:bCs/>
          <w:sz w:val="20"/>
          <w:szCs w:val="20"/>
        </w:rPr>
        <w:t xml:space="preserve">CUADRO N° </w:t>
      </w:r>
      <w:r w:rsidR="00674FC2">
        <w:rPr>
          <w:rFonts w:ascii="Arial" w:hAnsi="Arial" w:cs="Arial"/>
          <w:b/>
          <w:bCs/>
          <w:sz w:val="20"/>
          <w:szCs w:val="20"/>
        </w:rPr>
        <w:t>36</w:t>
      </w:r>
    </w:p>
    <w:p w14:paraId="4BB91248" w14:textId="77777777" w:rsidR="00315AAE" w:rsidRPr="00782C10" w:rsidRDefault="00315AAE" w:rsidP="00315AAE">
      <w:pPr>
        <w:autoSpaceDE w:val="0"/>
        <w:autoSpaceDN w:val="0"/>
        <w:adjustRightInd w:val="0"/>
        <w:spacing w:after="0" w:line="360" w:lineRule="auto"/>
        <w:jc w:val="center"/>
        <w:rPr>
          <w:rFonts w:ascii="Arial" w:hAnsi="Arial" w:cs="Arial"/>
          <w:b/>
          <w:bCs/>
          <w:sz w:val="20"/>
          <w:szCs w:val="20"/>
        </w:rPr>
      </w:pPr>
      <w:r w:rsidRPr="00782C10">
        <w:rPr>
          <w:rFonts w:ascii="Arial" w:hAnsi="Arial" w:cs="Arial"/>
          <w:b/>
          <w:bCs/>
          <w:sz w:val="20"/>
          <w:szCs w:val="20"/>
        </w:rPr>
        <w:t xml:space="preserve"> PROBLEMAS Y POTENCIALIDADES</w:t>
      </w:r>
    </w:p>
    <w:tbl>
      <w:tblPr>
        <w:tblStyle w:val="TableGrid"/>
        <w:tblW w:w="0" w:type="auto"/>
        <w:tblLook w:val="04A0" w:firstRow="1" w:lastRow="0" w:firstColumn="1" w:lastColumn="0" w:noHBand="0" w:noVBand="1"/>
      </w:tblPr>
      <w:tblGrid>
        <w:gridCol w:w="2725"/>
        <w:gridCol w:w="3098"/>
        <w:gridCol w:w="3238"/>
      </w:tblGrid>
      <w:tr w:rsidR="00016A3F" w:rsidRPr="00782C10" w14:paraId="6D3CC7E2" w14:textId="77777777" w:rsidTr="00DA7CF7">
        <w:tc>
          <w:tcPr>
            <w:tcW w:w="2725" w:type="dxa"/>
          </w:tcPr>
          <w:p w14:paraId="15FF3F15" w14:textId="77777777" w:rsidR="00016A3F" w:rsidRPr="00782C10" w:rsidRDefault="00016A3F" w:rsidP="00892187">
            <w:pPr>
              <w:autoSpaceDE w:val="0"/>
              <w:autoSpaceDN w:val="0"/>
              <w:adjustRightInd w:val="0"/>
              <w:spacing w:line="360" w:lineRule="auto"/>
              <w:jc w:val="center"/>
              <w:rPr>
                <w:rFonts w:ascii="Arial" w:hAnsi="Arial" w:cs="Arial"/>
                <w:b/>
                <w:sz w:val="20"/>
                <w:szCs w:val="20"/>
              </w:rPr>
            </w:pPr>
            <w:r w:rsidRPr="00782C10">
              <w:rPr>
                <w:rFonts w:ascii="Arial" w:hAnsi="Arial" w:cs="Arial"/>
                <w:b/>
                <w:sz w:val="20"/>
                <w:szCs w:val="20"/>
              </w:rPr>
              <w:t>VARIABLE</w:t>
            </w:r>
          </w:p>
        </w:tc>
        <w:tc>
          <w:tcPr>
            <w:tcW w:w="3098" w:type="dxa"/>
          </w:tcPr>
          <w:p w14:paraId="7C23C3D2" w14:textId="77777777" w:rsidR="00016A3F" w:rsidRPr="00782C10" w:rsidRDefault="00016A3F" w:rsidP="00892187">
            <w:pPr>
              <w:autoSpaceDE w:val="0"/>
              <w:autoSpaceDN w:val="0"/>
              <w:adjustRightInd w:val="0"/>
              <w:spacing w:line="360" w:lineRule="auto"/>
              <w:jc w:val="center"/>
              <w:rPr>
                <w:rFonts w:ascii="Arial" w:hAnsi="Arial" w:cs="Arial"/>
                <w:b/>
                <w:sz w:val="20"/>
                <w:szCs w:val="20"/>
              </w:rPr>
            </w:pPr>
            <w:r w:rsidRPr="00782C10">
              <w:rPr>
                <w:rFonts w:ascii="Arial" w:hAnsi="Arial" w:cs="Arial"/>
                <w:b/>
                <w:sz w:val="20"/>
                <w:szCs w:val="20"/>
              </w:rPr>
              <w:t>PROBLEMAS</w:t>
            </w:r>
          </w:p>
        </w:tc>
        <w:tc>
          <w:tcPr>
            <w:tcW w:w="3238" w:type="dxa"/>
          </w:tcPr>
          <w:p w14:paraId="031C3C2A" w14:textId="77777777" w:rsidR="00016A3F" w:rsidRPr="00782C10" w:rsidRDefault="00016A3F" w:rsidP="00892187">
            <w:pPr>
              <w:autoSpaceDE w:val="0"/>
              <w:autoSpaceDN w:val="0"/>
              <w:adjustRightInd w:val="0"/>
              <w:spacing w:line="360" w:lineRule="auto"/>
              <w:jc w:val="center"/>
              <w:rPr>
                <w:rFonts w:ascii="Arial" w:hAnsi="Arial" w:cs="Arial"/>
                <w:b/>
                <w:sz w:val="20"/>
                <w:szCs w:val="20"/>
              </w:rPr>
            </w:pPr>
            <w:r w:rsidRPr="00782C10">
              <w:rPr>
                <w:rFonts w:ascii="Arial" w:hAnsi="Arial" w:cs="Arial"/>
                <w:b/>
                <w:sz w:val="20"/>
                <w:szCs w:val="20"/>
              </w:rPr>
              <w:t>POTENCIALIDADES</w:t>
            </w:r>
          </w:p>
        </w:tc>
      </w:tr>
      <w:tr w:rsidR="00016A3F" w:rsidRPr="00782C10" w14:paraId="22DDF7EB" w14:textId="77777777" w:rsidTr="00DA7CF7">
        <w:tc>
          <w:tcPr>
            <w:tcW w:w="2725" w:type="dxa"/>
          </w:tcPr>
          <w:p w14:paraId="4FCD24E3" w14:textId="77777777" w:rsidR="00016A3F" w:rsidRPr="00782C10" w:rsidRDefault="00016A3F" w:rsidP="00C20DD3">
            <w:pPr>
              <w:autoSpaceDE w:val="0"/>
              <w:autoSpaceDN w:val="0"/>
              <w:adjustRightInd w:val="0"/>
              <w:spacing w:line="360" w:lineRule="auto"/>
              <w:jc w:val="both"/>
              <w:rPr>
                <w:rFonts w:ascii="Arial" w:hAnsi="Arial" w:cs="Arial"/>
                <w:sz w:val="20"/>
                <w:szCs w:val="20"/>
              </w:rPr>
            </w:pPr>
            <w:r w:rsidRPr="00782C10">
              <w:rPr>
                <w:rFonts w:ascii="Arial" w:hAnsi="Arial" w:cs="Arial"/>
                <w:sz w:val="20"/>
                <w:szCs w:val="20"/>
              </w:rPr>
              <w:t>Acceso al saneamiento integral básico</w:t>
            </w:r>
          </w:p>
        </w:tc>
        <w:tc>
          <w:tcPr>
            <w:tcW w:w="3098" w:type="dxa"/>
          </w:tcPr>
          <w:p w14:paraId="0C0CE5B8" w14:textId="77777777" w:rsidR="00016A3F" w:rsidRPr="00782C10" w:rsidRDefault="00016A3F" w:rsidP="00D8613E">
            <w:pPr>
              <w:pStyle w:val="ListParagraph"/>
              <w:numPr>
                <w:ilvl w:val="0"/>
                <w:numId w:val="53"/>
              </w:numPr>
              <w:autoSpaceDE w:val="0"/>
              <w:autoSpaceDN w:val="0"/>
              <w:adjustRightInd w:val="0"/>
              <w:spacing w:line="360" w:lineRule="auto"/>
              <w:jc w:val="both"/>
              <w:rPr>
                <w:rFonts w:ascii="Arial" w:hAnsi="Arial" w:cs="Arial"/>
                <w:sz w:val="20"/>
                <w:szCs w:val="20"/>
              </w:rPr>
            </w:pPr>
            <w:r w:rsidRPr="00782C10">
              <w:rPr>
                <w:rFonts w:ascii="Arial" w:hAnsi="Arial" w:cs="Arial"/>
                <w:sz w:val="20"/>
                <w:szCs w:val="20"/>
              </w:rPr>
              <w:t xml:space="preserve">Desnutrición </w:t>
            </w:r>
          </w:p>
          <w:p w14:paraId="65D581BC" w14:textId="77777777" w:rsidR="00016A3F" w:rsidRPr="00782C10" w:rsidRDefault="00016A3F" w:rsidP="00D8613E">
            <w:pPr>
              <w:pStyle w:val="ListParagraph"/>
              <w:numPr>
                <w:ilvl w:val="0"/>
                <w:numId w:val="53"/>
              </w:numPr>
              <w:autoSpaceDE w:val="0"/>
              <w:autoSpaceDN w:val="0"/>
              <w:adjustRightInd w:val="0"/>
              <w:spacing w:line="360" w:lineRule="auto"/>
              <w:jc w:val="both"/>
              <w:rPr>
                <w:rFonts w:ascii="Arial" w:hAnsi="Arial" w:cs="Arial"/>
                <w:sz w:val="20"/>
                <w:szCs w:val="20"/>
              </w:rPr>
            </w:pPr>
            <w:r w:rsidRPr="00782C10">
              <w:rPr>
                <w:rFonts w:ascii="Arial" w:hAnsi="Arial" w:cs="Arial"/>
                <w:sz w:val="20"/>
                <w:szCs w:val="20"/>
              </w:rPr>
              <w:t>Anemia</w:t>
            </w:r>
          </w:p>
          <w:p w14:paraId="4ADEE47C" w14:textId="77777777" w:rsidR="00892187" w:rsidRPr="00782C10" w:rsidRDefault="00892187" w:rsidP="00D8613E">
            <w:pPr>
              <w:pStyle w:val="ListParagraph"/>
              <w:numPr>
                <w:ilvl w:val="0"/>
                <w:numId w:val="53"/>
              </w:numPr>
              <w:autoSpaceDE w:val="0"/>
              <w:autoSpaceDN w:val="0"/>
              <w:adjustRightInd w:val="0"/>
              <w:spacing w:line="360" w:lineRule="auto"/>
              <w:jc w:val="both"/>
              <w:rPr>
                <w:rFonts w:ascii="Arial" w:hAnsi="Arial" w:cs="Arial"/>
                <w:sz w:val="20"/>
                <w:szCs w:val="20"/>
              </w:rPr>
            </w:pPr>
            <w:r w:rsidRPr="00782C10">
              <w:rPr>
                <w:rFonts w:ascii="Arial" w:hAnsi="Arial" w:cs="Arial"/>
                <w:sz w:val="20"/>
                <w:szCs w:val="20"/>
              </w:rPr>
              <w:t xml:space="preserve">Falta de recursos </w:t>
            </w:r>
            <w:r w:rsidR="009C67B1" w:rsidRPr="00782C10">
              <w:rPr>
                <w:rFonts w:ascii="Arial" w:hAnsi="Arial" w:cs="Arial"/>
                <w:sz w:val="20"/>
                <w:szCs w:val="20"/>
              </w:rPr>
              <w:t>económicos</w:t>
            </w:r>
          </w:p>
        </w:tc>
        <w:tc>
          <w:tcPr>
            <w:tcW w:w="3238" w:type="dxa"/>
          </w:tcPr>
          <w:p w14:paraId="63F0450F" w14:textId="77777777" w:rsidR="00016A3F" w:rsidRPr="00782C10" w:rsidRDefault="00016A3F" w:rsidP="00D8613E">
            <w:pPr>
              <w:pStyle w:val="ListParagraph"/>
              <w:numPr>
                <w:ilvl w:val="0"/>
                <w:numId w:val="53"/>
              </w:numPr>
              <w:autoSpaceDE w:val="0"/>
              <w:autoSpaceDN w:val="0"/>
              <w:adjustRightInd w:val="0"/>
              <w:spacing w:line="360" w:lineRule="auto"/>
              <w:jc w:val="both"/>
              <w:rPr>
                <w:rFonts w:ascii="Arial" w:hAnsi="Arial" w:cs="Arial"/>
                <w:sz w:val="20"/>
                <w:szCs w:val="20"/>
              </w:rPr>
            </w:pPr>
            <w:r w:rsidRPr="00782C10">
              <w:rPr>
                <w:rFonts w:ascii="Arial" w:hAnsi="Arial" w:cs="Arial"/>
                <w:sz w:val="20"/>
                <w:szCs w:val="20"/>
              </w:rPr>
              <w:t>Infraestructura educativa</w:t>
            </w:r>
          </w:p>
          <w:p w14:paraId="13962C64" w14:textId="77777777" w:rsidR="00016A3F" w:rsidRPr="00782C10" w:rsidRDefault="00016A3F" w:rsidP="00D8613E">
            <w:pPr>
              <w:pStyle w:val="ListParagraph"/>
              <w:numPr>
                <w:ilvl w:val="0"/>
                <w:numId w:val="53"/>
              </w:numPr>
              <w:autoSpaceDE w:val="0"/>
              <w:autoSpaceDN w:val="0"/>
              <w:adjustRightInd w:val="0"/>
              <w:spacing w:line="360" w:lineRule="auto"/>
              <w:jc w:val="both"/>
              <w:rPr>
                <w:rFonts w:ascii="Arial" w:hAnsi="Arial" w:cs="Arial"/>
                <w:sz w:val="20"/>
                <w:szCs w:val="20"/>
              </w:rPr>
            </w:pPr>
            <w:r w:rsidRPr="00782C10">
              <w:rPr>
                <w:rFonts w:ascii="Arial" w:hAnsi="Arial" w:cs="Arial"/>
                <w:sz w:val="20"/>
                <w:szCs w:val="20"/>
              </w:rPr>
              <w:t>Personal de educación y salud</w:t>
            </w:r>
          </w:p>
          <w:p w14:paraId="0331A6F0" w14:textId="77777777" w:rsidR="00016A3F" w:rsidRPr="00782C10" w:rsidRDefault="00016A3F" w:rsidP="00D8613E">
            <w:pPr>
              <w:pStyle w:val="ListParagraph"/>
              <w:numPr>
                <w:ilvl w:val="0"/>
                <w:numId w:val="53"/>
              </w:numPr>
              <w:autoSpaceDE w:val="0"/>
              <w:autoSpaceDN w:val="0"/>
              <w:adjustRightInd w:val="0"/>
              <w:spacing w:line="360" w:lineRule="auto"/>
              <w:jc w:val="both"/>
              <w:rPr>
                <w:rFonts w:ascii="Arial" w:hAnsi="Arial" w:cs="Arial"/>
                <w:sz w:val="20"/>
                <w:szCs w:val="20"/>
              </w:rPr>
            </w:pPr>
            <w:r w:rsidRPr="00782C10">
              <w:rPr>
                <w:rFonts w:ascii="Arial" w:hAnsi="Arial" w:cs="Arial"/>
                <w:sz w:val="20"/>
                <w:szCs w:val="20"/>
              </w:rPr>
              <w:t>Identidad cultural</w:t>
            </w:r>
          </w:p>
        </w:tc>
      </w:tr>
      <w:tr w:rsidR="00016A3F" w:rsidRPr="00782C10" w14:paraId="32DDF971" w14:textId="77777777" w:rsidTr="00DA7CF7">
        <w:tc>
          <w:tcPr>
            <w:tcW w:w="2725" w:type="dxa"/>
          </w:tcPr>
          <w:p w14:paraId="28E7848D" w14:textId="77777777" w:rsidR="00016A3F" w:rsidRPr="00782C10" w:rsidRDefault="00016A3F" w:rsidP="00C20DD3">
            <w:pPr>
              <w:autoSpaceDE w:val="0"/>
              <w:autoSpaceDN w:val="0"/>
              <w:adjustRightInd w:val="0"/>
              <w:spacing w:line="360" w:lineRule="auto"/>
              <w:jc w:val="both"/>
              <w:rPr>
                <w:rFonts w:ascii="Arial" w:hAnsi="Arial" w:cs="Arial"/>
                <w:sz w:val="20"/>
                <w:szCs w:val="20"/>
              </w:rPr>
            </w:pPr>
            <w:r w:rsidRPr="00782C10">
              <w:rPr>
                <w:rFonts w:ascii="Arial" w:hAnsi="Arial" w:cs="Arial"/>
                <w:sz w:val="20"/>
                <w:szCs w:val="20"/>
              </w:rPr>
              <w:t>Acceso a servicios públicos de educación</w:t>
            </w:r>
          </w:p>
        </w:tc>
        <w:tc>
          <w:tcPr>
            <w:tcW w:w="3098" w:type="dxa"/>
          </w:tcPr>
          <w:p w14:paraId="54D4CC85" w14:textId="77777777" w:rsidR="00016A3F" w:rsidRPr="00703BDB" w:rsidRDefault="006F0878" w:rsidP="00703BDB">
            <w:pPr>
              <w:autoSpaceDE w:val="0"/>
              <w:autoSpaceDN w:val="0"/>
              <w:adjustRightInd w:val="0"/>
              <w:spacing w:line="360" w:lineRule="auto"/>
              <w:jc w:val="both"/>
              <w:rPr>
                <w:rFonts w:ascii="Arial" w:hAnsi="Arial" w:cs="Arial"/>
                <w:sz w:val="20"/>
                <w:szCs w:val="20"/>
              </w:rPr>
            </w:pPr>
            <w:r w:rsidRPr="00703BDB">
              <w:rPr>
                <w:rFonts w:ascii="Arial" w:hAnsi="Arial" w:cs="Arial"/>
                <w:sz w:val="20"/>
                <w:szCs w:val="20"/>
              </w:rPr>
              <w:t>Alumnos con bajo nivel de comprensión lectora y razonamiento matemático</w:t>
            </w:r>
          </w:p>
        </w:tc>
        <w:tc>
          <w:tcPr>
            <w:tcW w:w="3238" w:type="dxa"/>
          </w:tcPr>
          <w:p w14:paraId="02B6E61C" w14:textId="77777777" w:rsidR="00016A3F" w:rsidRPr="00782C10" w:rsidRDefault="00016A3F" w:rsidP="00D8613E">
            <w:pPr>
              <w:pStyle w:val="ListParagraph"/>
              <w:numPr>
                <w:ilvl w:val="0"/>
                <w:numId w:val="55"/>
              </w:numPr>
              <w:autoSpaceDE w:val="0"/>
              <w:autoSpaceDN w:val="0"/>
              <w:adjustRightInd w:val="0"/>
              <w:spacing w:line="360" w:lineRule="auto"/>
              <w:jc w:val="both"/>
              <w:rPr>
                <w:rFonts w:ascii="Arial" w:hAnsi="Arial" w:cs="Arial"/>
                <w:sz w:val="20"/>
                <w:szCs w:val="20"/>
              </w:rPr>
            </w:pPr>
            <w:r w:rsidRPr="00782C10">
              <w:rPr>
                <w:rFonts w:ascii="Arial" w:hAnsi="Arial" w:cs="Arial"/>
                <w:sz w:val="20"/>
                <w:szCs w:val="20"/>
              </w:rPr>
              <w:t>Personal de educación</w:t>
            </w:r>
          </w:p>
          <w:p w14:paraId="3DA660D7" w14:textId="77777777" w:rsidR="006F0878" w:rsidRPr="00782C10" w:rsidRDefault="006F0878" w:rsidP="00D8613E">
            <w:pPr>
              <w:pStyle w:val="ListParagraph"/>
              <w:numPr>
                <w:ilvl w:val="0"/>
                <w:numId w:val="55"/>
              </w:numPr>
              <w:autoSpaceDE w:val="0"/>
              <w:autoSpaceDN w:val="0"/>
              <w:adjustRightInd w:val="0"/>
              <w:spacing w:line="360" w:lineRule="auto"/>
              <w:jc w:val="both"/>
              <w:rPr>
                <w:rFonts w:ascii="Arial" w:hAnsi="Arial" w:cs="Arial"/>
                <w:sz w:val="20"/>
                <w:szCs w:val="20"/>
              </w:rPr>
            </w:pPr>
            <w:r w:rsidRPr="00782C10">
              <w:rPr>
                <w:rFonts w:ascii="Arial" w:hAnsi="Arial" w:cs="Arial"/>
                <w:sz w:val="20"/>
                <w:szCs w:val="20"/>
              </w:rPr>
              <w:t>Infraestructura educativa</w:t>
            </w:r>
          </w:p>
        </w:tc>
      </w:tr>
    </w:tbl>
    <w:p w14:paraId="189CFF08" w14:textId="77777777" w:rsidR="00125DB6" w:rsidRDefault="00125DB6" w:rsidP="00DA7CF7">
      <w:pPr>
        <w:pStyle w:val="NoSpacing"/>
        <w:rPr>
          <w:rFonts w:ascii="Arial" w:hAnsi="Arial" w:cs="Arial"/>
          <w:b/>
          <w:sz w:val="20"/>
          <w:szCs w:val="20"/>
        </w:rPr>
      </w:pPr>
    </w:p>
    <w:p w14:paraId="5AC4C20F" w14:textId="77777777" w:rsidR="00125DB6" w:rsidRDefault="00125DB6" w:rsidP="00DA7CF7">
      <w:pPr>
        <w:pStyle w:val="NoSpacing"/>
        <w:rPr>
          <w:rFonts w:ascii="Arial" w:hAnsi="Arial" w:cs="Arial"/>
          <w:b/>
          <w:sz w:val="20"/>
          <w:szCs w:val="20"/>
        </w:rPr>
      </w:pPr>
    </w:p>
    <w:p w14:paraId="043E560A" w14:textId="654F3DB7" w:rsidR="00315AAE" w:rsidRPr="00892187" w:rsidRDefault="00782C10" w:rsidP="00315AAE">
      <w:pPr>
        <w:autoSpaceDE w:val="0"/>
        <w:autoSpaceDN w:val="0"/>
        <w:adjustRightInd w:val="0"/>
        <w:spacing w:after="0" w:line="360" w:lineRule="auto"/>
        <w:jc w:val="center"/>
        <w:rPr>
          <w:rFonts w:ascii="Arial" w:hAnsi="Arial" w:cs="Arial"/>
          <w:b/>
        </w:rPr>
      </w:pPr>
      <w:r>
        <w:rPr>
          <w:rFonts w:ascii="Arial" w:hAnsi="Arial" w:cs="Arial"/>
          <w:b/>
        </w:rPr>
        <w:t xml:space="preserve">CUADRO N° </w:t>
      </w:r>
      <w:r w:rsidR="00674FC2">
        <w:rPr>
          <w:rFonts w:ascii="Arial" w:hAnsi="Arial" w:cs="Arial"/>
          <w:b/>
        </w:rPr>
        <w:t>37</w:t>
      </w:r>
    </w:p>
    <w:p w14:paraId="6677827D" w14:textId="77777777" w:rsidR="00315AAE" w:rsidRPr="00892187" w:rsidRDefault="00315AAE" w:rsidP="00315AAE">
      <w:pPr>
        <w:autoSpaceDE w:val="0"/>
        <w:autoSpaceDN w:val="0"/>
        <w:adjustRightInd w:val="0"/>
        <w:spacing w:after="0" w:line="360" w:lineRule="auto"/>
        <w:jc w:val="center"/>
        <w:rPr>
          <w:rFonts w:ascii="Arial" w:hAnsi="Arial" w:cs="Arial"/>
          <w:b/>
          <w:bCs/>
        </w:rPr>
      </w:pPr>
      <w:r w:rsidRPr="00892187">
        <w:rPr>
          <w:rFonts w:ascii="Arial" w:hAnsi="Arial" w:cs="Arial"/>
          <w:b/>
          <w:bCs/>
        </w:rPr>
        <w:t>OPORTUNIDADES Y LIMITACIONES</w:t>
      </w:r>
    </w:p>
    <w:tbl>
      <w:tblPr>
        <w:tblStyle w:val="TableGrid"/>
        <w:tblW w:w="0" w:type="auto"/>
        <w:tblLook w:val="04A0" w:firstRow="1" w:lastRow="0" w:firstColumn="1" w:lastColumn="0" w:noHBand="0" w:noVBand="1"/>
      </w:tblPr>
      <w:tblGrid>
        <w:gridCol w:w="2217"/>
        <w:gridCol w:w="2477"/>
        <w:gridCol w:w="4367"/>
      </w:tblGrid>
      <w:tr w:rsidR="00892187" w:rsidRPr="00892187" w14:paraId="299D182A" w14:textId="77777777" w:rsidTr="003C4850">
        <w:tc>
          <w:tcPr>
            <w:tcW w:w="2246" w:type="dxa"/>
          </w:tcPr>
          <w:p w14:paraId="11D5F2D8" w14:textId="77777777" w:rsidR="00892187" w:rsidRPr="00892187" w:rsidRDefault="00892187" w:rsidP="00770871">
            <w:pPr>
              <w:autoSpaceDE w:val="0"/>
              <w:autoSpaceDN w:val="0"/>
              <w:adjustRightInd w:val="0"/>
              <w:spacing w:line="360" w:lineRule="auto"/>
              <w:jc w:val="center"/>
              <w:rPr>
                <w:rFonts w:ascii="Arial" w:hAnsi="Arial" w:cs="Arial"/>
                <w:b/>
              </w:rPr>
            </w:pPr>
            <w:r w:rsidRPr="00892187">
              <w:rPr>
                <w:rFonts w:ascii="Arial" w:hAnsi="Arial" w:cs="Arial"/>
                <w:b/>
              </w:rPr>
              <w:t>VARIABLE</w:t>
            </w:r>
          </w:p>
        </w:tc>
        <w:tc>
          <w:tcPr>
            <w:tcW w:w="2488" w:type="dxa"/>
          </w:tcPr>
          <w:p w14:paraId="57D1FE7E" w14:textId="77777777" w:rsidR="00892187" w:rsidRPr="00892187" w:rsidRDefault="00892187" w:rsidP="00770871">
            <w:pPr>
              <w:autoSpaceDE w:val="0"/>
              <w:autoSpaceDN w:val="0"/>
              <w:adjustRightInd w:val="0"/>
              <w:spacing w:line="360" w:lineRule="auto"/>
              <w:jc w:val="center"/>
              <w:rPr>
                <w:rFonts w:ascii="Arial" w:hAnsi="Arial" w:cs="Arial"/>
                <w:b/>
              </w:rPr>
            </w:pPr>
            <w:r w:rsidRPr="00892187">
              <w:rPr>
                <w:rFonts w:ascii="Arial" w:hAnsi="Arial" w:cs="Arial"/>
                <w:b/>
              </w:rPr>
              <w:t>OPORTUNIDADES</w:t>
            </w:r>
          </w:p>
        </w:tc>
        <w:tc>
          <w:tcPr>
            <w:tcW w:w="4441" w:type="dxa"/>
          </w:tcPr>
          <w:p w14:paraId="2E1D0031" w14:textId="77777777" w:rsidR="00892187" w:rsidRPr="00892187" w:rsidRDefault="00892187" w:rsidP="00770871">
            <w:pPr>
              <w:autoSpaceDE w:val="0"/>
              <w:autoSpaceDN w:val="0"/>
              <w:adjustRightInd w:val="0"/>
              <w:spacing w:line="360" w:lineRule="auto"/>
              <w:jc w:val="center"/>
              <w:rPr>
                <w:rFonts w:ascii="Arial" w:hAnsi="Arial" w:cs="Arial"/>
                <w:b/>
              </w:rPr>
            </w:pPr>
            <w:r w:rsidRPr="00892187">
              <w:rPr>
                <w:rFonts w:ascii="Arial" w:hAnsi="Arial" w:cs="Arial"/>
                <w:b/>
              </w:rPr>
              <w:t>LIMITACIONES</w:t>
            </w:r>
          </w:p>
        </w:tc>
      </w:tr>
      <w:tr w:rsidR="00892187" w:rsidRPr="003C4850" w14:paraId="5AF8FD3C" w14:textId="77777777" w:rsidTr="003C4850">
        <w:tc>
          <w:tcPr>
            <w:tcW w:w="2246" w:type="dxa"/>
          </w:tcPr>
          <w:p w14:paraId="0AB4DE39" w14:textId="77777777" w:rsidR="00892187" w:rsidRPr="003C4850" w:rsidRDefault="00892187" w:rsidP="00770871">
            <w:pPr>
              <w:autoSpaceDE w:val="0"/>
              <w:autoSpaceDN w:val="0"/>
              <w:adjustRightInd w:val="0"/>
              <w:spacing w:line="360" w:lineRule="auto"/>
              <w:jc w:val="both"/>
              <w:rPr>
                <w:rFonts w:ascii="Arial" w:hAnsi="Arial" w:cs="Arial"/>
                <w:sz w:val="20"/>
                <w:szCs w:val="20"/>
              </w:rPr>
            </w:pPr>
            <w:r w:rsidRPr="003C4850">
              <w:rPr>
                <w:rFonts w:ascii="Arial" w:hAnsi="Arial" w:cs="Arial"/>
                <w:sz w:val="20"/>
                <w:szCs w:val="20"/>
              </w:rPr>
              <w:t>Acceso al saneamiento integral básico</w:t>
            </w:r>
          </w:p>
        </w:tc>
        <w:tc>
          <w:tcPr>
            <w:tcW w:w="2488" w:type="dxa"/>
          </w:tcPr>
          <w:p w14:paraId="57BDF7D0" w14:textId="77777777" w:rsidR="00892187" w:rsidRPr="003C4850" w:rsidRDefault="00892187" w:rsidP="003C4850">
            <w:pPr>
              <w:autoSpaceDE w:val="0"/>
              <w:autoSpaceDN w:val="0"/>
              <w:adjustRightInd w:val="0"/>
              <w:spacing w:line="360" w:lineRule="auto"/>
              <w:jc w:val="both"/>
              <w:rPr>
                <w:rFonts w:ascii="Arial" w:hAnsi="Arial" w:cs="Arial"/>
                <w:sz w:val="20"/>
                <w:szCs w:val="20"/>
              </w:rPr>
            </w:pPr>
            <w:r w:rsidRPr="003C4850">
              <w:rPr>
                <w:rFonts w:ascii="Arial" w:hAnsi="Arial" w:cs="Arial"/>
                <w:sz w:val="20"/>
                <w:szCs w:val="20"/>
              </w:rPr>
              <w:t xml:space="preserve">Financiamiento de entidades </w:t>
            </w:r>
            <w:r w:rsidR="003C4850" w:rsidRPr="003C4850">
              <w:rPr>
                <w:rFonts w:ascii="Arial" w:hAnsi="Arial" w:cs="Arial"/>
                <w:sz w:val="20"/>
                <w:szCs w:val="20"/>
              </w:rPr>
              <w:t>públicas y</w:t>
            </w:r>
            <w:r w:rsidRPr="003C4850">
              <w:rPr>
                <w:rFonts w:ascii="Arial" w:hAnsi="Arial" w:cs="Arial"/>
                <w:sz w:val="20"/>
                <w:szCs w:val="20"/>
              </w:rPr>
              <w:t xml:space="preserve"> privadas.</w:t>
            </w:r>
          </w:p>
          <w:p w14:paraId="2DD8CEDD" w14:textId="77777777" w:rsidR="00892187" w:rsidRPr="003C4850" w:rsidRDefault="00892187" w:rsidP="00770871">
            <w:pPr>
              <w:pStyle w:val="ListParagraph"/>
              <w:autoSpaceDE w:val="0"/>
              <w:autoSpaceDN w:val="0"/>
              <w:adjustRightInd w:val="0"/>
              <w:spacing w:line="360" w:lineRule="auto"/>
              <w:jc w:val="both"/>
              <w:rPr>
                <w:rFonts w:ascii="Arial" w:hAnsi="Arial" w:cs="Arial"/>
                <w:sz w:val="20"/>
                <w:szCs w:val="20"/>
              </w:rPr>
            </w:pPr>
          </w:p>
        </w:tc>
        <w:tc>
          <w:tcPr>
            <w:tcW w:w="4441" w:type="dxa"/>
          </w:tcPr>
          <w:p w14:paraId="7184C821" w14:textId="77777777" w:rsidR="00892187" w:rsidRPr="00DA7CF7" w:rsidRDefault="00DA7CF7" w:rsidP="00DA7CF7">
            <w:pPr>
              <w:pStyle w:val="NoSpacing"/>
              <w:rPr>
                <w:rFonts w:ascii="Arial" w:hAnsi="Arial" w:cs="Arial"/>
                <w:sz w:val="20"/>
                <w:szCs w:val="20"/>
              </w:rPr>
            </w:pPr>
            <w:r>
              <w:rPr>
                <w:rFonts w:ascii="Arial" w:hAnsi="Arial" w:cs="Arial"/>
                <w:sz w:val="20"/>
                <w:szCs w:val="20"/>
              </w:rPr>
              <w:t xml:space="preserve">- </w:t>
            </w:r>
            <w:r w:rsidR="00892187" w:rsidRPr="00DA7CF7">
              <w:rPr>
                <w:rFonts w:ascii="Arial" w:hAnsi="Arial" w:cs="Arial"/>
                <w:sz w:val="20"/>
                <w:szCs w:val="20"/>
              </w:rPr>
              <w:t>Reducción de la economía familiar por crisis económicas</w:t>
            </w:r>
          </w:p>
          <w:p w14:paraId="0DFE7DA5" w14:textId="77777777" w:rsidR="00892187" w:rsidRPr="00DA7CF7" w:rsidRDefault="00DA7CF7" w:rsidP="00DA7CF7">
            <w:pPr>
              <w:pStyle w:val="NoSpacing"/>
              <w:rPr>
                <w:rFonts w:ascii="Arial" w:hAnsi="Arial" w:cs="Arial"/>
                <w:sz w:val="20"/>
                <w:szCs w:val="20"/>
              </w:rPr>
            </w:pPr>
            <w:r>
              <w:rPr>
                <w:rFonts w:ascii="Arial" w:hAnsi="Arial" w:cs="Arial"/>
                <w:sz w:val="20"/>
                <w:szCs w:val="20"/>
              </w:rPr>
              <w:t xml:space="preserve">- </w:t>
            </w:r>
            <w:r w:rsidR="00892187" w:rsidRPr="00DA7CF7">
              <w:rPr>
                <w:rFonts w:ascii="Arial" w:hAnsi="Arial" w:cs="Arial"/>
                <w:sz w:val="20"/>
                <w:szCs w:val="20"/>
              </w:rPr>
              <w:t>Poca cobertura de servicio de salud.</w:t>
            </w:r>
          </w:p>
          <w:p w14:paraId="7726ECE5" w14:textId="77777777" w:rsidR="00892187" w:rsidRPr="00DA7CF7" w:rsidRDefault="00DA7CF7" w:rsidP="00DA7CF7">
            <w:pPr>
              <w:pStyle w:val="NoSpacing"/>
              <w:rPr>
                <w:rFonts w:ascii="Arial" w:hAnsi="Arial" w:cs="Arial"/>
                <w:sz w:val="20"/>
                <w:szCs w:val="20"/>
              </w:rPr>
            </w:pPr>
            <w:r>
              <w:rPr>
                <w:rFonts w:ascii="Arial" w:hAnsi="Arial" w:cs="Arial"/>
                <w:sz w:val="20"/>
                <w:szCs w:val="20"/>
              </w:rPr>
              <w:t xml:space="preserve">- </w:t>
            </w:r>
            <w:r w:rsidR="00892187" w:rsidRPr="00DA7CF7">
              <w:rPr>
                <w:rFonts w:ascii="Arial" w:hAnsi="Arial" w:cs="Arial"/>
                <w:sz w:val="20"/>
                <w:szCs w:val="20"/>
              </w:rPr>
              <w:t>Servicio de Agua no potabilizada</w:t>
            </w:r>
          </w:p>
          <w:p w14:paraId="2B5AF1BF" w14:textId="77777777" w:rsidR="00892187" w:rsidRPr="003C4850" w:rsidRDefault="00DA7CF7" w:rsidP="00DA7CF7">
            <w:pPr>
              <w:pStyle w:val="NoSpacing"/>
            </w:pPr>
            <w:r>
              <w:rPr>
                <w:rFonts w:ascii="Arial" w:hAnsi="Arial" w:cs="Arial"/>
                <w:sz w:val="20"/>
                <w:szCs w:val="20"/>
              </w:rPr>
              <w:t xml:space="preserve">- </w:t>
            </w:r>
            <w:r w:rsidR="00892187" w:rsidRPr="00DA7CF7">
              <w:rPr>
                <w:rFonts w:ascii="Arial" w:hAnsi="Arial" w:cs="Arial"/>
                <w:sz w:val="20"/>
                <w:szCs w:val="20"/>
              </w:rPr>
              <w:t>Carencia de Alcantarilla para aguas pluviales. .</w:t>
            </w:r>
          </w:p>
        </w:tc>
      </w:tr>
      <w:tr w:rsidR="00892187" w:rsidRPr="003C4850" w14:paraId="259E913F" w14:textId="77777777" w:rsidTr="003C4850">
        <w:tc>
          <w:tcPr>
            <w:tcW w:w="2246" w:type="dxa"/>
          </w:tcPr>
          <w:p w14:paraId="1D17C044" w14:textId="77777777" w:rsidR="00892187" w:rsidRPr="003C4850" w:rsidRDefault="00892187" w:rsidP="00770871">
            <w:pPr>
              <w:autoSpaceDE w:val="0"/>
              <w:autoSpaceDN w:val="0"/>
              <w:adjustRightInd w:val="0"/>
              <w:spacing w:line="360" w:lineRule="auto"/>
              <w:jc w:val="both"/>
              <w:rPr>
                <w:rFonts w:ascii="Arial" w:hAnsi="Arial" w:cs="Arial"/>
                <w:sz w:val="20"/>
                <w:szCs w:val="20"/>
              </w:rPr>
            </w:pPr>
            <w:r w:rsidRPr="003C4850">
              <w:rPr>
                <w:rFonts w:ascii="Arial" w:hAnsi="Arial" w:cs="Arial"/>
                <w:sz w:val="20"/>
                <w:szCs w:val="20"/>
              </w:rPr>
              <w:t>Acceso al servicio público de salud</w:t>
            </w:r>
          </w:p>
        </w:tc>
        <w:tc>
          <w:tcPr>
            <w:tcW w:w="2488" w:type="dxa"/>
          </w:tcPr>
          <w:p w14:paraId="33379F89" w14:textId="77777777" w:rsidR="00892187" w:rsidRPr="00DA7CF7" w:rsidRDefault="00892187" w:rsidP="00DA7CF7">
            <w:pPr>
              <w:autoSpaceDE w:val="0"/>
              <w:autoSpaceDN w:val="0"/>
              <w:adjustRightInd w:val="0"/>
              <w:spacing w:line="360" w:lineRule="auto"/>
              <w:jc w:val="both"/>
              <w:rPr>
                <w:rFonts w:ascii="Arial" w:hAnsi="Arial" w:cs="Arial"/>
                <w:sz w:val="20"/>
                <w:szCs w:val="20"/>
              </w:rPr>
            </w:pPr>
            <w:r w:rsidRPr="00DA7CF7">
              <w:rPr>
                <w:rFonts w:ascii="Arial" w:hAnsi="Arial" w:cs="Arial"/>
                <w:sz w:val="20"/>
                <w:szCs w:val="20"/>
              </w:rPr>
              <w:t>Presencia de programas sociales</w:t>
            </w:r>
          </w:p>
          <w:p w14:paraId="77F01266" w14:textId="77777777" w:rsidR="00892187" w:rsidRPr="00DA7CF7" w:rsidRDefault="00892187" w:rsidP="00DA7CF7">
            <w:pPr>
              <w:autoSpaceDE w:val="0"/>
              <w:autoSpaceDN w:val="0"/>
              <w:adjustRightInd w:val="0"/>
              <w:spacing w:line="360" w:lineRule="auto"/>
              <w:jc w:val="both"/>
              <w:rPr>
                <w:rFonts w:ascii="Arial" w:hAnsi="Arial" w:cs="Arial"/>
                <w:sz w:val="20"/>
                <w:szCs w:val="20"/>
              </w:rPr>
            </w:pPr>
            <w:r w:rsidRPr="00DA7CF7">
              <w:rPr>
                <w:rFonts w:ascii="Arial" w:hAnsi="Arial" w:cs="Arial"/>
                <w:sz w:val="20"/>
                <w:szCs w:val="20"/>
              </w:rPr>
              <w:t>Desarrollo de las ciencias de la salud.</w:t>
            </w:r>
          </w:p>
        </w:tc>
        <w:tc>
          <w:tcPr>
            <w:tcW w:w="4441" w:type="dxa"/>
          </w:tcPr>
          <w:p w14:paraId="4FFEC5C5" w14:textId="77777777" w:rsidR="00892187" w:rsidRPr="003C4850" w:rsidRDefault="00892187" w:rsidP="00D8613E">
            <w:pPr>
              <w:pStyle w:val="ListParagraph"/>
              <w:numPr>
                <w:ilvl w:val="0"/>
                <w:numId w:val="54"/>
              </w:numPr>
              <w:autoSpaceDE w:val="0"/>
              <w:autoSpaceDN w:val="0"/>
              <w:adjustRightInd w:val="0"/>
              <w:spacing w:line="360" w:lineRule="auto"/>
              <w:jc w:val="both"/>
              <w:rPr>
                <w:rFonts w:ascii="Arial" w:hAnsi="Arial" w:cs="Arial"/>
                <w:sz w:val="20"/>
                <w:szCs w:val="20"/>
              </w:rPr>
            </w:pPr>
            <w:r w:rsidRPr="003C4850">
              <w:rPr>
                <w:rFonts w:ascii="Arial" w:hAnsi="Arial" w:cs="Arial"/>
                <w:sz w:val="20"/>
                <w:szCs w:val="20"/>
              </w:rPr>
              <w:t>Lactancia materna inadecuada</w:t>
            </w:r>
          </w:p>
          <w:p w14:paraId="7BF5F400" w14:textId="77777777" w:rsidR="00892187" w:rsidRPr="003C4850" w:rsidRDefault="00892187" w:rsidP="00D8613E">
            <w:pPr>
              <w:pStyle w:val="ListParagraph"/>
              <w:numPr>
                <w:ilvl w:val="0"/>
                <w:numId w:val="54"/>
              </w:numPr>
              <w:autoSpaceDE w:val="0"/>
              <w:autoSpaceDN w:val="0"/>
              <w:adjustRightInd w:val="0"/>
              <w:spacing w:line="360" w:lineRule="auto"/>
              <w:jc w:val="both"/>
              <w:rPr>
                <w:rFonts w:ascii="Arial" w:hAnsi="Arial" w:cs="Arial"/>
                <w:sz w:val="20"/>
                <w:szCs w:val="20"/>
              </w:rPr>
            </w:pPr>
            <w:r w:rsidRPr="003C4850">
              <w:rPr>
                <w:rFonts w:ascii="Arial" w:hAnsi="Arial" w:cs="Arial"/>
                <w:sz w:val="20"/>
                <w:szCs w:val="20"/>
              </w:rPr>
              <w:t>Falta de decisión político para la inclusión social</w:t>
            </w:r>
          </w:p>
        </w:tc>
      </w:tr>
      <w:tr w:rsidR="00892187" w:rsidRPr="003C4850" w14:paraId="0159B88F" w14:textId="77777777" w:rsidTr="003C4850">
        <w:tc>
          <w:tcPr>
            <w:tcW w:w="2246" w:type="dxa"/>
          </w:tcPr>
          <w:p w14:paraId="4F36F16E" w14:textId="77777777" w:rsidR="00892187" w:rsidRPr="003C4850" w:rsidRDefault="00892187" w:rsidP="00770871">
            <w:pPr>
              <w:autoSpaceDE w:val="0"/>
              <w:autoSpaceDN w:val="0"/>
              <w:adjustRightInd w:val="0"/>
              <w:spacing w:line="360" w:lineRule="auto"/>
              <w:jc w:val="both"/>
              <w:rPr>
                <w:rFonts w:ascii="Arial" w:hAnsi="Arial" w:cs="Arial"/>
                <w:sz w:val="20"/>
                <w:szCs w:val="20"/>
              </w:rPr>
            </w:pPr>
            <w:r w:rsidRPr="003C4850">
              <w:rPr>
                <w:rFonts w:ascii="Arial" w:hAnsi="Arial" w:cs="Arial"/>
                <w:sz w:val="20"/>
                <w:szCs w:val="20"/>
              </w:rPr>
              <w:t>Acceso a servicios públicos de educación</w:t>
            </w:r>
          </w:p>
        </w:tc>
        <w:tc>
          <w:tcPr>
            <w:tcW w:w="2488" w:type="dxa"/>
          </w:tcPr>
          <w:p w14:paraId="09D8F71C" w14:textId="77777777" w:rsidR="00892187" w:rsidRPr="003C4850" w:rsidRDefault="00892187" w:rsidP="003C4850">
            <w:pPr>
              <w:autoSpaceDE w:val="0"/>
              <w:autoSpaceDN w:val="0"/>
              <w:adjustRightInd w:val="0"/>
              <w:spacing w:line="360" w:lineRule="auto"/>
              <w:jc w:val="both"/>
              <w:rPr>
                <w:rFonts w:ascii="Arial" w:hAnsi="Arial" w:cs="Arial"/>
                <w:sz w:val="20"/>
                <w:szCs w:val="20"/>
              </w:rPr>
            </w:pPr>
            <w:r w:rsidRPr="003C4850">
              <w:rPr>
                <w:rFonts w:ascii="Arial" w:hAnsi="Arial" w:cs="Arial"/>
                <w:sz w:val="20"/>
                <w:szCs w:val="20"/>
              </w:rPr>
              <w:t>Desarrollo de la Tecnología de Información y Comunicación.</w:t>
            </w:r>
          </w:p>
        </w:tc>
        <w:tc>
          <w:tcPr>
            <w:tcW w:w="4441" w:type="dxa"/>
          </w:tcPr>
          <w:p w14:paraId="638CA118" w14:textId="77777777" w:rsidR="00892187" w:rsidRPr="003C4850" w:rsidRDefault="00892187" w:rsidP="00D8613E">
            <w:pPr>
              <w:pStyle w:val="ListParagraph"/>
              <w:numPr>
                <w:ilvl w:val="0"/>
                <w:numId w:val="55"/>
              </w:numPr>
              <w:autoSpaceDE w:val="0"/>
              <w:autoSpaceDN w:val="0"/>
              <w:adjustRightInd w:val="0"/>
              <w:spacing w:line="360" w:lineRule="auto"/>
              <w:jc w:val="both"/>
              <w:rPr>
                <w:rFonts w:ascii="Arial" w:hAnsi="Arial" w:cs="Arial"/>
                <w:sz w:val="20"/>
                <w:szCs w:val="20"/>
              </w:rPr>
            </w:pPr>
            <w:r w:rsidRPr="003C4850">
              <w:rPr>
                <w:rFonts w:ascii="Arial" w:hAnsi="Arial" w:cs="Arial"/>
                <w:sz w:val="20"/>
                <w:szCs w:val="20"/>
              </w:rPr>
              <w:t>Falta de Equipamiento Educativo</w:t>
            </w:r>
          </w:p>
          <w:p w14:paraId="250D1134" w14:textId="77777777" w:rsidR="00892187" w:rsidRPr="003C4850" w:rsidRDefault="00892187" w:rsidP="00D8613E">
            <w:pPr>
              <w:pStyle w:val="ListParagraph"/>
              <w:numPr>
                <w:ilvl w:val="0"/>
                <w:numId w:val="55"/>
              </w:numPr>
              <w:autoSpaceDE w:val="0"/>
              <w:autoSpaceDN w:val="0"/>
              <w:adjustRightInd w:val="0"/>
              <w:spacing w:line="360" w:lineRule="auto"/>
              <w:jc w:val="both"/>
              <w:rPr>
                <w:rFonts w:ascii="Arial" w:hAnsi="Arial" w:cs="Arial"/>
                <w:sz w:val="20"/>
                <w:szCs w:val="20"/>
              </w:rPr>
            </w:pPr>
            <w:r w:rsidRPr="003C4850">
              <w:rPr>
                <w:rFonts w:ascii="Arial" w:hAnsi="Arial" w:cs="Arial"/>
                <w:sz w:val="20"/>
                <w:szCs w:val="20"/>
              </w:rPr>
              <w:t>Falta de servicio de Internet a nivel de la población.</w:t>
            </w:r>
          </w:p>
        </w:tc>
      </w:tr>
    </w:tbl>
    <w:p w14:paraId="6A09F00F" w14:textId="77777777" w:rsidR="00892187" w:rsidRDefault="00892187" w:rsidP="00892187">
      <w:pPr>
        <w:autoSpaceDE w:val="0"/>
        <w:autoSpaceDN w:val="0"/>
        <w:adjustRightInd w:val="0"/>
        <w:spacing w:after="0" w:line="360" w:lineRule="auto"/>
        <w:jc w:val="both"/>
        <w:rPr>
          <w:rFonts w:ascii="Arial" w:hAnsi="Arial" w:cs="Arial"/>
          <w:b/>
          <w:bCs/>
          <w:color w:val="000000"/>
          <w:sz w:val="24"/>
          <w:szCs w:val="24"/>
        </w:rPr>
      </w:pPr>
    </w:p>
    <w:p w14:paraId="1A4B4C70" w14:textId="77777777" w:rsidR="00CE4062" w:rsidRPr="00477894" w:rsidRDefault="003C4850" w:rsidP="00CC66EA">
      <w:pPr>
        <w:autoSpaceDE w:val="0"/>
        <w:autoSpaceDN w:val="0"/>
        <w:adjustRightInd w:val="0"/>
        <w:spacing w:after="0" w:line="360" w:lineRule="auto"/>
        <w:jc w:val="center"/>
        <w:rPr>
          <w:rFonts w:ascii="Arial" w:hAnsi="Arial" w:cs="Arial"/>
          <w:b/>
        </w:rPr>
      </w:pPr>
      <w:r w:rsidRPr="00477894">
        <w:rPr>
          <w:rFonts w:ascii="Arial" w:hAnsi="Arial" w:cs="Arial"/>
          <w:b/>
          <w:bCs/>
          <w:color w:val="000000"/>
        </w:rPr>
        <w:t>E</w:t>
      </w:r>
      <w:r w:rsidRPr="00477894">
        <w:rPr>
          <w:rFonts w:ascii="Arial" w:hAnsi="Arial" w:cs="Arial"/>
          <w:b/>
        </w:rPr>
        <w:t>JE ESTRATEGICO</w:t>
      </w:r>
      <w:r w:rsidR="005273E3" w:rsidRPr="00477894">
        <w:rPr>
          <w:rFonts w:ascii="Arial" w:hAnsi="Arial" w:cs="Arial"/>
          <w:b/>
        </w:rPr>
        <w:t xml:space="preserve"> 3</w:t>
      </w:r>
      <w:r w:rsidRPr="00477894">
        <w:rPr>
          <w:rFonts w:ascii="Arial" w:hAnsi="Arial" w:cs="Arial"/>
          <w:b/>
        </w:rPr>
        <w:t xml:space="preserve">: </w:t>
      </w:r>
      <w:r w:rsidR="00CE4062" w:rsidRPr="00477894">
        <w:rPr>
          <w:rFonts w:ascii="Arial" w:hAnsi="Arial" w:cs="Arial"/>
          <w:b/>
        </w:rPr>
        <w:t>ESTADO Y GOBERNABILIDAD LOCAL</w:t>
      </w:r>
    </w:p>
    <w:p w14:paraId="55C03396" w14:textId="77777777" w:rsidR="00315AAE" w:rsidRPr="00477894" w:rsidRDefault="00A072C2" w:rsidP="00315AAE">
      <w:pPr>
        <w:autoSpaceDE w:val="0"/>
        <w:autoSpaceDN w:val="0"/>
        <w:adjustRightInd w:val="0"/>
        <w:spacing w:after="0" w:line="360" w:lineRule="auto"/>
        <w:jc w:val="both"/>
        <w:rPr>
          <w:rFonts w:ascii="Arial" w:hAnsi="Arial" w:cs="Arial"/>
        </w:rPr>
      </w:pPr>
      <w:r w:rsidRPr="00477894">
        <w:rPr>
          <w:rFonts w:ascii="Arial" w:hAnsi="Arial" w:cs="Arial"/>
        </w:rPr>
        <w:t>Los desafíos para los gobiernos locales son cada día mayores dado que tienen que gestionar y velar por la inversión eficiente de los fondos</w:t>
      </w:r>
      <w:r w:rsidR="00477894">
        <w:rPr>
          <w:rFonts w:ascii="Arial" w:hAnsi="Arial" w:cs="Arial"/>
        </w:rPr>
        <w:t xml:space="preserve"> públicos</w:t>
      </w:r>
      <w:r w:rsidRPr="00477894">
        <w:rPr>
          <w:rFonts w:ascii="Arial" w:hAnsi="Arial" w:cs="Arial"/>
        </w:rPr>
        <w:t xml:space="preserve">, </w:t>
      </w:r>
      <w:r w:rsidR="00477894">
        <w:rPr>
          <w:rFonts w:ascii="Arial" w:hAnsi="Arial" w:cs="Arial"/>
        </w:rPr>
        <w:t>atender</w:t>
      </w:r>
      <w:r w:rsidRPr="00477894">
        <w:rPr>
          <w:rFonts w:ascii="Arial" w:hAnsi="Arial" w:cs="Arial"/>
        </w:rPr>
        <w:t xml:space="preserve"> las exigencias crecientes de la sociedad en lo relacionado </w:t>
      </w:r>
      <w:r w:rsidR="00477894">
        <w:rPr>
          <w:rFonts w:ascii="Arial" w:hAnsi="Arial" w:cs="Arial"/>
        </w:rPr>
        <w:t>a</w:t>
      </w:r>
      <w:r w:rsidRPr="00477894">
        <w:rPr>
          <w:rFonts w:ascii="Arial" w:hAnsi="Arial" w:cs="Arial"/>
        </w:rPr>
        <w:t xml:space="preserve">l equilibrio ecológico, </w:t>
      </w:r>
      <w:r w:rsidR="00477894">
        <w:rPr>
          <w:rFonts w:ascii="Arial" w:hAnsi="Arial" w:cs="Arial"/>
        </w:rPr>
        <w:t>social, y económico del distrito.</w:t>
      </w:r>
    </w:p>
    <w:p w14:paraId="46876159" w14:textId="77777777" w:rsidR="00394BEB" w:rsidRDefault="00477894" w:rsidP="00315AAE">
      <w:pPr>
        <w:autoSpaceDE w:val="0"/>
        <w:autoSpaceDN w:val="0"/>
        <w:adjustRightInd w:val="0"/>
        <w:spacing w:after="0" w:line="360" w:lineRule="auto"/>
        <w:jc w:val="both"/>
        <w:rPr>
          <w:rFonts w:ascii="Arial" w:hAnsi="Arial" w:cs="Arial"/>
          <w:bCs/>
        </w:rPr>
      </w:pPr>
      <w:r>
        <w:rPr>
          <w:rFonts w:ascii="Arial" w:hAnsi="Arial" w:cs="Arial"/>
          <w:bCs/>
        </w:rPr>
        <w:t>L</w:t>
      </w:r>
      <w:r w:rsidR="00524910" w:rsidRPr="00477894">
        <w:rPr>
          <w:rFonts w:ascii="Arial" w:hAnsi="Arial" w:cs="Arial"/>
          <w:bCs/>
        </w:rPr>
        <w:t>a gobernabilidad</w:t>
      </w:r>
      <w:r>
        <w:rPr>
          <w:rFonts w:ascii="Arial" w:hAnsi="Arial" w:cs="Arial"/>
          <w:bCs/>
        </w:rPr>
        <w:t xml:space="preserve"> local</w:t>
      </w:r>
      <w:r w:rsidR="00524910" w:rsidRPr="00477894">
        <w:rPr>
          <w:rFonts w:ascii="Arial" w:hAnsi="Arial" w:cs="Arial"/>
          <w:bCs/>
        </w:rPr>
        <w:t xml:space="preserve"> es un concepto que abarca vari</w:t>
      </w:r>
      <w:r w:rsidR="007F5413">
        <w:rPr>
          <w:rFonts w:ascii="Arial" w:hAnsi="Arial" w:cs="Arial"/>
          <w:bCs/>
        </w:rPr>
        <w:t>a</w:t>
      </w:r>
      <w:r w:rsidR="00047657">
        <w:rPr>
          <w:rFonts w:ascii="Arial" w:hAnsi="Arial" w:cs="Arial"/>
          <w:bCs/>
        </w:rPr>
        <w:t>s dimensiones,</w:t>
      </w:r>
      <w:r w:rsidR="00524910" w:rsidRPr="00477894">
        <w:rPr>
          <w:rFonts w:ascii="Arial" w:hAnsi="Arial" w:cs="Arial"/>
          <w:bCs/>
        </w:rPr>
        <w:t xml:space="preserve"> se describe como la adecuada y equilibrada correspondencia entre las demandas s</w:t>
      </w:r>
      <w:r w:rsidR="00047657">
        <w:rPr>
          <w:rFonts w:ascii="Arial" w:hAnsi="Arial" w:cs="Arial"/>
          <w:bCs/>
        </w:rPr>
        <w:t xml:space="preserve">ociales y las ofertas del </w:t>
      </w:r>
    </w:p>
    <w:p w14:paraId="58E44567" w14:textId="77777777" w:rsidR="00394BEB" w:rsidRDefault="00394BEB" w:rsidP="00394BEB">
      <w:pPr>
        <w:pStyle w:val="NoSpacing"/>
        <w:rPr>
          <w:rFonts w:ascii="Arial" w:hAnsi="Arial" w:cs="Arial"/>
          <w:b/>
          <w:sz w:val="20"/>
          <w:szCs w:val="20"/>
        </w:rPr>
      </w:pPr>
      <w:r w:rsidRPr="00C37A96">
        <w:rPr>
          <w:rFonts w:ascii="Arial" w:hAnsi="Arial" w:cs="Arial"/>
          <w:b/>
          <w:noProof/>
          <w:lang w:val="en-US"/>
        </w:rPr>
        <w:drawing>
          <wp:inline distT="0" distB="0" distL="0" distR="0" wp14:anchorId="733EF494" wp14:editId="5139C7A1">
            <wp:extent cx="781050" cy="581025"/>
            <wp:effectExtent l="0" t="0" r="0" b="9525"/>
            <wp:docPr id="46" name="Imagen 46"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484752C4" w14:textId="77777777" w:rsidR="00394BEB" w:rsidRPr="00561F7F" w:rsidRDefault="00394BEB" w:rsidP="00394BEB">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4987E599" w14:textId="74D7BBE6" w:rsidR="00524910" w:rsidRPr="00477894" w:rsidRDefault="00047657" w:rsidP="00315AAE">
      <w:pPr>
        <w:autoSpaceDE w:val="0"/>
        <w:autoSpaceDN w:val="0"/>
        <w:adjustRightInd w:val="0"/>
        <w:spacing w:after="0" w:line="360" w:lineRule="auto"/>
        <w:jc w:val="both"/>
        <w:rPr>
          <w:rFonts w:ascii="Arial" w:hAnsi="Arial" w:cs="Arial"/>
          <w:bCs/>
        </w:rPr>
      </w:pPr>
      <w:r>
        <w:rPr>
          <w:rFonts w:ascii="Arial" w:hAnsi="Arial" w:cs="Arial"/>
          <w:bCs/>
        </w:rPr>
        <w:t>gobierno local</w:t>
      </w:r>
      <w:r w:rsidR="00524910" w:rsidRPr="00477894">
        <w:rPr>
          <w:rFonts w:ascii="Arial" w:hAnsi="Arial" w:cs="Arial"/>
          <w:bCs/>
        </w:rPr>
        <w:t>, o el grado de equilibrio entre las demandas sociales y la capa</w:t>
      </w:r>
      <w:r>
        <w:rPr>
          <w:rFonts w:ascii="Arial" w:hAnsi="Arial" w:cs="Arial"/>
          <w:bCs/>
        </w:rPr>
        <w:t>cidad de respuesta del gobierno local.</w:t>
      </w:r>
    </w:p>
    <w:p w14:paraId="7D7FEBD4" w14:textId="77777777" w:rsidR="00524910" w:rsidRDefault="00047657" w:rsidP="00315AAE">
      <w:pPr>
        <w:autoSpaceDE w:val="0"/>
        <w:autoSpaceDN w:val="0"/>
        <w:adjustRightInd w:val="0"/>
        <w:spacing w:after="0" w:line="360" w:lineRule="auto"/>
        <w:jc w:val="both"/>
        <w:rPr>
          <w:rFonts w:ascii="Arial" w:hAnsi="Arial" w:cs="Arial"/>
          <w:bCs/>
        </w:rPr>
      </w:pPr>
      <w:r>
        <w:rPr>
          <w:rFonts w:ascii="Arial" w:hAnsi="Arial" w:cs="Arial"/>
          <w:bCs/>
        </w:rPr>
        <w:t xml:space="preserve">El debilitamiento del gobierno local de Huacrapuquio, </w:t>
      </w:r>
      <w:r w:rsidR="00524910" w:rsidRPr="00477894">
        <w:rPr>
          <w:rFonts w:ascii="Arial" w:hAnsi="Arial" w:cs="Arial"/>
          <w:bCs/>
        </w:rPr>
        <w:t>observado a lo largo de los años ha sido producto de múltiples factores</w:t>
      </w:r>
      <w:r w:rsidR="00F95844">
        <w:rPr>
          <w:rFonts w:ascii="Arial" w:hAnsi="Arial" w:cs="Arial"/>
          <w:bCs/>
        </w:rPr>
        <w:t>:</w:t>
      </w:r>
      <w:r w:rsidR="00524910" w:rsidRPr="00477894">
        <w:rPr>
          <w:rFonts w:ascii="Arial" w:hAnsi="Arial" w:cs="Arial"/>
          <w:bCs/>
        </w:rPr>
        <w:t xml:space="preserve"> económicos, políticos, i</w:t>
      </w:r>
      <w:r w:rsidR="00F95844">
        <w:rPr>
          <w:rFonts w:ascii="Arial" w:hAnsi="Arial" w:cs="Arial"/>
          <w:bCs/>
        </w:rPr>
        <w:t xml:space="preserve">deológicos e institucionales, </w:t>
      </w:r>
      <w:r w:rsidR="00524910" w:rsidRPr="00477894">
        <w:rPr>
          <w:rFonts w:ascii="Arial" w:hAnsi="Arial" w:cs="Arial"/>
          <w:bCs/>
        </w:rPr>
        <w:t>actualmente su situación y capacidad operativa no le permiten asegurar siempre los bienes y servi</w:t>
      </w:r>
      <w:r w:rsidR="00F95844">
        <w:rPr>
          <w:rFonts w:ascii="Arial" w:hAnsi="Arial" w:cs="Arial"/>
          <w:bCs/>
        </w:rPr>
        <w:t>cios básicos que debería atender.</w:t>
      </w:r>
    </w:p>
    <w:p w14:paraId="2F872EA2" w14:textId="52BC6C75" w:rsidR="003D34DF" w:rsidRPr="00F95844" w:rsidRDefault="003D34DF" w:rsidP="003D34DF">
      <w:pPr>
        <w:autoSpaceDE w:val="0"/>
        <w:autoSpaceDN w:val="0"/>
        <w:adjustRightInd w:val="0"/>
        <w:spacing w:after="0" w:line="360" w:lineRule="auto"/>
        <w:jc w:val="center"/>
        <w:rPr>
          <w:rFonts w:ascii="Arial" w:hAnsi="Arial" w:cs="Arial"/>
          <w:b/>
          <w:bCs/>
          <w:sz w:val="20"/>
          <w:szCs w:val="20"/>
        </w:rPr>
      </w:pPr>
      <w:r w:rsidRPr="00F95844">
        <w:rPr>
          <w:rFonts w:ascii="Arial" w:hAnsi="Arial" w:cs="Arial"/>
          <w:b/>
          <w:bCs/>
          <w:sz w:val="20"/>
          <w:szCs w:val="20"/>
        </w:rPr>
        <w:t>CUADRO N°</w:t>
      </w:r>
      <w:r w:rsidR="00674FC2">
        <w:rPr>
          <w:rFonts w:ascii="Arial" w:hAnsi="Arial" w:cs="Arial"/>
          <w:b/>
          <w:bCs/>
          <w:sz w:val="20"/>
          <w:szCs w:val="20"/>
        </w:rPr>
        <w:t xml:space="preserve"> 38</w:t>
      </w:r>
    </w:p>
    <w:p w14:paraId="7014D830" w14:textId="77777777" w:rsidR="003D34DF" w:rsidRPr="00F95844" w:rsidRDefault="003D34DF" w:rsidP="003D34DF">
      <w:pPr>
        <w:autoSpaceDE w:val="0"/>
        <w:autoSpaceDN w:val="0"/>
        <w:adjustRightInd w:val="0"/>
        <w:spacing w:after="0" w:line="360" w:lineRule="auto"/>
        <w:jc w:val="center"/>
        <w:rPr>
          <w:rFonts w:ascii="Arial" w:hAnsi="Arial" w:cs="Arial"/>
          <w:b/>
          <w:bCs/>
          <w:sz w:val="20"/>
          <w:szCs w:val="20"/>
        </w:rPr>
      </w:pPr>
      <w:r w:rsidRPr="00F95844">
        <w:rPr>
          <w:rFonts w:ascii="Arial" w:hAnsi="Arial" w:cs="Arial"/>
          <w:b/>
          <w:bCs/>
          <w:sz w:val="20"/>
          <w:szCs w:val="20"/>
        </w:rPr>
        <w:t>PROBLEMAS Y POTENCIALIDADES</w:t>
      </w:r>
    </w:p>
    <w:tbl>
      <w:tblPr>
        <w:tblStyle w:val="TableGrid"/>
        <w:tblW w:w="0" w:type="auto"/>
        <w:tblLook w:val="04A0" w:firstRow="1" w:lastRow="0" w:firstColumn="1" w:lastColumn="0" w:noHBand="0" w:noVBand="1"/>
      </w:tblPr>
      <w:tblGrid>
        <w:gridCol w:w="2273"/>
        <w:gridCol w:w="2280"/>
        <w:gridCol w:w="4508"/>
      </w:tblGrid>
      <w:tr w:rsidR="00CE4062" w:rsidRPr="003C4850" w14:paraId="2B767384" w14:textId="77777777" w:rsidTr="00DA7CF7">
        <w:tc>
          <w:tcPr>
            <w:tcW w:w="2273" w:type="dxa"/>
          </w:tcPr>
          <w:p w14:paraId="6AB69362" w14:textId="77777777" w:rsidR="00CE4062" w:rsidRPr="003C4850" w:rsidRDefault="00CE4062" w:rsidP="00DA7CF7">
            <w:pPr>
              <w:autoSpaceDE w:val="0"/>
              <w:autoSpaceDN w:val="0"/>
              <w:adjustRightInd w:val="0"/>
              <w:spacing w:line="360" w:lineRule="auto"/>
              <w:jc w:val="both"/>
              <w:rPr>
                <w:rFonts w:ascii="Arial" w:hAnsi="Arial" w:cs="Arial"/>
                <w:b/>
                <w:sz w:val="20"/>
                <w:szCs w:val="20"/>
              </w:rPr>
            </w:pPr>
            <w:r w:rsidRPr="003C4850">
              <w:rPr>
                <w:rFonts w:ascii="Arial" w:hAnsi="Arial" w:cs="Arial"/>
                <w:b/>
                <w:sz w:val="20"/>
                <w:szCs w:val="20"/>
              </w:rPr>
              <w:t>VARIABLE</w:t>
            </w:r>
          </w:p>
        </w:tc>
        <w:tc>
          <w:tcPr>
            <w:tcW w:w="2280" w:type="dxa"/>
          </w:tcPr>
          <w:p w14:paraId="794110CE" w14:textId="77777777" w:rsidR="00CE4062" w:rsidRPr="003C4850" w:rsidRDefault="00CE4062" w:rsidP="00C20DD3">
            <w:pPr>
              <w:autoSpaceDE w:val="0"/>
              <w:autoSpaceDN w:val="0"/>
              <w:adjustRightInd w:val="0"/>
              <w:spacing w:line="360" w:lineRule="auto"/>
              <w:jc w:val="both"/>
              <w:rPr>
                <w:rFonts w:ascii="Arial" w:hAnsi="Arial" w:cs="Arial"/>
                <w:b/>
                <w:sz w:val="20"/>
                <w:szCs w:val="20"/>
              </w:rPr>
            </w:pPr>
            <w:r w:rsidRPr="003C4850">
              <w:rPr>
                <w:rFonts w:ascii="Arial" w:hAnsi="Arial" w:cs="Arial"/>
                <w:b/>
                <w:sz w:val="20"/>
                <w:szCs w:val="20"/>
              </w:rPr>
              <w:t>PROBLEMAS</w:t>
            </w:r>
          </w:p>
        </w:tc>
        <w:tc>
          <w:tcPr>
            <w:tcW w:w="4508" w:type="dxa"/>
          </w:tcPr>
          <w:p w14:paraId="502EB8DA" w14:textId="77777777" w:rsidR="00CE4062" w:rsidRPr="003C4850" w:rsidRDefault="00CE4062" w:rsidP="00C20DD3">
            <w:pPr>
              <w:autoSpaceDE w:val="0"/>
              <w:autoSpaceDN w:val="0"/>
              <w:adjustRightInd w:val="0"/>
              <w:spacing w:line="360" w:lineRule="auto"/>
              <w:jc w:val="both"/>
              <w:rPr>
                <w:rFonts w:ascii="Arial" w:hAnsi="Arial" w:cs="Arial"/>
                <w:b/>
                <w:sz w:val="20"/>
                <w:szCs w:val="20"/>
              </w:rPr>
            </w:pPr>
            <w:r w:rsidRPr="003C4850">
              <w:rPr>
                <w:rFonts w:ascii="Arial" w:hAnsi="Arial" w:cs="Arial"/>
                <w:b/>
                <w:sz w:val="20"/>
                <w:szCs w:val="20"/>
              </w:rPr>
              <w:t>POTENCIALIDADES</w:t>
            </w:r>
          </w:p>
        </w:tc>
      </w:tr>
      <w:tr w:rsidR="003C4850" w:rsidRPr="003C4850" w14:paraId="7D84249D" w14:textId="77777777" w:rsidTr="00DA7CF7">
        <w:tc>
          <w:tcPr>
            <w:tcW w:w="2273" w:type="dxa"/>
            <w:vMerge w:val="restart"/>
          </w:tcPr>
          <w:p w14:paraId="7A3A4D24" w14:textId="77777777" w:rsidR="003C4850" w:rsidRPr="003C4850" w:rsidRDefault="003C4850" w:rsidP="00C20DD3">
            <w:pPr>
              <w:autoSpaceDE w:val="0"/>
              <w:autoSpaceDN w:val="0"/>
              <w:adjustRightInd w:val="0"/>
              <w:spacing w:line="360" w:lineRule="auto"/>
              <w:jc w:val="both"/>
              <w:rPr>
                <w:rFonts w:ascii="Arial" w:hAnsi="Arial" w:cs="Arial"/>
                <w:sz w:val="20"/>
                <w:szCs w:val="20"/>
              </w:rPr>
            </w:pPr>
            <w:r w:rsidRPr="003C4850">
              <w:rPr>
                <w:rFonts w:ascii="Arial" w:hAnsi="Arial" w:cs="Arial"/>
                <w:sz w:val="20"/>
                <w:szCs w:val="20"/>
              </w:rPr>
              <w:t xml:space="preserve">Práctica de la democracia y transparencia en la gestión del gobierno local </w:t>
            </w:r>
          </w:p>
        </w:tc>
        <w:tc>
          <w:tcPr>
            <w:tcW w:w="2280" w:type="dxa"/>
            <w:vMerge w:val="restart"/>
          </w:tcPr>
          <w:p w14:paraId="29AE5524" w14:textId="77777777" w:rsidR="003C4850" w:rsidRPr="003C4850" w:rsidRDefault="003C4850" w:rsidP="00C20DD3">
            <w:pPr>
              <w:autoSpaceDE w:val="0"/>
              <w:autoSpaceDN w:val="0"/>
              <w:adjustRightInd w:val="0"/>
              <w:spacing w:line="360" w:lineRule="auto"/>
              <w:jc w:val="both"/>
              <w:rPr>
                <w:rFonts w:ascii="Arial" w:hAnsi="Arial" w:cs="Arial"/>
                <w:sz w:val="20"/>
                <w:szCs w:val="20"/>
              </w:rPr>
            </w:pPr>
            <w:r w:rsidRPr="003C4850">
              <w:rPr>
                <w:rFonts w:ascii="Arial" w:hAnsi="Arial" w:cs="Arial"/>
                <w:sz w:val="20"/>
                <w:szCs w:val="20"/>
              </w:rPr>
              <w:t>Centralismo Político y económico nacional y regional</w:t>
            </w:r>
          </w:p>
        </w:tc>
        <w:tc>
          <w:tcPr>
            <w:tcW w:w="4508" w:type="dxa"/>
          </w:tcPr>
          <w:p w14:paraId="200511AF" w14:textId="77777777" w:rsidR="003C4850" w:rsidRPr="003C4850" w:rsidRDefault="003C4850" w:rsidP="00C20DD3">
            <w:pPr>
              <w:autoSpaceDE w:val="0"/>
              <w:autoSpaceDN w:val="0"/>
              <w:adjustRightInd w:val="0"/>
              <w:spacing w:line="360" w:lineRule="auto"/>
              <w:jc w:val="both"/>
              <w:rPr>
                <w:rFonts w:ascii="Arial" w:hAnsi="Arial" w:cs="Arial"/>
                <w:sz w:val="20"/>
                <w:szCs w:val="20"/>
              </w:rPr>
            </w:pPr>
            <w:r w:rsidRPr="003C4850">
              <w:rPr>
                <w:rFonts w:ascii="Arial" w:hAnsi="Arial" w:cs="Arial"/>
                <w:sz w:val="20"/>
                <w:szCs w:val="20"/>
              </w:rPr>
              <w:t>Consejo de Coordinación Local CCL  fortalece la participación ciudadana</w:t>
            </w:r>
          </w:p>
        </w:tc>
      </w:tr>
      <w:tr w:rsidR="003C4850" w:rsidRPr="003C4850" w14:paraId="54A5D73B" w14:textId="77777777" w:rsidTr="00DA7CF7">
        <w:tc>
          <w:tcPr>
            <w:tcW w:w="2273" w:type="dxa"/>
            <w:vMerge/>
          </w:tcPr>
          <w:p w14:paraId="517D8429" w14:textId="77777777" w:rsidR="003C4850" w:rsidRPr="003C4850" w:rsidRDefault="003C4850" w:rsidP="00C20DD3">
            <w:pPr>
              <w:autoSpaceDE w:val="0"/>
              <w:autoSpaceDN w:val="0"/>
              <w:adjustRightInd w:val="0"/>
              <w:spacing w:line="360" w:lineRule="auto"/>
              <w:jc w:val="both"/>
              <w:rPr>
                <w:rFonts w:ascii="Arial" w:hAnsi="Arial" w:cs="Arial"/>
                <w:sz w:val="20"/>
                <w:szCs w:val="20"/>
              </w:rPr>
            </w:pPr>
          </w:p>
        </w:tc>
        <w:tc>
          <w:tcPr>
            <w:tcW w:w="2280" w:type="dxa"/>
            <w:vMerge/>
          </w:tcPr>
          <w:p w14:paraId="5743ECBD" w14:textId="77777777" w:rsidR="003C4850" w:rsidRPr="003C4850" w:rsidRDefault="003C4850" w:rsidP="00C20DD3">
            <w:pPr>
              <w:autoSpaceDE w:val="0"/>
              <w:autoSpaceDN w:val="0"/>
              <w:adjustRightInd w:val="0"/>
              <w:spacing w:line="360" w:lineRule="auto"/>
              <w:jc w:val="both"/>
              <w:rPr>
                <w:rFonts w:ascii="Arial" w:hAnsi="Arial" w:cs="Arial"/>
                <w:sz w:val="20"/>
                <w:szCs w:val="20"/>
              </w:rPr>
            </w:pPr>
          </w:p>
        </w:tc>
        <w:tc>
          <w:tcPr>
            <w:tcW w:w="4508" w:type="dxa"/>
          </w:tcPr>
          <w:p w14:paraId="63DDF250" w14:textId="77777777" w:rsidR="003C4850" w:rsidRPr="003C4850" w:rsidRDefault="003C4850" w:rsidP="00C20DD3">
            <w:pPr>
              <w:autoSpaceDE w:val="0"/>
              <w:autoSpaceDN w:val="0"/>
              <w:adjustRightInd w:val="0"/>
              <w:spacing w:line="360" w:lineRule="auto"/>
              <w:jc w:val="both"/>
              <w:rPr>
                <w:rFonts w:ascii="Arial" w:hAnsi="Arial" w:cs="Arial"/>
                <w:sz w:val="20"/>
                <w:szCs w:val="20"/>
              </w:rPr>
            </w:pPr>
            <w:r w:rsidRPr="003C4850">
              <w:rPr>
                <w:rFonts w:ascii="Arial" w:hAnsi="Arial" w:cs="Arial"/>
                <w:sz w:val="20"/>
                <w:szCs w:val="20"/>
              </w:rPr>
              <w:t>Presupuesto Participativo</w:t>
            </w:r>
          </w:p>
        </w:tc>
      </w:tr>
      <w:tr w:rsidR="003C4850" w:rsidRPr="003C4850" w14:paraId="5BE15031" w14:textId="77777777" w:rsidTr="00DA7CF7">
        <w:tc>
          <w:tcPr>
            <w:tcW w:w="2273" w:type="dxa"/>
            <w:vMerge/>
          </w:tcPr>
          <w:p w14:paraId="793EC90C" w14:textId="77777777" w:rsidR="003C4850" w:rsidRPr="003C4850" w:rsidRDefault="003C4850" w:rsidP="00C20DD3">
            <w:pPr>
              <w:autoSpaceDE w:val="0"/>
              <w:autoSpaceDN w:val="0"/>
              <w:adjustRightInd w:val="0"/>
              <w:spacing w:line="360" w:lineRule="auto"/>
              <w:jc w:val="both"/>
              <w:rPr>
                <w:rFonts w:ascii="Arial" w:hAnsi="Arial" w:cs="Arial"/>
                <w:sz w:val="20"/>
                <w:szCs w:val="20"/>
              </w:rPr>
            </w:pPr>
          </w:p>
        </w:tc>
        <w:tc>
          <w:tcPr>
            <w:tcW w:w="2280" w:type="dxa"/>
            <w:vMerge/>
          </w:tcPr>
          <w:p w14:paraId="78B3D0A9" w14:textId="77777777" w:rsidR="003C4850" w:rsidRPr="003C4850" w:rsidRDefault="003C4850" w:rsidP="00C20DD3">
            <w:pPr>
              <w:autoSpaceDE w:val="0"/>
              <w:autoSpaceDN w:val="0"/>
              <w:adjustRightInd w:val="0"/>
              <w:spacing w:line="360" w:lineRule="auto"/>
              <w:jc w:val="both"/>
              <w:rPr>
                <w:rFonts w:ascii="Arial" w:hAnsi="Arial" w:cs="Arial"/>
                <w:sz w:val="20"/>
                <w:szCs w:val="20"/>
              </w:rPr>
            </w:pPr>
          </w:p>
        </w:tc>
        <w:tc>
          <w:tcPr>
            <w:tcW w:w="4508" w:type="dxa"/>
          </w:tcPr>
          <w:p w14:paraId="2558D49D" w14:textId="77777777" w:rsidR="003C4850" w:rsidRPr="003C4850" w:rsidRDefault="003C4850" w:rsidP="00C20DD3">
            <w:pPr>
              <w:autoSpaceDE w:val="0"/>
              <w:autoSpaceDN w:val="0"/>
              <w:adjustRightInd w:val="0"/>
              <w:spacing w:line="360" w:lineRule="auto"/>
              <w:jc w:val="both"/>
              <w:rPr>
                <w:rFonts w:ascii="Arial" w:hAnsi="Arial" w:cs="Arial"/>
                <w:sz w:val="20"/>
                <w:szCs w:val="20"/>
              </w:rPr>
            </w:pPr>
            <w:r w:rsidRPr="003C4850">
              <w:rPr>
                <w:rFonts w:ascii="Arial" w:hAnsi="Arial" w:cs="Arial"/>
                <w:sz w:val="20"/>
                <w:szCs w:val="20"/>
              </w:rPr>
              <w:t>.Comité de Vigilancia del Presupuesto Participativo</w:t>
            </w:r>
          </w:p>
        </w:tc>
      </w:tr>
      <w:tr w:rsidR="003C4850" w:rsidRPr="003C4850" w14:paraId="3988779A" w14:textId="77777777" w:rsidTr="00DA7CF7">
        <w:tc>
          <w:tcPr>
            <w:tcW w:w="2273" w:type="dxa"/>
            <w:vMerge/>
          </w:tcPr>
          <w:p w14:paraId="6DCE5ABD" w14:textId="77777777" w:rsidR="003C4850" w:rsidRPr="003C4850" w:rsidRDefault="003C4850" w:rsidP="00C20DD3">
            <w:pPr>
              <w:autoSpaceDE w:val="0"/>
              <w:autoSpaceDN w:val="0"/>
              <w:adjustRightInd w:val="0"/>
              <w:spacing w:line="360" w:lineRule="auto"/>
              <w:jc w:val="both"/>
              <w:rPr>
                <w:rFonts w:ascii="Arial" w:hAnsi="Arial" w:cs="Arial"/>
                <w:sz w:val="20"/>
                <w:szCs w:val="20"/>
              </w:rPr>
            </w:pPr>
          </w:p>
        </w:tc>
        <w:tc>
          <w:tcPr>
            <w:tcW w:w="2280" w:type="dxa"/>
            <w:vMerge/>
          </w:tcPr>
          <w:p w14:paraId="207BF6EE" w14:textId="77777777" w:rsidR="003C4850" w:rsidRPr="003C4850" w:rsidRDefault="003C4850" w:rsidP="00C20DD3">
            <w:pPr>
              <w:autoSpaceDE w:val="0"/>
              <w:autoSpaceDN w:val="0"/>
              <w:adjustRightInd w:val="0"/>
              <w:spacing w:line="360" w:lineRule="auto"/>
              <w:jc w:val="both"/>
              <w:rPr>
                <w:rFonts w:ascii="Arial" w:hAnsi="Arial" w:cs="Arial"/>
                <w:sz w:val="20"/>
                <w:szCs w:val="20"/>
              </w:rPr>
            </w:pPr>
          </w:p>
        </w:tc>
        <w:tc>
          <w:tcPr>
            <w:tcW w:w="4508" w:type="dxa"/>
          </w:tcPr>
          <w:p w14:paraId="4EBCBC16" w14:textId="77777777" w:rsidR="003C4850" w:rsidRPr="003C4850" w:rsidRDefault="003C4850" w:rsidP="00C20DD3">
            <w:pPr>
              <w:autoSpaceDE w:val="0"/>
              <w:autoSpaceDN w:val="0"/>
              <w:adjustRightInd w:val="0"/>
              <w:spacing w:line="360" w:lineRule="auto"/>
              <w:jc w:val="both"/>
              <w:rPr>
                <w:rFonts w:ascii="Arial" w:hAnsi="Arial" w:cs="Arial"/>
                <w:sz w:val="20"/>
                <w:szCs w:val="20"/>
              </w:rPr>
            </w:pPr>
            <w:r w:rsidRPr="003C4850">
              <w:rPr>
                <w:rFonts w:ascii="Arial" w:hAnsi="Arial" w:cs="Arial"/>
                <w:sz w:val="20"/>
                <w:szCs w:val="20"/>
              </w:rPr>
              <w:t>Rendición de Cuentas  de la gestión del gobierno local</w:t>
            </w:r>
          </w:p>
        </w:tc>
      </w:tr>
    </w:tbl>
    <w:p w14:paraId="56F39C75" w14:textId="77777777" w:rsidR="00394BEB" w:rsidRDefault="00394BEB" w:rsidP="00BA2409">
      <w:pPr>
        <w:autoSpaceDE w:val="0"/>
        <w:autoSpaceDN w:val="0"/>
        <w:adjustRightInd w:val="0"/>
        <w:spacing w:after="0" w:line="360" w:lineRule="auto"/>
        <w:jc w:val="center"/>
        <w:rPr>
          <w:rFonts w:ascii="Arial" w:hAnsi="Arial" w:cs="Arial"/>
          <w:b/>
          <w:sz w:val="20"/>
          <w:szCs w:val="20"/>
        </w:rPr>
      </w:pPr>
    </w:p>
    <w:p w14:paraId="5B48FC5F" w14:textId="2612FC5B" w:rsidR="00F95844" w:rsidRPr="002609F9" w:rsidRDefault="00F95844" w:rsidP="00BA2409">
      <w:pPr>
        <w:autoSpaceDE w:val="0"/>
        <w:autoSpaceDN w:val="0"/>
        <w:adjustRightInd w:val="0"/>
        <w:spacing w:after="0" w:line="360" w:lineRule="auto"/>
        <w:jc w:val="center"/>
        <w:rPr>
          <w:rFonts w:ascii="Arial" w:hAnsi="Arial" w:cs="Arial"/>
          <w:b/>
          <w:sz w:val="20"/>
          <w:szCs w:val="20"/>
        </w:rPr>
      </w:pPr>
      <w:r w:rsidRPr="002609F9">
        <w:rPr>
          <w:rFonts w:ascii="Arial" w:hAnsi="Arial" w:cs="Arial"/>
          <w:b/>
          <w:sz w:val="20"/>
          <w:szCs w:val="20"/>
        </w:rPr>
        <w:t>CUADRO N°</w:t>
      </w:r>
      <w:r w:rsidR="00674FC2">
        <w:rPr>
          <w:rFonts w:ascii="Arial" w:hAnsi="Arial" w:cs="Arial"/>
          <w:b/>
          <w:sz w:val="20"/>
          <w:szCs w:val="20"/>
        </w:rPr>
        <w:t xml:space="preserve"> 39</w:t>
      </w:r>
    </w:p>
    <w:p w14:paraId="1A06B802" w14:textId="77777777" w:rsidR="00FD0ECA" w:rsidRPr="002A393D" w:rsidRDefault="00FD0ECA" w:rsidP="00FD0ECA">
      <w:pPr>
        <w:autoSpaceDE w:val="0"/>
        <w:autoSpaceDN w:val="0"/>
        <w:adjustRightInd w:val="0"/>
        <w:spacing w:after="0" w:line="360" w:lineRule="auto"/>
        <w:jc w:val="center"/>
        <w:rPr>
          <w:rFonts w:ascii="Arial" w:hAnsi="Arial" w:cs="Arial"/>
          <w:b/>
          <w:bCs/>
          <w:sz w:val="20"/>
          <w:szCs w:val="20"/>
        </w:rPr>
      </w:pPr>
      <w:r w:rsidRPr="002A393D">
        <w:rPr>
          <w:rFonts w:ascii="Arial" w:hAnsi="Arial" w:cs="Arial"/>
          <w:b/>
          <w:bCs/>
          <w:sz w:val="20"/>
          <w:szCs w:val="20"/>
        </w:rPr>
        <w:t>OPORTUNIDADES Y LIMITACIONES</w:t>
      </w:r>
    </w:p>
    <w:tbl>
      <w:tblPr>
        <w:tblStyle w:val="TableGrid"/>
        <w:tblW w:w="0" w:type="auto"/>
        <w:tblLook w:val="04A0" w:firstRow="1" w:lastRow="0" w:firstColumn="1" w:lastColumn="0" w:noHBand="0" w:noVBand="1"/>
      </w:tblPr>
      <w:tblGrid>
        <w:gridCol w:w="2233"/>
        <w:gridCol w:w="2446"/>
        <w:gridCol w:w="4382"/>
      </w:tblGrid>
      <w:tr w:rsidR="00FD0ECA" w:rsidRPr="002A393D" w14:paraId="472536B8" w14:textId="77777777" w:rsidTr="001467C0">
        <w:tc>
          <w:tcPr>
            <w:tcW w:w="2256" w:type="dxa"/>
          </w:tcPr>
          <w:p w14:paraId="0ECDF0A2" w14:textId="77777777" w:rsidR="00FD0ECA" w:rsidRPr="002A393D" w:rsidRDefault="00FD0ECA" w:rsidP="00770871">
            <w:pPr>
              <w:autoSpaceDE w:val="0"/>
              <w:autoSpaceDN w:val="0"/>
              <w:adjustRightInd w:val="0"/>
              <w:spacing w:line="360" w:lineRule="auto"/>
              <w:jc w:val="center"/>
              <w:rPr>
                <w:rFonts w:ascii="Arial" w:hAnsi="Arial" w:cs="Arial"/>
                <w:b/>
                <w:sz w:val="20"/>
                <w:szCs w:val="20"/>
              </w:rPr>
            </w:pPr>
            <w:r w:rsidRPr="002A393D">
              <w:rPr>
                <w:rFonts w:ascii="Arial" w:hAnsi="Arial" w:cs="Arial"/>
                <w:b/>
                <w:sz w:val="20"/>
                <w:szCs w:val="20"/>
              </w:rPr>
              <w:t>VARIABLE</w:t>
            </w:r>
          </w:p>
        </w:tc>
        <w:tc>
          <w:tcPr>
            <w:tcW w:w="2460" w:type="dxa"/>
          </w:tcPr>
          <w:p w14:paraId="0D952A68" w14:textId="77777777" w:rsidR="00FD0ECA" w:rsidRPr="002A393D" w:rsidRDefault="00FD0ECA" w:rsidP="00770871">
            <w:pPr>
              <w:autoSpaceDE w:val="0"/>
              <w:autoSpaceDN w:val="0"/>
              <w:adjustRightInd w:val="0"/>
              <w:spacing w:line="360" w:lineRule="auto"/>
              <w:jc w:val="center"/>
              <w:rPr>
                <w:rFonts w:ascii="Arial" w:hAnsi="Arial" w:cs="Arial"/>
                <w:b/>
                <w:sz w:val="20"/>
                <w:szCs w:val="20"/>
              </w:rPr>
            </w:pPr>
            <w:r w:rsidRPr="002A393D">
              <w:rPr>
                <w:rFonts w:ascii="Arial" w:hAnsi="Arial" w:cs="Arial"/>
                <w:b/>
                <w:sz w:val="20"/>
                <w:szCs w:val="20"/>
              </w:rPr>
              <w:t>OPORTUNIDADES</w:t>
            </w:r>
          </w:p>
        </w:tc>
        <w:tc>
          <w:tcPr>
            <w:tcW w:w="4459" w:type="dxa"/>
          </w:tcPr>
          <w:p w14:paraId="2E888A0F" w14:textId="77777777" w:rsidR="00FD0ECA" w:rsidRPr="002A393D" w:rsidRDefault="00FD0ECA" w:rsidP="00770871">
            <w:pPr>
              <w:autoSpaceDE w:val="0"/>
              <w:autoSpaceDN w:val="0"/>
              <w:adjustRightInd w:val="0"/>
              <w:spacing w:line="360" w:lineRule="auto"/>
              <w:jc w:val="center"/>
              <w:rPr>
                <w:rFonts w:ascii="Arial" w:hAnsi="Arial" w:cs="Arial"/>
                <w:b/>
                <w:sz w:val="20"/>
                <w:szCs w:val="20"/>
              </w:rPr>
            </w:pPr>
            <w:r w:rsidRPr="002A393D">
              <w:rPr>
                <w:rFonts w:ascii="Arial" w:hAnsi="Arial" w:cs="Arial"/>
                <w:b/>
                <w:sz w:val="20"/>
                <w:szCs w:val="20"/>
              </w:rPr>
              <w:t>LIMITACIONES</w:t>
            </w:r>
          </w:p>
        </w:tc>
      </w:tr>
      <w:tr w:rsidR="00FD0ECA" w:rsidRPr="002A393D" w14:paraId="1A812A9B" w14:textId="77777777" w:rsidTr="001467C0">
        <w:tc>
          <w:tcPr>
            <w:tcW w:w="2256" w:type="dxa"/>
          </w:tcPr>
          <w:p w14:paraId="79B0FF71" w14:textId="77777777" w:rsidR="00FD0ECA" w:rsidRPr="00DA7CF7" w:rsidRDefault="002A393D" w:rsidP="00DA7CF7">
            <w:pPr>
              <w:pStyle w:val="NoSpacing"/>
              <w:jc w:val="both"/>
              <w:rPr>
                <w:rFonts w:ascii="Arial" w:hAnsi="Arial" w:cs="Arial"/>
                <w:b/>
                <w:sz w:val="20"/>
                <w:szCs w:val="20"/>
              </w:rPr>
            </w:pPr>
            <w:r w:rsidRPr="00DA7CF7">
              <w:rPr>
                <w:rFonts w:ascii="Arial" w:hAnsi="Arial" w:cs="Arial"/>
                <w:sz w:val="20"/>
                <w:szCs w:val="20"/>
              </w:rPr>
              <w:t>Práctica de la democracia y transparencia en la gestión del gobierno local</w:t>
            </w:r>
          </w:p>
        </w:tc>
        <w:tc>
          <w:tcPr>
            <w:tcW w:w="2460" w:type="dxa"/>
          </w:tcPr>
          <w:p w14:paraId="164480A6" w14:textId="77777777" w:rsidR="00FD0ECA" w:rsidRPr="002A393D" w:rsidRDefault="002A393D" w:rsidP="002A393D">
            <w:pPr>
              <w:autoSpaceDE w:val="0"/>
              <w:autoSpaceDN w:val="0"/>
              <w:adjustRightInd w:val="0"/>
              <w:spacing w:line="360" w:lineRule="auto"/>
              <w:jc w:val="both"/>
              <w:rPr>
                <w:rFonts w:ascii="Arial" w:hAnsi="Arial" w:cs="Arial"/>
                <w:b/>
                <w:sz w:val="20"/>
                <w:szCs w:val="20"/>
              </w:rPr>
            </w:pPr>
            <w:r>
              <w:rPr>
                <w:rFonts w:ascii="Arial" w:hAnsi="Arial" w:cs="Arial"/>
                <w:sz w:val="20"/>
                <w:szCs w:val="20"/>
              </w:rPr>
              <w:t>M</w:t>
            </w:r>
            <w:r w:rsidRPr="002A393D">
              <w:rPr>
                <w:rFonts w:ascii="Arial" w:hAnsi="Arial" w:cs="Arial"/>
                <w:sz w:val="20"/>
                <w:szCs w:val="20"/>
              </w:rPr>
              <w:t>ecanismos</w:t>
            </w:r>
            <w:r>
              <w:rPr>
                <w:rFonts w:ascii="Arial" w:hAnsi="Arial" w:cs="Arial"/>
                <w:sz w:val="20"/>
                <w:szCs w:val="20"/>
              </w:rPr>
              <w:t xml:space="preserve"> y espacios</w:t>
            </w:r>
            <w:r w:rsidRPr="002A393D">
              <w:rPr>
                <w:rFonts w:ascii="Arial" w:hAnsi="Arial" w:cs="Arial"/>
                <w:sz w:val="20"/>
                <w:szCs w:val="20"/>
              </w:rPr>
              <w:t xml:space="preserve"> de participación y control </w:t>
            </w:r>
            <w:r>
              <w:rPr>
                <w:rFonts w:ascii="Arial" w:hAnsi="Arial" w:cs="Arial"/>
                <w:sz w:val="20"/>
                <w:szCs w:val="20"/>
              </w:rPr>
              <w:t>ciudadano en la gestión del gobierno local.</w:t>
            </w:r>
          </w:p>
        </w:tc>
        <w:tc>
          <w:tcPr>
            <w:tcW w:w="4459" w:type="dxa"/>
          </w:tcPr>
          <w:p w14:paraId="5D0817AD" w14:textId="77777777" w:rsidR="00FD0ECA" w:rsidRPr="002A393D" w:rsidRDefault="007F5413" w:rsidP="007F5413">
            <w:pPr>
              <w:autoSpaceDE w:val="0"/>
              <w:autoSpaceDN w:val="0"/>
              <w:adjustRightInd w:val="0"/>
              <w:spacing w:line="360" w:lineRule="auto"/>
              <w:jc w:val="both"/>
              <w:rPr>
                <w:rFonts w:ascii="Arial" w:hAnsi="Arial" w:cs="Arial"/>
                <w:sz w:val="20"/>
                <w:szCs w:val="20"/>
              </w:rPr>
            </w:pPr>
            <w:r w:rsidRPr="002A393D">
              <w:rPr>
                <w:rFonts w:ascii="Arial" w:hAnsi="Arial" w:cs="Arial"/>
                <w:sz w:val="20"/>
                <w:szCs w:val="20"/>
              </w:rPr>
              <w:t>Crisis de representatividad política</w:t>
            </w:r>
            <w:r w:rsidR="002D2C52">
              <w:rPr>
                <w:rFonts w:ascii="Arial" w:hAnsi="Arial" w:cs="Arial"/>
                <w:sz w:val="20"/>
                <w:szCs w:val="20"/>
              </w:rPr>
              <w:t xml:space="preserve"> a nivel local</w:t>
            </w:r>
          </w:p>
        </w:tc>
      </w:tr>
      <w:tr w:rsidR="00FD0ECA" w:rsidRPr="002A393D" w14:paraId="5B12BC4B" w14:textId="77777777" w:rsidTr="001467C0">
        <w:tc>
          <w:tcPr>
            <w:tcW w:w="2256" w:type="dxa"/>
          </w:tcPr>
          <w:p w14:paraId="684C3F38" w14:textId="77777777" w:rsidR="00FD0ECA" w:rsidRPr="00DA7CF7" w:rsidRDefault="002A393D" w:rsidP="00DA7CF7">
            <w:pPr>
              <w:pStyle w:val="NoSpacing"/>
              <w:jc w:val="both"/>
              <w:rPr>
                <w:rFonts w:ascii="Arial" w:hAnsi="Arial" w:cs="Arial"/>
                <w:b/>
                <w:sz w:val="20"/>
                <w:szCs w:val="20"/>
              </w:rPr>
            </w:pPr>
            <w:r w:rsidRPr="00DA7CF7">
              <w:rPr>
                <w:rFonts w:ascii="Arial" w:hAnsi="Arial" w:cs="Arial"/>
                <w:sz w:val="20"/>
                <w:szCs w:val="20"/>
              </w:rPr>
              <w:t>Práctica de la democracia y transparencia en la gestión del gobierno local</w:t>
            </w:r>
          </w:p>
        </w:tc>
        <w:tc>
          <w:tcPr>
            <w:tcW w:w="2460" w:type="dxa"/>
          </w:tcPr>
          <w:p w14:paraId="5022290D" w14:textId="77777777" w:rsidR="00FD0ECA" w:rsidRPr="002A393D" w:rsidRDefault="002D2C52" w:rsidP="002D2C52">
            <w:pPr>
              <w:autoSpaceDE w:val="0"/>
              <w:autoSpaceDN w:val="0"/>
              <w:adjustRightInd w:val="0"/>
              <w:spacing w:line="360" w:lineRule="auto"/>
              <w:jc w:val="both"/>
              <w:rPr>
                <w:rFonts w:ascii="Arial" w:hAnsi="Arial" w:cs="Arial"/>
                <w:b/>
                <w:sz w:val="20"/>
                <w:szCs w:val="20"/>
              </w:rPr>
            </w:pPr>
            <w:r>
              <w:rPr>
                <w:rFonts w:ascii="Arial" w:hAnsi="Arial" w:cs="Arial"/>
                <w:sz w:val="20"/>
                <w:szCs w:val="20"/>
              </w:rPr>
              <w:t>M</w:t>
            </w:r>
            <w:r w:rsidRPr="002A393D">
              <w:rPr>
                <w:rFonts w:ascii="Arial" w:hAnsi="Arial" w:cs="Arial"/>
                <w:sz w:val="20"/>
                <w:szCs w:val="20"/>
              </w:rPr>
              <w:t>ecanismos</w:t>
            </w:r>
            <w:r>
              <w:rPr>
                <w:rFonts w:ascii="Arial" w:hAnsi="Arial" w:cs="Arial"/>
                <w:sz w:val="20"/>
                <w:szCs w:val="20"/>
              </w:rPr>
              <w:t xml:space="preserve"> y espacios</w:t>
            </w:r>
            <w:r w:rsidRPr="002A393D">
              <w:rPr>
                <w:rFonts w:ascii="Arial" w:hAnsi="Arial" w:cs="Arial"/>
                <w:sz w:val="20"/>
                <w:szCs w:val="20"/>
              </w:rPr>
              <w:t xml:space="preserve"> de participación y control </w:t>
            </w:r>
            <w:r>
              <w:rPr>
                <w:rFonts w:ascii="Arial" w:hAnsi="Arial" w:cs="Arial"/>
                <w:sz w:val="20"/>
                <w:szCs w:val="20"/>
              </w:rPr>
              <w:t>ciudadano en la gestión del gobierno local</w:t>
            </w:r>
          </w:p>
        </w:tc>
        <w:tc>
          <w:tcPr>
            <w:tcW w:w="4459" w:type="dxa"/>
          </w:tcPr>
          <w:p w14:paraId="498DAC2B" w14:textId="77777777" w:rsidR="00FD0ECA" w:rsidRPr="002A393D" w:rsidRDefault="002A393D" w:rsidP="002D2C52">
            <w:pPr>
              <w:autoSpaceDE w:val="0"/>
              <w:autoSpaceDN w:val="0"/>
              <w:adjustRightInd w:val="0"/>
              <w:spacing w:line="360" w:lineRule="auto"/>
              <w:jc w:val="both"/>
              <w:rPr>
                <w:rFonts w:ascii="Arial" w:hAnsi="Arial" w:cs="Arial"/>
                <w:sz w:val="20"/>
                <w:szCs w:val="20"/>
              </w:rPr>
            </w:pPr>
            <w:r w:rsidRPr="002A393D">
              <w:rPr>
                <w:rFonts w:ascii="Arial" w:hAnsi="Arial" w:cs="Arial"/>
                <w:sz w:val="20"/>
                <w:szCs w:val="20"/>
              </w:rPr>
              <w:t>Débil relación horizontal entre</w:t>
            </w:r>
            <w:r w:rsidR="002D2C52">
              <w:rPr>
                <w:rFonts w:ascii="Arial" w:hAnsi="Arial" w:cs="Arial"/>
                <w:sz w:val="20"/>
                <w:szCs w:val="20"/>
              </w:rPr>
              <w:t xml:space="preserve"> las organizaciones sociales, las instituciones públicas </w:t>
            </w:r>
            <w:r w:rsidRPr="002A393D">
              <w:rPr>
                <w:rFonts w:ascii="Arial" w:hAnsi="Arial" w:cs="Arial"/>
                <w:sz w:val="20"/>
                <w:szCs w:val="20"/>
              </w:rPr>
              <w:t>y el gobierno local</w:t>
            </w:r>
            <w:r>
              <w:rPr>
                <w:rFonts w:ascii="Arial" w:hAnsi="Arial" w:cs="Arial"/>
                <w:sz w:val="20"/>
                <w:szCs w:val="20"/>
              </w:rPr>
              <w:t>.</w:t>
            </w:r>
          </w:p>
        </w:tc>
      </w:tr>
    </w:tbl>
    <w:p w14:paraId="78CE7ECE" w14:textId="1427528C" w:rsidR="00CE4062" w:rsidRDefault="00CE4062" w:rsidP="00315AAE">
      <w:pPr>
        <w:autoSpaceDE w:val="0"/>
        <w:autoSpaceDN w:val="0"/>
        <w:adjustRightInd w:val="0"/>
        <w:spacing w:after="0" w:line="360" w:lineRule="auto"/>
        <w:jc w:val="both"/>
        <w:rPr>
          <w:rFonts w:ascii="Arial" w:hAnsi="Arial" w:cs="Arial"/>
          <w:b/>
          <w:sz w:val="24"/>
          <w:szCs w:val="24"/>
        </w:rPr>
      </w:pPr>
    </w:p>
    <w:p w14:paraId="24E3A4D1" w14:textId="77777777" w:rsidR="00315AAE" w:rsidRPr="008E7DDD" w:rsidRDefault="000E3888" w:rsidP="00315AAE">
      <w:pPr>
        <w:autoSpaceDE w:val="0"/>
        <w:autoSpaceDN w:val="0"/>
        <w:adjustRightInd w:val="0"/>
        <w:spacing w:after="0" w:line="360" w:lineRule="auto"/>
        <w:jc w:val="center"/>
        <w:rPr>
          <w:rFonts w:ascii="Arial" w:hAnsi="Arial" w:cs="Arial"/>
          <w:b/>
          <w:bCs/>
          <w:color w:val="000000"/>
          <w:sz w:val="20"/>
          <w:szCs w:val="20"/>
        </w:rPr>
      </w:pPr>
      <w:r w:rsidRPr="008E7DDD">
        <w:rPr>
          <w:rFonts w:ascii="Arial" w:hAnsi="Arial" w:cs="Arial"/>
          <w:b/>
          <w:bCs/>
          <w:color w:val="000000"/>
          <w:sz w:val="20"/>
          <w:szCs w:val="20"/>
        </w:rPr>
        <w:t>EJE ESTRATEGICO 4</w:t>
      </w:r>
      <w:r w:rsidR="00315AAE" w:rsidRPr="008E7DDD">
        <w:rPr>
          <w:rFonts w:ascii="Arial" w:hAnsi="Arial" w:cs="Arial"/>
          <w:b/>
          <w:bCs/>
          <w:color w:val="000000"/>
          <w:sz w:val="20"/>
          <w:szCs w:val="20"/>
        </w:rPr>
        <w:t>: ECONOMIA Y COMPETITIVIDAD</w:t>
      </w:r>
    </w:p>
    <w:p w14:paraId="4C36A2B1" w14:textId="7BC50383" w:rsidR="00315AAE" w:rsidRPr="001467C0" w:rsidRDefault="001467C0" w:rsidP="00315AAE">
      <w:pPr>
        <w:autoSpaceDE w:val="0"/>
        <w:autoSpaceDN w:val="0"/>
        <w:adjustRightInd w:val="0"/>
        <w:spacing w:after="0" w:line="360" w:lineRule="auto"/>
        <w:jc w:val="center"/>
        <w:rPr>
          <w:rFonts w:ascii="Arial" w:hAnsi="Arial" w:cs="Arial"/>
          <w:b/>
          <w:bCs/>
          <w:color w:val="000000"/>
          <w:sz w:val="20"/>
          <w:szCs w:val="20"/>
        </w:rPr>
      </w:pPr>
      <w:r w:rsidRPr="001467C0">
        <w:rPr>
          <w:rFonts w:ascii="Arial" w:hAnsi="Arial" w:cs="Arial"/>
          <w:b/>
          <w:bCs/>
          <w:color w:val="000000"/>
          <w:sz w:val="20"/>
          <w:szCs w:val="20"/>
        </w:rPr>
        <w:t xml:space="preserve">CUADRO N° </w:t>
      </w:r>
      <w:r w:rsidR="00BA2409">
        <w:rPr>
          <w:rFonts w:ascii="Arial" w:hAnsi="Arial" w:cs="Arial"/>
          <w:b/>
          <w:bCs/>
          <w:color w:val="000000"/>
          <w:sz w:val="20"/>
          <w:szCs w:val="20"/>
        </w:rPr>
        <w:t>4</w:t>
      </w:r>
      <w:r w:rsidR="00674FC2">
        <w:rPr>
          <w:rFonts w:ascii="Arial" w:hAnsi="Arial" w:cs="Arial"/>
          <w:b/>
          <w:bCs/>
          <w:color w:val="000000"/>
          <w:sz w:val="20"/>
          <w:szCs w:val="20"/>
        </w:rPr>
        <w:t>0</w:t>
      </w:r>
    </w:p>
    <w:p w14:paraId="670C460D" w14:textId="77777777" w:rsidR="00315AAE" w:rsidRPr="001467C0" w:rsidRDefault="00315AAE" w:rsidP="00315AAE">
      <w:pPr>
        <w:autoSpaceDE w:val="0"/>
        <w:autoSpaceDN w:val="0"/>
        <w:adjustRightInd w:val="0"/>
        <w:spacing w:after="0" w:line="360" w:lineRule="auto"/>
        <w:jc w:val="center"/>
        <w:rPr>
          <w:rFonts w:ascii="Arial" w:hAnsi="Arial" w:cs="Arial"/>
          <w:b/>
          <w:bCs/>
          <w:sz w:val="20"/>
          <w:szCs w:val="20"/>
        </w:rPr>
      </w:pPr>
      <w:r w:rsidRPr="001467C0">
        <w:rPr>
          <w:rFonts w:ascii="Arial" w:hAnsi="Arial" w:cs="Arial"/>
          <w:b/>
          <w:bCs/>
          <w:sz w:val="20"/>
          <w:szCs w:val="20"/>
        </w:rPr>
        <w:t>PROBLEMAS Y POTENCIALIDADES</w:t>
      </w:r>
    </w:p>
    <w:tbl>
      <w:tblPr>
        <w:tblStyle w:val="TableGrid"/>
        <w:tblW w:w="0" w:type="auto"/>
        <w:tblLook w:val="04A0" w:firstRow="1" w:lastRow="0" w:firstColumn="1" w:lastColumn="0" w:noHBand="0" w:noVBand="1"/>
      </w:tblPr>
      <w:tblGrid>
        <w:gridCol w:w="2230"/>
        <w:gridCol w:w="3199"/>
        <w:gridCol w:w="3632"/>
      </w:tblGrid>
      <w:tr w:rsidR="00FD0ECA" w:rsidRPr="001467C0" w14:paraId="011A05C3" w14:textId="77777777" w:rsidTr="008C0C6B">
        <w:tc>
          <w:tcPr>
            <w:tcW w:w="2230" w:type="dxa"/>
          </w:tcPr>
          <w:p w14:paraId="5CE85430" w14:textId="77777777" w:rsidR="00FD0ECA" w:rsidRPr="001467C0" w:rsidRDefault="00FD0ECA" w:rsidP="00DA7CF7">
            <w:pPr>
              <w:autoSpaceDE w:val="0"/>
              <w:autoSpaceDN w:val="0"/>
              <w:adjustRightInd w:val="0"/>
              <w:spacing w:line="360" w:lineRule="auto"/>
              <w:jc w:val="center"/>
              <w:rPr>
                <w:rFonts w:ascii="Arial" w:hAnsi="Arial" w:cs="Arial"/>
                <w:b/>
                <w:sz w:val="20"/>
                <w:szCs w:val="20"/>
              </w:rPr>
            </w:pPr>
            <w:r w:rsidRPr="001467C0">
              <w:rPr>
                <w:rFonts w:ascii="Arial" w:hAnsi="Arial" w:cs="Arial"/>
                <w:b/>
                <w:sz w:val="20"/>
                <w:szCs w:val="20"/>
              </w:rPr>
              <w:t>VARIABLE</w:t>
            </w:r>
          </w:p>
        </w:tc>
        <w:tc>
          <w:tcPr>
            <w:tcW w:w="3199" w:type="dxa"/>
          </w:tcPr>
          <w:p w14:paraId="57F28BC1" w14:textId="77777777" w:rsidR="00FD0ECA" w:rsidRPr="001467C0" w:rsidRDefault="00FD0ECA" w:rsidP="00BA2409">
            <w:pPr>
              <w:autoSpaceDE w:val="0"/>
              <w:autoSpaceDN w:val="0"/>
              <w:adjustRightInd w:val="0"/>
              <w:spacing w:line="360" w:lineRule="auto"/>
              <w:jc w:val="center"/>
              <w:rPr>
                <w:rFonts w:ascii="Arial" w:hAnsi="Arial" w:cs="Arial"/>
                <w:b/>
                <w:sz w:val="20"/>
                <w:szCs w:val="20"/>
              </w:rPr>
            </w:pPr>
            <w:r w:rsidRPr="001467C0">
              <w:rPr>
                <w:rFonts w:ascii="Arial" w:hAnsi="Arial" w:cs="Arial"/>
                <w:b/>
                <w:sz w:val="20"/>
                <w:szCs w:val="20"/>
              </w:rPr>
              <w:t>PROBLEMAS</w:t>
            </w:r>
          </w:p>
        </w:tc>
        <w:tc>
          <w:tcPr>
            <w:tcW w:w="3632" w:type="dxa"/>
          </w:tcPr>
          <w:p w14:paraId="0EE84E8C" w14:textId="77777777" w:rsidR="00FD0ECA" w:rsidRPr="001467C0" w:rsidRDefault="00FD0ECA" w:rsidP="00BA2409">
            <w:pPr>
              <w:autoSpaceDE w:val="0"/>
              <w:autoSpaceDN w:val="0"/>
              <w:adjustRightInd w:val="0"/>
              <w:spacing w:line="360" w:lineRule="auto"/>
              <w:jc w:val="center"/>
              <w:rPr>
                <w:rFonts w:ascii="Arial" w:hAnsi="Arial" w:cs="Arial"/>
                <w:b/>
                <w:sz w:val="20"/>
                <w:szCs w:val="20"/>
              </w:rPr>
            </w:pPr>
            <w:r w:rsidRPr="001467C0">
              <w:rPr>
                <w:rFonts w:ascii="Arial" w:hAnsi="Arial" w:cs="Arial"/>
                <w:b/>
                <w:sz w:val="20"/>
                <w:szCs w:val="20"/>
              </w:rPr>
              <w:t>POTENCIALIDADES</w:t>
            </w:r>
          </w:p>
        </w:tc>
      </w:tr>
      <w:tr w:rsidR="008513BE" w:rsidRPr="001467C0" w14:paraId="0DB955DF" w14:textId="77777777" w:rsidTr="008C0C6B">
        <w:tc>
          <w:tcPr>
            <w:tcW w:w="2230" w:type="dxa"/>
          </w:tcPr>
          <w:p w14:paraId="0DC1781D" w14:textId="77777777" w:rsidR="008513BE" w:rsidRPr="001467C0" w:rsidRDefault="008513BE" w:rsidP="00C20DD3">
            <w:pPr>
              <w:autoSpaceDE w:val="0"/>
              <w:autoSpaceDN w:val="0"/>
              <w:adjustRightInd w:val="0"/>
              <w:spacing w:line="360" w:lineRule="auto"/>
              <w:jc w:val="both"/>
              <w:rPr>
                <w:rFonts w:ascii="Arial" w:hAnsi="Arial" w:cs="Arial"/>
                <w:sz w:val="20"/>
                <w:szCs w:val="20"/>
              </w:rPr>
            </w:pPr>
            <w:r w:rsidRPr="001467C0">
              <w:rPr>
                <w:rFonts w:ascii="Arial" w:hAnsi="Arial" w:cs="Arial"/>
                <w:sz w:val="20"/>
                <w:szCs w:val="20"/>
              </w:rPr>
              <w:t>Población en edad de trabajar</w:t>
            </w:r>
          </w:p>
        </w:tc>
        <w:tc>
          <w:tcPr>
            <w:tcW w:w="3199" w:type="dxa"/>
          </w:tcPr>
          <w:p w14:paraId="5229A2E3" w14:textId="77777777" w:rsidR="008513BE" w:rsidRPr="001467C0" w:rsidRDefault="008513BE" w:rsidP="00C20DD3">
            <w:pPr>
              <w:autoSpaceDE w:val="0"/>
              <w:autoSpaceDN w:val="0"/>
              <w:adjustRightInd w:val="0"/>
              <w:spacing w:line="360" w:lineRule="auto"/>
              <w:jc w:val="both"/>
              <w:rPr>
                <w:rFonts w:ascii="Arial" w:hAnsi="Arial" w:cs="Arial"/>
                <w:sz w:val="20"/>
                <w:szCs w:val="20"/>
              </w:rPr>
            </w:pPr>
            <w:r w:rsidRPr="001467C0">
              <w:rPr>
                <w:rFonts w:ascii="Arial" w:hAnsi="Arial" w:cs="Arial"/>
                <w:sz w:val="20"/>
                <w:szCs w:val="20"/>
              </w:rPr>
              <w:t>Falta de espacios de trabajo</w:t>
            </w:r>
          </w:p>
        </w:tc>
        <w:tc>
          <w:tcPr>
            <w:tcW w:w="3632" w:type="dxa"/>
          </w:tcPr>
          <w:p w14:paraId="225ABAB4" w14:textId="77777777" w:rsidR="008513BE" w:rsidRPr="001467C0" w:rsidRDefault="008513BE" w:rsidP="00C20DD3">
            <w:pPr>
              <w:autoSpaceDE w:val="0"/>
              <w:autoSpaceDN w:val="0"/>
              <w:adjustRightInd w:val="0"/>
              <w:spacing w:line="360" w:lineRule="auto"/>
              <w:jc w:val="both"/>
              <w:rPr>
                <w:rFonts w:ascii="Arial" w:hAnsi="Arial" w:cs="Arial"/>
                <w:sz w:val="20"/>
                <w:szCs w:val="20"/>
              </w:rPr>
            </w:pPr>
            <w:r w:rsidRPr="001467C0">
              <w:rPr>
                <w:rFonts w:ascii="Arial" w:hAnsi="Arial" w:cs="Arial"/>
                <w:sz w:val="20"/>
                <w:szCs w:val="20"/>
              </w:rPr>
              <w:t>Presencia de población en edad de trabajar o económicamente activa</w:t>
            </w:r>
          </w:p>
        </w:tc>
      </w:tr>
      <w:tr w:rsidR="00FD0ECA" w:rsidRPr="001467C0" w14:paraId="6A7E3A38" w14:textId="77777777" w:rsidTr="008C0C6B">
        <w:tc>
          <w:tcPr>
            <w:tcW w:w="2230" w:type="dxa"/>
          </w:tcPr>
          <w:p w14:paraId="1A20149F" w14:textId="77777777" w:rsidR="00FD0ECA" w:rsidRPr="001467C0" w:rsidRDefault="00FD0ECA" w:rsidP="00C20DD3">
            <w:pPr>
              <w:autoSpaceDE w:val="0"/>
              <w:autoSpaceDN w:val="0"/>
              <w:adjustRightInd w:val="0"/>
              <w:spacing w:line="360" w:lineRule="auto"/>
              <w:jc w:val="both"/>
              <w:rPr>
                <w:rFonts w:ascii="Arial" w:hAnsi="Arial" w:cs="Arial"/>
                <w:sz w:val="20"/>
                <w:szCs w:val="20"/>
              </w:rPr>
            </w:pPr>
            <w:r w:rsidRPr="001467C0">
              <w:rPr>
                <w:rFonts w:ascii="Arial" w:hAnsi="Arial" w:cs="Arial"/>
                <w:sz w:val="20"/>
                <w:szCs w:val="20"/>
              </w:rPr>
              <w:t>Desarrollo del Turismo</w:t>
            </w:r>
          </w:p>
        </w:tc>
        <w:tc>
          <w:tcPr>
            <w:tcW w:w="3199" w:type="dxa"/>
          </w:tcPr>
          <w:p w14:paraId="5BC3CB9C" w14:textId="77777777" w:rsidR="00FD0ECA" w:rsidRPr="001467C0" w:rsidRDefault="00FD0ECA" w:rsidP="00C20DD3">
            <w:pPr>
              <w:autoSpaceDE w:val="0"/>
              <w:autoSpaceDN w:val="0"/>
              <w:adjustRightInd w:val="0"/>
              <w:spacing w:line="360" w:lineRule="auto"/>
              <w:jc w:val="both"/>
              <w:rPr>
                <w:rFonts w:ascii="Arial" w:hAnsi="Arial" w:cs="Arial"/>
                <w:sz w:val="20"/>
                <w:szCs w:val="20"/>
              </w:rPr>
            </w:pPr>
            <w:r w:rsidRPr="001467C0">
              <w:rPr>
                <w:rFonts w:ascii="Arial" w:hAnsi="Arial" w:cs="Arial"/>
                <w:sz w:val="20"/>
                <w:szCs w:val="20"/>
              </w:rPr>
              <w:t>Falta de Promoción Turística</w:t>
            </w:r>
          </w:p>
        </w:tc>
        <w:tc>
          <w:tcPr>
            <w:tcW w:w="3632" w:type="dxa"/>
          </w:tcPr>
          <w:p w14:paraId="01671431" w14:textId="77777777" w:rsidR="00FD0ECA" w:rsidRPr="001467C0" w:rsidRDefault="00FD0ECA" w:rsidP="00C20DD3">
            <w:pPr>
              <w:autoSpaceDE w:val="0"/>
              <w:autoSpaceDN w:val="0"/>
              <w:adjustRightInd w:val="0"/>
              <w:spacing w:line="360" w:lineRule="auto"/>
              <w:jc w:val="both"/>
              <w:rPr>
                <w:rFonts w:ascii="Arial" w:hAnsi="Arial" w:cs="Arial"/>
                <w:sz w:val="20"/>
                <w:szCs w:val="20"/>
              </w:rPr>
            </w:pPr>
            <w:r w:rsidRPr="001467C0">
              <w:rPr>
                <w:rFonts w:ascii="Arial" w:hAnsi="Arial" w:cs="Arial"/>
                <w:sz w:val="20"/>
                <w:szCs w:val="20"/>
              </w:rPr>
              <w:t>Recurso turístico paleontológico tigre dientes de sable</w:t>
            </w:r>
          </w:p>
        </w:tc>
      </w:tr>
    </w:tbl>
    <w:p w14:paraId="078C6CCF" w14:textId="77777777" w:rsidR="00315AAE" w:rsidRDefault="00315AAE" w:rsidP="00315AAE">
      <w:pPr>
        <w:autoSpaceDE w:val="0"/>
        <w:autoSpaceDN w:val="0"/>
        <w:adjustRightInd w:val="0"/>
        <w:spacing w:after="0" w:line="360" w:lineRule="auto"/>
        <w:jc w:val="both"/>
        <w:rPr>
          <w:rFonts w:ascii="Arial" w:hAnsi="Arial" w:cs="Arial"/>
          <w:sz w:val="24"/>
          <w:szCs w:val="24"/>
        </w:rPr>
      </w:pPr>
    </w:p>
    <w:p w14:paraId="30E680C1" w14:textId="51A72BEF" w:rsidR="00394BEB" w:rsidRDefault="00394BEB" w:rsidP="00315AAE">
      <w:pPr>
        <w:autoSpaceDE w:val="0"/>
        <w:autoSpaceDN w:val="0"/>
        <w:adjustRightInd w:val="0"/>
        <w:spacing w:after="0" w:line="360" w:lineRule="auto"/>
        <w:jc w:val="center"/>
        <w:rPr>
          <w:rFonts w:ascii="Arial" w:hAnsi="Arial" w:cs="Arial"/>
          <w:b/>
          <w:sz w:val="20"/>
          <w:szCs w:val="20"/>
        </w:rPr>
      </w:pPr>
    </w:p>
    <w:p w14:paraId="11BB88E0" w14:textId="77777777" w:rsidR="00394BEB" w:rsidRDefault="00394BEB" w:rsidP="00394BEB">
      <w:pPr>
        <w:pStyle w:val="NoSpacing"/>
        <w:rPr>
          <w:rFonts w:ascii="Arial" w:hAnsi="Arial" w:cs="Arial"/>
          <w:b/>
          <w:sz w:val="20"/>
          <w:szCs w:val="20"/>
        </w:rPr>
      </w:pPr>
      <w:r w:rsidRPr="00C37A96">
        <w:rPr>
          <w:rFonts w:ascii="Arial" w:hAnsi="Arial" w:cs="Arial"/>
          <w:b/>
          <w:noProof/>
          <w:lang w:val="en-US"/>
        </w:rPr>
        <w:drawing>
          <wp:inline distT="0" distB="0" distL="0" distR="0" wp14:anchorId="3212E959" wp14:editId="1A8ED8EC">
            <wp:extent cx="781050" cy="581025"/>
            <wp:effectExtent l="0" t="0" r="0" b="9525"/>
            <wp:docPr id="50" name="Imagen 50"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627EB5D7" w14:textId="77777777" w:rsidR="00394BEB" w:rsidRPr="00561F7F" w:rsidRDefault="00394BEB" w:rsidP="00394BEB">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313706CF" w14:textId="574899F0" w:rsidR="00315AAE" w:rsidRPr="00BA2409" w:rsidRDefault="001467C0" w:rsidP="00315AAE">
      <w:pPr>
        <w:autoSpaceDE w:val="0"/>
        <w:autoSpaceDN w:val="0"/>
        <w:adjustRightInd w:val="0"/>
        <w:spacing w:after="0" w:line="360" w:lineRule="auto"/>
        <w:jc w:val="center"/>
        <w:rPr>
          <w:rFonts w:ascii="Arial" w:hAnsi="Arial" w:cs="Arial"/>
          <w:b/>
          <w:sz w:val="20"/>
          <w:szCs w:val="20"/>
        </w:rPr>
      </w:pPr>
      <w:r w:rsidRPr="00BA2409">
        <w:rPr>
          <w:rFonts w:ascii="Arial" w:hAnsi="Arial" w:cs="Arial"/>
          <w:b/>
          <w:sz w:val="20"/>
          <w:szCs w:val="20"/>
        </w:rPr>
        <w:t xml:space="preserve">CUADRO N° </w:t>
      </w:r>
      <w:r w:rsidR="00674FC2">
        <w:rPr>
          <w:rFonts w:ascii="Arial" w:hAnsi="Arial" w:cs="Arial"/>
          <w:b/>
          <w:sz w:val="20"/>
          <w:szCs w:val="20"/>
        </w:rPr>
        <w:t>41</w:t>
      </w:r>
    </w:p>
    <w:p w14:paraId="270D0339" w14:textId="77777777" w:rsidR="00315AAE" w:rsidRPr="00BA2409" w:rsidRDefault="00315AAE" w:rsidP="00315AAE">
      <w:pPr>
        <w:autoSpaceDE w:val="0"/>
        <w:autoSpaceDN w:val="0"/>
        <w:adjustRightInd w:val="0"/>
        <w:spacing w:after="0" w:line="360" w:lineRule="auto"/>
        <w:jc w:val="center"/>
        <w:rPr>
          <w:rFonts w:ascii="Arial" w:hAnsi="Arial" w:cs="Arial"/>
          <w:b/>
          <w:bCs/>
          <w:sz w:val="20"/>
          <w:szCs w:val="20"/>
        </w:rPr>
      </w:pPr>
      <w:r w:rsidRPr="00BA2409">
        <w:rPr>
          <w:rFonts w:ascii="Arial" w:hAnsi="Arial" w:cs="Arial"/>
          <w:b/>
          <w:bCs/>
          <w:sz w:val="20"/>
          <w:szCs w:val="20"/>
        </w:rPr>
        <w:t xml:space="preserve"> </w:t>
      </w:r>
      <w:r w:rsidR="001E2E32" w:rsidRPr="00BA2409">
        <w:rPr>
          <w:rFonts w:ascii="Arial" w:hAnsi="Arial" w:cs="Arial"/>
          <w:b/>
          <w:bCs/>
          <w:sz w:val="20"/>
          <w:szCs w:val="20"/>
        </w:rPr>
        <w:t xml:space="preserve">OPORTUNIDADES </w:t>
      </w:r>
      <w:r w:rsidRPr="00BA2409">
        <w:rPr>
          <w:rFonts w:ascii="Arial" w:hAnsi="Arial" w:cs="Arial"/>
          <w:b/>
          <w:bCs/>
          <w:sz w:val="20"/>
          <w:szCs w:val="20"/>
        </w:rPr>
        <w:t>LIMITACIONES</w:t>
      </w:r>
    </w:p>
    <w:tbl>
      <w:tblPr>
        <w:tblStyle w:val="TableGrid"/>
        <w:tblW w:w="0" w:type="auto"/>
        <w:tblLook w:val="04A0" w:firstRow="1" w:lastRow="0" w:firstColumn="1" w:lastColumn="0" w:noHBand="0" w:noVBand="1"/>
      </w:tblPr>
      <w:tblGrid>
        <w:gridCol w:w="2253"/>
        <w:gridCol w:w="3259"/>
        <w:gridCol w:w="3549"/>
      </w:tblGrid>
      <w:tr w:rsidR="008513BE" w:rsidRPr="00BA2409" w14:paraId="742CC485" w14:textId="77777777" w:rsidTr="007C4379">
        <w:trPr>
          <w:trHeight w:val="222"/>
        </w:trPr>
        <w:tc>
          <w:tcPr>
            <w:tcW w:w="2277" w:type="dxa"/>
          </w:tcPr>
          <w:p w14:paraId="39417B3F" w14:textId="77777777" w:rsidR="008513BE" w:rsidRPr="00BA2409" w:rsidRDefault="008513BE" w:rsidP="007C4379">
            <w:pPr>
              <w:autoSpaceDE w:val="0"/>
              <w:autoSpaceDN w:val="0"/>
              <w:adjustRightInd w:val="0"/>
              <w:spacing w:line="360" w:lineRule="auto"/>
              <w:jc w:val="center"/>
              <w:rPr>
                <w:rFonts w:ascii="Arial" w:hAnsi="Arial" w:cs="Arial"/>
                <w:b/>
                <w:sz w:val="20"/>
                <w:szCs w:val="20"/>
              </w:rPr>
            </w:pPr>
            <w:r w:rsidRPr="00BA2409">
              <w:rPr>
                <w:rFonts w:ascii="Arial" w:hAnsi="Arial" w:cs="Arial"/>
                <w:b/>
                <w:sz w:val="20"/>
                <w:szCs w:val="20"/>
              </w:rPr>
              <w:t>VARIABLE</w:t>
            </w:r>
          </w:p>
        </w:tc>
        <w:tc>
          <w:tcPr>
            <w:tcW w:w="3297" w:type="dxa"/>
          </w:tcPr>
          <w:p w14:paraId="2021FC0D" w14:textId="77777777" w:rsidR="008513BE" w:rsidRPr="00BA2409" w:rsidRDefault="008513BE" w:rsidP="008B1879">
            <w:pPr>
              <w:autoSpaceDE w:val="0"/>
              <w:autoSpaceDN w:val="0"/>
              <w:adjustRightInd w:val="0"/>
              <w:spacing w:line="360" w:lineRule="auto"/>
              <w:jc w:val="center"/>
              <w:rPr>
                <w:rFonts w:ascii="Arial" w:hAnsi="Arial" w:cs="Arial"/>
                <w:b/>
                <w:sz w:val="20"/>
                <w:szCs w:val="20"/>
              </w:rPr>
            </w:pPr>
            <w:r w:rsidRPr="00BA2409">
              <w:rPr>
                <w:rFonts w:ascii="Arial" w:hAnsi="Arial" w:cs="Arial"/>
                <w:b/>
                <w:sz w:val="20"/>
                <w:szCs w:val="20"/>
              </w:rPr>
              <w:t>OPORTUNIDADES</w:t>
            </w:r>
          </w:p>
        </w:tc>
        <w:tc>
          <w:tcPr>
            <w:tcW w:w="3601" w:type="dxa"/>
          </w:tcPr>
          <w:p w14:paraId="52CF423B" w14:textId="77777777" w:rsidR="008513BE" w:rsidRPr="00BA2409" w:rsidRDefault="008513BE" w:rsidP="008B1879">
            <w:pPr>
              <w:autoSpaceDE w:val="0"/>
              <w:autoSpaceDN w:val="0"/>
              <w:adjustRightInd w:val="0"/>
              <w:spacing w:line="360" w:lineRule="auto"/>
              <w:jc w:val="center"/>
              <w:rPr>
                <w:rFonts w:ascii="Arial" w:hAnsi="Arial" w:cs="Arial"/>
                <w:b/>
                <w:sz w:val="20"/>
                <w:szCs w:val="20"/>
              </w:rPr>
            </w:pPr>
            <w:r w:rsidRPr="00BA2409">
              <w:rPr>
                <w:rFonts w:ascii="Arial" w:hAnsi="Arial" w:cs="Arial"/>
                <w:b/>
                <w:sz w:val="20"/>
                <w:szCs w:val="20"/>
              </w:rPr>
              <w:t>LIMITACIONES</w:t>
            </w:r>
          </w:p>
        </w:tc>
      </w:tr>
      <w:tr w:rsidR="008513BE" w:rsidRPr="000713BF" w14:paraId="357A19F6" w14:textId="77777777" w:rsidTr="001467C0">
        <w:tc>
          <w:tcPr>
            <w:tcW w:w="2277" w:type="dxa"/>
          </w:tcPr>
          <w:p w14:paraId="747C2284" w14:textId="77777777" w:rsidR="008513BE" w:rsidRPr="000713BF" w:rsidRDefault="008513BE" w:rsidP="000713BF">
            <w:pPr>
              <w:pStyle w:val="NoSpacing"/>
              <w:rPr>
                <w:rFonts w:ascii="Arial" w:hAnsi="Arial" w:cs="Arial"/>
                <w:sz w:val="20"/>
                <w:szCs w:val="20"/>
              </w:rPr>
            </w:pPr>
            <w:r w:rsidRPr="000713BF">
              <w:rPr>
                <w:rFonts w:ascii="Arial" w:hAnsi="Arial" w:cs="Arial"/>
                <w:sz w:val="20"/>
                <w:szCs w:val="20"/>
              </w:rPr>
              <w:t>Población en edad de trabajar</w:t>
            </w:r>
          </w:p>
        </w:tc>
        <w:tc>
          <w:tcPr>
            <w:tcW w:w="3297" w:type="dxa"/>
          </w:tcPr>
          <w:p w14:paraId="59451A10" w14:textId="77777777" w:rsidR="008513BE" w:rsidRPr="000713BF" w:rsidRDefault="008513BE" w:rsidP="000713BF">
            <w:pPr>
              <w:pStyle w:val="NoSpacing"/>
              <w:rPr>
                <w:rFonts w:ascii="Arial" w:hAnsi="Arial" w:cs="Arial"/>
                <w:sz w:val="20"/>
                <w:szCs w:val="20"/>
              </w:rPr>
            </w:pPr>
            <w:r w:rsidRPr="000713BF">
              <w:rPr>
                <w:rFonts w:ascii="Arial" w:hAnsi="Arial" w:cs="Arial"/>
                <w:sz w:val="20"/>
                <w:szCs w:val="20"/>
              </w:rPr>
              <w:t>Creciente flujo de turismo interno y externo</w:t>
            </w:r>
          </w:p>
        </w:tc>
        <w:tc>
          <w:tcPr>
            <w:tcW w:w="3601" w:type="dxa"/>
          </w:tcPr>
          <w:p w14:paraId="4B05B83F" w14:textId="77777777" w:rsidR="008513BE" w:rsidRPr="000713BF" w:rsidRDefault="008513BE" w:rsidP="000713BF">
            <w:pPr>
              <w:pStyle w:val="NoSpacing"/>
              <w:rPr>
                <w:rFonts w:ascii="Arial" w:hAnsi="Arial" w:cs="Arial"/>
                <w:sz w:val="20"/>
                <w:szCs w:val="20"/>
              </w:rPr>
            </w:pPr>
            <w:r w:rsidRPr="000713BF">
              <w:rPr>
                <w:rFonts w:ascii="Arial" w:hAnsi="Arial" w:cs="Arial"/>
                <w:sz w:val="20"/>
                <w:szCs w:val="20"/>
              </w:rPr>
              <w:t>Pérdida gradual de su identidad cultural.</w:t>
            </w:r>
          </w:p>
        </w:tc>
      </w:tr>
      <w:tr w:rsidR="008513BE" w:rsidRPr="000713BF" w14:paraId="09C11061" w14:textId="77777777" w:rsidTr="001467C0">
        <w:tc>
          <w:tcPr>
            <w:tcW w:w="2277" w:type="dxa"/>
          </w:tcPr>
          <w:p w14:paraId="2842BA60" w14:textId="77777777" w:rsidR="008513BE" w:rsidRPr="000713BF" w:rsidRDefault="004100FD" w:rsidP="000713BF">
            <w:pPr>
              <w:pStyle w:val="NoSpacing"/>
              <w:rPr>
                <w:rFonts w:ascii="Arial" w:hAnsi="Arial" w:cs="Arial"/>
                <w:sz w:val="20"/>
                <w:szCs w:val="20"/>
              </w:rPr>
            </w:pPr>
            <w:r w:rsidRPr="000713BF">
              <w:rPr>
                <w:rFonts w:ascii="Arial" w:hAnsi="Arial" w:cs="Arial"/>
                <w:sz w:val="20"/>
                <w:szCs w:val="20"/>
              </w:rPr>
              <w:t>Terrenos agrícolas de secano</w:t>
            </w:r>
          </w:p>
        </w:tc>
        <w:tc>
          <w:tcPr>
            <w:tcW w:w="3297" w:type="dxa"/>
          </w:tcPr>
          <w:p w14:paraId="22F4BDB5" w14:textId="77777777" w:rsidR="008513BE" w:rsidRPr="000713BF" w:rsidRDefault="008513BE" w:rsidP="000713BF">
            <w:pPr>
              <w:pStyle w:val="NoSpacing"/>
              <w:rPr>
                <w:rFonts w:ascii="Arial" w:hAnsi="Arial" w:cs="Arial"/>
                <w:sz w:val="20"/>
                <w:szCs w:val="20"/>
              </w:rPr>
            </w:pPr>
            <w:r w:rsidRPr="000713BF">
              <w:rPr>
                <w:rFonts w:ascii="Arial" w:hAnsi="Arial" w:cs="Arial"/>
                <w:sz w:val="20"/>
                <w:szCs w:val="20"/>
              </w:rPr>
              <w:t>Demanda de productos orgánicos o ecológicos</w:t>
            </w:r>
          </w:p>
        </w:tc>
        <w:tc>
          <w:tcPr>
            <w:tcW w:w="3601" w:type="dxa"/>
          </w:tcPr>
          <w:p w14:paraId="221E9183" w14:textId="77777777" w:rsidR="008513BE" w:rsidRPr="000713BF" w:rsidRDefault="008513BE" w:rsidP="000713BF">
            <w:pPr>
              <w:pStyle w:val="NoSpacing"/>
              <w:rPr>
                <w:rFonts w:ascii="Arial" w:hAnsi="Arial" w:cs="Arial"/>
                <w:sz w:val="20"/>
                <w:szCs w:val="20"/>
              </w:rPr>
            </w:pPr>
            <w:r w:rsidRPr="000713BF">
              <w:rPr>
                <w:rFonts w:ascii="Arial" w:hAnsi="Arial" w:cs="Arial"/>
                <w:sz w:val="20"/>
                <w:szCs w:val="20"/>
              </w:rPr>
              <w:t>Falta de canales laterales para el uso adecuado del canal CIMIRM</w:t>
            </w:r>
          </w:p>
        </w:tc>
      </w:tr>
      <w:tr w:rsidR="008513BE" w:rsidRPr="000713BF" w14:paraId="135C850F" w14:textId="77777777" w:rsidTr="001467C0">
        <w:tc>
          <w:tcPr>
            <w:tcW w:w="2277" w:type="dxa"/>
          </w:tcPr>
          <w:p w14:paraId="4E9E1F25" w14:textId="77777777" w:rsidR="008513BE" w:rsidRPr="000713BF" w:rsidRDefault="008513BE" w:rsidP="000713BF">
            <w:pPr>
              <w:pStyle w:val="NoSpacing"/>
              <w:rPr>
                <w:rFonts w:ascii="Arial" w:hAnsi="Arial" w:cs="Arial"/>
                <w:sz w:val="20"/>
                <w:szCs w:val="20"/>
              </w:rPr>
            </w:pPr>
            <w:r w:rsidRPr="000713BF">
              <w:rPr>
                <w:rFonts w:ascii="Arial" w:hAnsi="Arial" w:cs="Arial"/>
                <w:sz w:val="20"/>
                <w:szCs w:val="20"/>
              </w:rPr>
              <w:t>Desarrollo del Turismo</w:t>
            </w:r>
          </w:p>
        </w:tc>
        <w:tc>
          <w:tcPr>
            <w:tcW w:w="3297" w:type="dxa"/>
          </w:tcPr>
          <w:p w14:paraId="231DBA57" w14:textId="77777777" w:rsidR="008513BE" w:rsidRPr="000713BF" w:rsidRDefault="004100FD" w:rsidP="000713BF">
            <w:pPr>
              <w:pStyle w:val="NoSpacing"/>
              <w:rPr>
                <w:rFonts w:ascii="Arial" w:hAnsi="Arial" w:cs="Arial"/>
                <w:sz w:val="20"/>
                <w:szCs w:val="20"/>
              </w:rPr>
            </w:pPr>
            <w:r w:rsidRPr="000713BF">
              <w:rPr>
                <w:rFonts w:ascii="Arial" w:hAnsi="Arial" w:cs="Arial"/>
                <w:sz w:val="20"/>
                <w:szCs w:val="20"/>
              </w:rPr>
              <w:t>Creciente flujo de turismo interno y externo</w:t>
            </w:r>
          </w:p>
        </w:tc>
        <w:tc>
          <w:tcPr>
            <w:tcW w:w="3601" w:type="dxa"/>
          </w:tcPr>
          <w:p w14:paraId="468264A9" w14:textId="77777777" w:rsidR="008513BE" w:rsidRPr="000713BF" w:rsidRDefault="004100FD" w:rsidP="000713BF">
            <w:pPr>
              <w:pStyle w:val="NoSpacing"/>
              <w:rPr>
                <w:rFonts w:ascii="Arial" w:hAnsi="Arial" w:cs="Arial"/>
                <w:sz w:val="20"/>
                <w:szCs w:val="20"/>
              </w:rPr>
            </w:pPr>
            <w:r w:rsidRPr="000713BF">
              <w:rPr>
                <w:rFonts w:ascii="Arial" w:hAnsi="Arial" w:cs="Arial"/>
                <w:sz w:val="20"/>
                <w:szCs w:val="20"/>
              </w:rPr>
              <w:t>Falta de promoción turística</w:t>
            </w:r>
          </w:p>
        </w:tc>
      </w:tr>
      <w:tr w:rsidR="004100FD" w:rsidRPr="000713BF" w14:paraId="5E63DC80" w14:textId="77777777" w:rsidTr="001467C0">
        <w:tc>
          <w:tcPr>
            <w:tcW w:w="2277" w:type="dxa"/>
          </w:tcPr>
          <w:p w14:paraId="5F6945DF" w14:textId="77777777" w:rsidR="004100FD" w:rsidRPr="000713BF" w:rsidRDefault="001E2E32" w:rsidP="000713BF">
            <w:pPr>
              <w:pStyle w:val="NoSpacing"/>
              <w:rPr>
                <w:rFonts w:ascii="Arial" w:hAnsi="Arial" w:cs="Arial"/>
                <w:sz w:val="20"/>
                <w:szCs w:val="20"/>
              </w:rPr>
            </w:pPr>
            <w:r w:rsidRPr="000713BF">
              <w:rPr>
                <w:rFonts w:ascii="Arial" w:hAnsi="Arial" w:cs="Arial"/>
                <w:sz w:val="20"/>
                <w:szCs w:val="20"/>
              </w:rPr>
              <w:t>Nuevas competencias a los gobiernos locales</w:t>
            </w:r>
          </w:p>
        </w:tc>
        <w:tc>
          <w:tcPr>
            <w:tcW w:w="3297" w:type="dxa"/>
          </w:tcPr>
          <w:p w14:paraId="64AA6968" w14:textId="77777777" w:rsidR="004100FD" w:rsidRPr="000713BF" w:rsidRDefault="004100FD" w:rsidP="000713BF">
            <w:pPr>
              <w:pStyle w:val="NoSpacing"/>
              <w:rPr>
                <w:rFonts w:ascii="Arial" w:hAnsi="Arial" w:cs="Arial"/>
                <w:sz w:val="20"/>
                <w:szCs w:val="20"/>
              </w:rPr>
            </w:pPr>
            <w:r w:rsidRPr="000713BF">
              <w:rPr>
                <w:rFonts w:ascii="Arial" w:hAnsi="Arial" w:cs="Arial"/>
                <w:sz w:val="20"/>
                <w:szCs w:val="20"/>
              </w:rPr>
              <w:t>Proceso de descentralización otorga nuevas competencias a los gobiernos locales</w:t>
            </w:r>
          </w:p>
        </w:tc>
        <w:tc>
          <w:tcPr>
            <w:tcW w:w="3601" w:type="dxa"/>
          </w:tcPr>
          <w:p w14:paraId="789A9C1C" w14:textId="77777777" w:rsidR="004100FD" w:rsidRPr="000713BF" w:rsidRDefault="004100FD" w:rsidP="000713BF">
            <w:pPr>
              <w:pStyle w:val="NoSpacing"/>
              <w:rPr>
                <w:rFonts w:ascii="Arial" w:hAnsi="Arial" w:cs="Arial"/>
                <w:sz w:val="20"/>
                <w:szCs w:val="20"/>
              </w:rPr>
            </w:pPr>
            <w:r w:rsidRPr="000713BF">
              <w:rPr>
                <w:rFonts w:ascii="Arial" w:hAnsi="Arial" w:cs="Arial"/>
                <w:sz w:val="20"/>
                <w:szCs w:val="20"/>
              </w:rPr>
              <w:t>Las nuevas competencias generan mayor gasto corrientes en la municipalidad</w:t>
            </w:r>
          </w:p>
        </w:tc>
      </w:tr>
      <w:tr w:rsidR="004100FD" w:rsidRPr="000713BF" w14:paraId="3B391341" w14:textId="77777777" w:rsidTr="001467C0">
        <w:tc>
          <w:tcPr>
            <w:tcW w:w="2277" w:type="dxa"/>
          </w:tcPr>
          <w:p w14:paraId="380EFDEE" w14:textId="77777777" w:rsidR="004100FD" w:rsidRPr="000713BF" w:rsidRDefault="001E2E32" w:rsidP="000713BF">
            <w:pPr>
              <w:pStyle w:val="NoSpacing"/>
              <w:rPr>
                <w:rFonts w:ascii="Arial" w:hAnsi="Arial" w:cs="Arial"/>
                <w:sz w:val="20"/>
                <w:szCs w:val="20"/>
              </w:rPr>
            </w:pPr>
            <w:r w:rsidRPr="000713BF">
              <w:rPr>
                <w:rFonts w:ascii="Arial" w:hAnsi="Arial" w:cs="Arial"/>
                <w:sz w:val="20"/>
                <w:szCs w:val="20"/>
              </w:rPr>
              <w:t>Nivel de Inserción a la economía regional</w:t>
            </w:r>
          </w:p>
        </w:tc>
        <w:tc>
          <w:tcPr>
            <w:tcW w:w="3297" w:type="dxa"/>
          </w:tcPr>
          <w:p w14:paraId="32306EBA" w14:textId="77777777" w:rsidR="004100FD" w:rsidRPr="000713BF" w:rsidRDefault="004100FD" w:rsidP="000713BF">
            <w:pPr>
              <w:pStyle w:val="NoSpacing"/>
              <w:rPr>
                <w:rFonts w:ascii="Arial" w:hAnsi="Arial" w:cs="Arial"/>
                <w:sz w:val="20"/>
                <w:szCs w:val="20"/>
              </w:rPr>
            </w:pPr>
            <w:r w:rsidRPr="000713BF">
              <w:rPr>
                <w:rFonts w:ascii="Arial" w:hAnsi="Arial" w:cs="Arial"/>
                <w:sz w:val="20"/>
                <w:szCs w:val="20"/>
              </w:rPr>
              <w:t>Mercado regional de Huancayo con un alto dinamismo económico</w:t>
            </w:r>
          </w:p>
        </w:tc>
        <w:tc>
          <w:tcPr>
            <w:tcW w:w="3601" w:type="dxa"/>
          </w:tcPr>
          <w:p w14:paraId="07149231" w14:textId="77777777" w:rsidR="004100FD" w:rsidRPr="000713BF" w:rsidRDefault="004100FD" w:rsidP="000713BF">
            <w:pPr>
              <w:pStyle w:val="NoSpacing"/>
              <w:rPr>
                <w:rFonts w:ascii="Arial" w:hAnsi="Arial" w:cs="Arial"/>
                <w:sz w:val="20"/>
                <w:szCs w:val="20"/>
              </w:rPr>
            </w:pPr>
            <w:r w:rsidRPr="000713BF">
              <w:rPr>
                <w:rFonts w:ascii="Arial" w:hAnsi="Arial" w:cs="Arial"/>
                <w:sz w:val="20"/>
                <w:szCs w:val="20"/>
              </w:rPr>
              <w:t>La falta de riego limita su inserción a la economía regional competitivamente</w:t>
            </w:r>
          </w:p>
        </w:tc>
      </w:tr>
      <w:tr w:rsidR="008513BE" w:rsidRPr="000713BF" w14:paraId="32E787B3" w14:textId="77777777" w:rsidTr="001467C0">
        <w:tc>
          <w:tcPr>
            <w:tcW w:w="2277" w:type="dxa"/>
          </w:tcPr>
          <w:p w14:paraId="17A479F6" w14:textId="77777777" w:rsidR="008513BE" w:rsidRPr="000713BF" w:rsidRDefault="001E2E32" w:rsidP="000713BF">
            <w:pPr>
              <w:pStyle w:val="NoSpacing"/>
              <w:rPr>
                <w:rFonts w:ascii="Arial" w:hAnsi="Arial" w:cs="Arial"/>
                <w:sz w:val="20"/>
                <w:szCs w:val="20"/>
              </w:rPr>
            </w:pPr>
            <w:r w:rsidRPr="000713BF">
              <w:rPr>
                <w:rFonts w:ascii="Arial" w:hAnsi="Arial" w:cs="Arial"/>
                <w:sz w:val="20"/>
                <w:szCs w:val="20"/>
              </w:rPr>
              <w:t>Nivel de cumplimiento de metas</w:t>
            </w:r>
          </w:p>
        </w:tc>
        <w:tc>
          <w:tcPr>
            <w:tcW w:w="3297" w:type="dxa"/>
          </w:tcPr>
          <w:p w14:paraId="1BE78193" w14:textId="77777777" w:rsidR="008513BE" w:rsidRPr="000713BF" w:rsidRDefault="008513BE" w:rsidP="000713BF">
            <w:pPr>
              <w:pStyle w:val="NoSpacing"/>
              <w:rPr>
                <w:rFonts w:ascii="Arial" w:hAnsi="Arial" w:cs="Arial"/>
                <w:sz w:val="20"/>
                <w:szCs w:val="20"/>
              </w:rPr>
            </w:pPr>
            <w:r w:rsidRPr="000713BF">
              <w:rPr>
                <w:rFonts w:ascii="Arial" w:hAnsi="Arial" w:cs="Arial"/>
                <w:sz w:val="20"/>
                <w:szCs w:val="20"/>
              </w:rPr>
              <w:t>.Incentivos económicos a través del Programa de Incentivos a la mejora y modernización municipal</w:t>
            </w:r>
          </w:p>
        </w:tc>
        <w:tc>
          <w:tcPr>
            <w:tcW w:w="3601" w:type="dxa"/>
          </w:tcPr>
          <w:p w14:paraId="1B62A884" w14:textId="77777777" w:rsidR="008513BE" w:rsidRPr="000713BF" w:rsidRDefault="004100FD" w:rsidP="000713BF">
            <w:pPr>
              <w:pStyle w:val="NoSpacing"/>
              <w:rPr>
                <w:rFonts w:ascii="Arial" w:hAnsi="Arial" w:cs="Arial"/>
                <w:sz w:val="20"/>
                <w:szCs w:val="20"/>
              </w:rPr>
            </w:pPr>
            <w:r w:rsidRPr="000713BF">
              <w:rPr>
                <w:rFonts w:ascii="Arial" w:hAnsi="Arial" w:cs="Arial"/>
                <w:sz w:val="20"/>
                <w:szCs w:val="20"/>
              </w:rPr>
              <w:t xml:space="preserve">Es insuficiente la transferencia </w:t>
            </w:r>
            <w:r w:rsidR="001E2E32" w:rsidRPr="000713BF">
              <w:rPr>
                <w:rFonts w:ascii="Arial" w:hAnsi="Arial" w:cs="Arial"/>
                <w:sz w:val="20"/>
                <w:szCs w:val="20"/>
              </w:rPr>
              <w:t>condicionada</w:t>
            </w:r>
          </w:p>
        </w:tc>
      </w:tr>
    </w:tbl>
    <w:p w14:paraId="774DBD42" w14:textId="38F9E834" w:rsidR="00315AAE" w:rsidRDefault="00315AAE" w:rsidP="00315AAE">
      <w:pPr>
        <w:autoSpaceDE w:val="0"/>
        <w:autoSpaceDN w:val="0"/>
        <w:adjustRightInd w:val="0"/>
        <w:spacing w:after="0" w:line="360" w:lineRule="auto"/>
        <w:jc w:val="both"/>
        <w:rPr>
          <w:rFonts w:ascii="Arial" w:hAnsi="Arial" w:cs="Arial"/>
          <w:b/>
          <w:bCs/>
          <w:color w:val="000000"/>
          <w:sz w:val="24"/>
          <w:szCs w:val="24"/>
        </w:rPr>
      </w:pPr>
    </w:p>
    <w:p w14:paraId="43CD915A" w14:textId="77777777" w:rsidR="00315AAE" w:rsidRPr="00BA2409" w:rsidRDefault="00315AAE" w:rsidP="001467C0">
      <w:pPr>
        <w:autoSpaceDE w:val="0"/>
        <w:autoSpaceDN w:val="0"/>
        <w:adjustRightInd w:val="0"/>
        <w:spacing w:after="0" w:line="360" w:lineRule="auto"/>
        <w:jc w:val="center"/>
        <w:rPr>
          <w:rFonts w:ascii="Arial" w:hAnsi="Arial" w:cs="Arial"/>
          <w:b/>
          <w:bCs/>
          <w:color w:val="000000"/>
          <w:sz w:val="20"/>
          <w:szCs w:val="20"/>
        </w:rPr>
      </w:pPr>
      <w:r w:rsidRPr="00BA2409">
        <w:rPr>
          <w:rFonts w:ascii="Arial" w:hAnsi="Arial" w:cs="Arial"/>
          <w:b/>
          <w:bCs/>
          <w:color w:val="000000"/>
          <w:sz w:val="20"/>
          <w:szCs w:val="20"/>
        </w:rPr>
        <w:t>EJE ESTRATEGICO 5: DESARROLLO E INFRAESTRUCTURA</w:t>
      </w:r>
    </w:p>
    <w:p w14:paraId="404E033C" w14:textId="3B41D4B5" w:rsidR="00315AAE" w:rsidRPr="00BA2409" w:rsidRDefault="00315AAE" w:rsidP="00315AAE">
      <w:pPr>
        <w:autoSpaceDE w:val="0"/>
        <w:autoSpaceDN w:val="0"/>
        <w:adjustRightInd w:val="0"/>
        <w:spacing w:after="0" w:line="360" w:lineRule="auto"/>
        <w:jc w:val="center"/>
        <w:rPr>
          <w:rFonts w:ascii="Arial" w:hAnsi="Arial" w:cs="Arial"/>
          <w:b/>
          <w:bCs/>
          <w:color w:val="000000"/>
          <w:sz w:val="20"/>
          <w:szCs w:val="20"/>
        </w:rPr>
      </w:pPr>
      <w:r w:rsidRPr="00BA2409">
        <w:rPr>
          <w:rFonts w:ascii="Arial" w:hAnsi="Arial" w:cs="Arial"/>
          <w:b/>
          <w:bCs/>
          <w:color w:val="000000"/>
          <w:sz w:val="20"/>
          <w:szCs w:val="20"/>
        </w:rPr>
        <w:t>CUADRO N°</w:t>
      </w:r>
      <w:r w:rsidR="00674FC2">
        <w:rPr>
          <w:rFonts w:ascii="Arial" w:hAnsi="Arial" w:cs="Arial"/>
          <w:b/>
          <w:bCs/>
          <w:color w:val="000000"/>
          <w:sz w:val="20"/>
          <w:szCs w:val="20"/>
        </w:rPr>
        <w:t xml:space="preserve"> 42</w:t>
      </w:r>
    </w:p>
    <w:p w14:paraId="0BDEF0F6" w14:textId="77777777" w:rsidR="00315AAE" w:rsidRPr="00BA2409" w:rsidRDefault="00315AAE" w:rsidP="00315AAE">
      <w:pPr>
        <w:autoSpaceDE w:val="0"/>
        <w:autoSpaceDN w:val="0"/>
        <w:adjustRightInd w:val="0"/>
        <w:spacing w:after="0" w:line="360" w:lineRule="auto"/>
        <w:jc w:val="center"/>
        <w:rPr>
          <w:rFonts w:ascii="Arial" w:hAnsi="Arial" w:cs="Arial"/>
          <w:b/>
          <w:bCs/>
          <w:sz w:val="20"/>
          <w:szCs w:val="20"/>
        </w:rPr>
      </w:pPr>
      <w:r w:rsidRPr="00BA2409">
        <w:rPr>
          <w:rFonts w:ascii="Arial" w:hAnsi="Arial" w:cs="Arial"/>
          <w:b/>
          <w:bCs/>
          <w:sz w:val="20"/>
          <w:szCs w:val="20"/>
        </w:rPr>
        <w:t>PROBLEMAS Y POTENCIALIDADES</w:t>
      </w:r>
    </w:p>
    <w:tbl>
      <w:tblPr>
        <w:tblStyle w:val="TableGrid"/>
        <w:tblW w:w="0" w:type="auto"/>
        <w:tblLook w:val="04A0" w:firstRow="1" w:lastRow="0" w:firstColumn="1" w:lastColumn="0" w:noHBand="0" w:noVBand="1"/>
      </w:tblPr>
      <w:tblGrid>
        <w:gridCol w:w="1825"/>
        <w:gridCol w:w="5108"/>
        <w:gridCol w:w="2128"/>
      </w:tblGrid>
      <w:tr w:rsidR="001E2E32" w:rsidRPr="008B1879" w14:paraId="3EB2E237" w14:textId="77777777" w:rsidTr="008C0C6B">
        <w:tc>
          <w:tcPr>
            <w:tcW w:w="1825" w:type="dxa"/>
          </w:tcPr>
          <w:p w14:paraId="02CED0E2" w14:textId="77777777" w:rsidR="001E2E32" w:rsidRPr="008B1879" w:rsidRDefault="001E2E32" w:rsidP="001E2E32">
            <w:pPr>
              <w:autoSpaceDE w:val="0"/>
              <w:autoSpaceDN w:val="0"/>
              <w:adjustRightInd w:val="0"/>
              <w:spacing w:line="360" w:lineRule="auto"/>
              <w:jc w:val="center"/>
              <w:rPr>
                <w:rFonts w:ascii="Arial" w:hAnsi="Arial" w:cs="Arial"/>
                <w:b/>
                <w:sz w:val="20"/>
                <w:szCs w:val="20"/>
              </w:rPr>
            </w:pPr>
            <w:r w:rsidRPr="008B1879">
              <w:rPr>
                <w:rFonts w:ascii="Arial" w:hAnsi="Arial" w:cs="Arial"/>
                <w:b/>
                <w:sz w:val="20"/>
                <w:szCs w:val="20"/>
              </w:rPr>
              <w:t>VARIABLE</w:t>
            </w:r>
          </w:p>
        </w:tc>
        <w:tc>
          <w:tcPr>
            <w:tcW w:w="5108" w:type="dxa"/>
          </w:tcPr>
          <w:p w14:paraId="53301477" w14:textId="77777777" w:rsidR="001E2E32" w:rsidRPr="008B1879" w:rsidRDefault="001E2E32" w:rsidP="001E2E32">
            <w:pPr>
              <w:autoSpaceDE w:val="0"/>
              <w:autoSpaceDN w:val="0"/>
              <w:adjustRightInd w:val="0"/>
              <w:spacing w:line="360" w:lineRule="auto"/>
              <w:jc w:val="center"/>
              <w:rPr>
                <w:rFonts w:ascii="Arial" w:hAnsi="Arial" w:cs="Arial"/>
                <w:b/>
                <w:sz w:val="20"/>
                <w:szCs w:val="20"/>
              </w:rPr>
            </w:pPr>
            <w:r w:rsidRPr="008B1879">
              <w:rPr>
                <w:rFonts w:ascii="Arial" w:hAnsi="Arial" w:cs="Arial"/>
                <w:b/>
                <w:sz w:val="20"/>
                <w:szCs w:val="20"/>
              </w:rPr>
              <w:t>PROBLEMAS</w:t>
            </w:r>
          </w:p>
        </w:tc>
        <w:tc>
          <w:tcPr>
            <w:tcW w:w="2128" w:type="dxa"/>
          </w:tcPr>
          <w:p w14:paraId="768DF312" w14:textId="77777777" w:rsidR="001E2E32" w:rsidRPr="008B1879" w:rsidRDefault="001E2E32" w:rsidP="001E2E32">
            <w:pPr>
              <w:autoSpaceDE w:val="0"/>
              <w:autoSpaceDN w:val="0"/>
              <w:adjustRightInd w:val="0"/>
              <w:spacing w:line="360" w:lineRule="auto"/>
              <w:jc w:val="center"/>
              <w:rPr>
                <w:rFonts w:ascii="Arial" w:hAnsi="Arial" w:cs="Arial"/>
                <w:b/>
                <w:sz w:val="20"/>
                <w:szCs w:val="20"/>
              </w:rPr>
            </w:pPr>
            <w:r w:rsidRPr="008B1879">
              <w:rPr>
                <w:rFonts w:ascii="Arial" w:hAnsi="Arial" w:cs="Arial"/>
                <w:b/>
                <w:sz w:val="20"/>
                <w:szCs w:val="20"/>
              </w:rPr>
              <w:t>POTENCIALIDADES</w:t>
            </w:r>
          </w:p>
        </w:tc>
      </w:tr>
      <w:tr w:rsidR="001E2E32" w:rsidRPr="00BA2409" w14:paraId="1BE35457" w14:textId="77777777" w:rsidTr="008C0C6B">
        <w:tc>
          <w:tcPr>
            <w:tcW w:w="1825" w:type="dxa"/>
          </w:tcPr>
          <w:p w14:paraId="6F9D2860" w14:textId="77777777" w:rsidR="001E2E32" w:rsidRPr="00BA2409" w:rsidRDefault="008B1879" w:rsidP="00C20DD3">
            <w:pPr>
              <w:autoSpaceDE w:val="0"/>
              <w:autoSpaceDN w:val="0"/>
              <w:adjustRightInd w:val="0"/>
              <w:spacing w:line="360" w:lineRule="auto"/>
              <w:jc w:val="both"/>
              <w:rPr>
                <w:rFonts w:ascii="Arial" w:hAnsi="Arial" w:cs="Arial"/>
                <w:sz w:val="20"/>
                <w:szCs w:val="20"/>
              </w:rPr>
            </w:pPr>
            <w:r>
              <w:rPr>
                <w:rFonts w:ascii="Arial" w:hAnsi="Arial" w:cs="Arial"/>
                <w:sz w:val="20"/>
                <w:szCs w:val="20"/>
              </w:rPr>
              <w:t>Infraestructura Vial</w:t>
            </w:r>
          </w:p>
        </w:tc>
        <w:tc>
          <w:tcPr>
            <w:tcW w:w="5108" w:type="dxa"/>
          </w:tcPr>
          <w:p w14:paraId="7B22E741" w14:textId="77777777" w:rsidR="001E2E32" w:rsidRDefault="004941C3" w:rsidP="004941C3">
            <w:pPr>
              <w:autoSpaceDE w:val="0"/>
              <w:autoSpaceDN w:val="0"/>
              <w:adjustRightInd w:val="0"/>
              <w:spacing w:line="360" w:lineRule="auto"/>
              <w:jc w:val="both"/>
              <w:rPr>
                <w:rFonts w:ascii="Arial" w:hAnsi="Arial" w:cs="Arial"/>
                <w:sz w:val="20"/>
                <w:szCs w:val="20"/>
              </w:rPr>
            </w:pPr>
            <w:r>
              <w:rPr>
                <w:rFonts w:ascii="Arial" w:hAnsi="Arial" w:cs="Arial"/>
                <w:sz w:val="20"/>
                <w:szCs w:val="20"/>
              </w:rPr>
              <w:t>T</w:t>
            </w:r>
            <w:r w:rsidR="003C4C63" w:rsidRPr="003C4C63">
              <w:rPr>
                <w:rFonts w:ascii="Arial" w:hAnsi="Arial" w:cs="Arial"/>
                <w:sz w:val="20"/>
                <w:szCs w:val="20"/>
              </w:rPr>
              <w:t>ransporte hacia</w:t>
            </w:r>
            <w:r>
              <w:rPr>
                <w:rFonts w:ascii="Arial" w:hAnsi="Arial" w:cs="Arial"/>
                <w:sz w:val="20"/>
                <w:szCs w:val="20"/>
              </w:rPr>
              <w:t xml:space="preserve"> las </w:t>
            </w:r>
            <w:r w:rsidR="003C4C63" w:rsidRPr="003C4C63">
              <w:rPr>
                <w:rFonts w:ascii="Arial" w:hAnsi="Arial" w:cs="Arial"/>
                <w:sz w:val="20"/>
                <w:szCs w:val="20"/>
              </w:rPr>
              <w:t>zonas</w:t>
            </w:r>
            <w:r>
              <w:rPr>
                <w:rFonts w:ascii="Arial" w:hAnsi="Arial" w:cs="Arial"/>
                <w:sz w:val="20"/>
                <w:szCs w:val="20"/>
              </w:rPr>
              <w:t xml:space="preserve"> de Huarisca y Libertad Alta son</w:t>
            </w:r>
            <w:r w:rsidR="003C4C63" w:rsidRPr="003C4C63">
              <w:rPr>
                <w:rFonts w:ascii="Arial" w:hAnsi="Arial" w:cs="Arial"/>
                <w:sz w:val="20"/>
                <w:szCs w:val="20"/>
              </w:rPr>
              <w:t xml:space="preserve"> menos accesible</w:t>
            </w:r>
            <w:r>
              <w:rPr>
                <w:rFonts w:ascii="Arial" w:hAnsi="Arial" w:cs="Arial"/>
                <w:sz w:val="20"/>
                <w:szCs w:val="20"/>
              </w:rPr>
              <w:t>, especialmente</w:t>
            </w:r>
            <w:r w:rsidR="003C4C63" w:rsidRPr="003C4C63">
              <w:rPr>
                <w:rFonts w:ascii="Arial" w:hAnsi="Arial" w:cs="Arial"/>
                <w:sz w:val="20"/>
                <w:szCs w:val="20"/>
              </w:rPr>
              <w:t xml:space="preserve"> en época</w:t>
            </w:r>
            <w:r>
              <w:rPr>
                <w:rFonts w:ascii="Arial" w:hAnsi="Arial" w:cs="Arial"/>
                <w:sz w:val="20"/>
                <w:szCs w:val="20"/>
              </w:rPr>
              <w:t xml:space="preserve">s de lluvias. </w:t>
            </w:r>
            <w:r w:rsidR="003C4C63" w:rsidRPr="003C4C63">
              <w:rPr>
                <w:rFonts w:ascii="Arial" w:hAnsi="Arial" w:cs="Arial"/>
                <w:sz w:val="20"/>
                <w:szCs w:val="20"/>
              </w:rPr>
              <w:t xml:space="preserve"> alimenticios.</w:t>
            </w:r>
          </w:p>
          <w:p w14:paraId="050E9689" w14:textId="77777777" w:rsidR="008B1879" w:rsidRPr="008B1879" w:rsidRDefault="008B1879" w:rsidP="008B1879">
            <w:pPr>
              <w:autoSpaceDE w:val="0"/>
              <w:autoSpaceDN w:val="0"/>
              <w:adjustRightInd w:val="0"/>
              <w:spacing w:line="360" w:lineRule="auto"/>
              <w:jc w:val="both"/>
              <w:rPr>
                <w:rFonts w:ascii="Arial" w:hAnsi="Arial" w:cs="Arial"/>
                <w:color w:val="001133"/>
                <w:sz w:val="20"/>
                <w:szCs w:val="20"/>
                <w:shd w:val="clear" w:color="auto" w:fill="FFFFFF"/>
              </w:rPr>
            </w:pPr>
            <w:r w:rsidRPr="008B1879">
              <w:rPr>
                <w:rFonts w:ascii="Arial" w:hAnsi="Arial" w:cs="Arial"/>
                <w:b/>
                <w:color w:val="001133"/>
                <w:sz w:val="20"/>
                <w:szCs w:val="20"/>
                <w:shd w:val="clear" w:color="auto" w:fill="FFFFFF"/>
              </w:rPr>
              <w:t>Asfaltado</w:t>
            </w:r>
            <w:r>
              <w:rPr>
                <w:rFonts w:ascii="Arial" w:hAnsi="Arial" w:cs="Arial"/>
                <w:color w:val="001133"/>
                <w:sz w:val="20"/>
                <w:szCs w:val="20"/>
                <w:shd w:val="clear" w:color="auto" w:fill="FFFFFF"/>
              </w:rPr>
              <w:t xml:space="preserve">: </w:t>
            </w:r>
            <w:r w:rsidRPr="008B1879">
              <w:rPr>
                <w:rFonts w:ascii="Arial" w:hAnsi="Arial" w:cs="Arial"/>
                <w:color w:val="001133"/>
                <w:sz w:val="20"/>
                <w:szCs w:val="20"/>
                <w:shd w:val="clear" w:color="auto" w:fill="FFFFFF"/>
              </w:rPr>
              <w:t xml:space="preserve">0.82 Kms se hallan en mal estado de conservación. </w:t>
            </w:r>
          </w:p>
          <w:p w14:paraId="1BB1CB3B" w14:textId="77777777" w:rsidR="008B1879" w:rsidRPr="008B1879" w:rsidRDefault="008B1879" w:rsidP="008B1879">
            <w:pPr>
              <w:autoSpaceDE w:val="0"/>
              <w:autoSpaceDN w:val="0"/>
              <w:adjustRightInd w:val="0"/>
              <w:spacing w:line="360" w:lineRule="auto"/>
              <w:jc w:val="both"/>
              <w:rPr>
                <w:rFonts w:ascii="Arial" w:hAnsi="Arial" w:cs="Arial"/>
                <w:color w:val="001133"/>
                <w:sz w:val="20"/>
                <w:szCs w:val="20"/>
                <w:shd w:val="clear" w:color="auto" w:fill="FFFFFF"/>
              </w:rPr>
            </w:pPr>
            <w:r w:rsidRPr="008B1879">
              <w:rPr>
                <w:rFonts w:ascii="Arial" w:hAnsi="Arial" w:cs="Arial"/>
                <w:b/>
                <w:color w:val="001133"/>
                <w:sz w:val="20"/>
                <w:szCs w:val="20"/>
                <w:shd w:val="clear" w:color="auto" w:fill="FFFFFF"/>
              </w:rPr>
              <w:t>Sin afirmar</w:t>
            </w:r>
            <w:r>
              <w:rPr>
                <w:rFonts w:ascii="Arial" w:hAnsi="Arial" w:cs="Arial"/>
                <w:color w:val="001133"/>
                <w:sz w:val="20"/>
                <w:szCs w:val="20"/>
                <w:shd w:val="clear" w:color="auto" w:fill="FFFFFF"/>
              </w:rPr>
              <w:t xml:space="preserve">: 9.06 Kms  y </w:t>
            </w:r>
            <w:r w:rsidRPr="008B1879">
              <w:rPr>
                <w:rFonts w:ascii="Arial" w:hAnsi="Arial" w:cs="Arial"/>
                <w:color w:val="001133"/>
                <w:sz w:val="20"/>
                <w:szCs w:val="20"/>
                <w:shd w:val="clear" w:color="auto" w:fill="FFFFFF"/>
              </w:rPr>
              <w:t>0.71 Kms. Se hallan en mal estado de conservación</w:t>
            </w:r>
          </w:p>
          <w:p w14:paraId="0ECE5886" w14:textId="77777777" w:rsidR="008B1879" w:rsidRDefault="008B1879" w:rsidP="008B1879">
            <w:pPr>
              <w:autoSpaceDE w:val="0"/>
              <w:autoSpaceDN w:val="0"/>
              <w:adjustRightInd w:val="0"/>
              <w:spacing w:line="360" w:lineRule="auto"/>
              <w:jc w:val="both"/>
              <w:rPr>
                <w:rFonts w:ascii="Arial" w:hAnsi="Arial" w:cs="Arial"/>
                <w:color w:val="001133"/>
                <w:sz w:val="20"/>
                <w:szCs w:val="20"/>
                <w:shd w:val="clear" w:color="auto" w:fill="FFFFFF"/>
              </w:rPr>
            </w:pPr>
            <w:r w:rsidRPr="008B1879">
              <w:rPr>
                <w:rFonts w:ascii="Arial" w:hAnsi="Arial" w:cs="Arial"/>
                <w:b/>
                <w:color w:val="001133"/>
                <w:sz w:val="20"/>
                <w:szCs w:val="20"/>
                <w:shd w:val="clear" w:color="auto" w:fill="FFFFFF"/>
              </w:rPr>
              <w:t>Trocha</w:t>
            </w:r>
            <w:r>
              <w:rPr>
                <w:rFonts w:ascii="Arial" w:hAnsi="Arial" w:cs="Arial"/>
                <w:color w:val="001133"/>
                <w:sz w:val="20"/>
                <w:szCs w:val="20"/>
                <w:shd w:val="clear" w:color="auto" w:fill="FFFFFF"/>
              </w:rPr>
              <w:t>: 3.89 Kms y</w:t>
            </w:r>
            <w:r w:rsidRPr="008B1879">
              <w:rPr>
                <w:rFonts w:ascii="Arial" w:hAnsi="Arial" w:cs="Arial"/>
                <w:color w:val="001133"/>
                <w:sz w:val="20"/>
                <w:szCs w:val="20"/>
                <w:shd w:val="clear" w:color="auto" w:fill="FFFFFF"/>
              </w:rPr>
              <w:t xml:space="preserve"> 0.31 Kms, se halla en mal estado de conservación</w:t>
            </w:r>
          </w:p>
          <w:p w14:paraId="1D26C81A" w14:textId="77777777" w:rsidR="00D25F91" w:rsidRPr="00BA2409" w:rsidRDefault="00D25F91" w:rsidP="008B1879">
            <w:pPr>
              <w:autoSpaceDE w:val="0"/>
              <w:autoSpaceDN w:val="0"/>
              <w:adjustRightInd w:val="0"/>
              <w:spacing w:line="360" w:lineRule="auto"/>
              <w:jc w:val="both"/>
              <w:rPr>
                <w:rFonts w:ascii="Arial" w:hAnsi="Arial" w:cs="Arial"/>
                <w:sz w:val="20"/>
                <w:szCs w:val="20"/>
              </w:rPr>
            </w:pPr>
            <w:r w:rsidRPr="00354490">
              <w:rPr>
                <w:rFonts w:ascii="Arial" w:hAnsi="Arial" w:cs="Arial"/>
                <w:b/>
                <w:color w:val="000000"/>
                <w:sz w:val="20"/>
                <w:szCs w:val="20"/>
              </w:rPr>
              <w:t>Fuente</w:t>
            </w:r>
            <w:r w:rsidRPr="00354490">
              <w:rPr>
                <w:rFonts w:ascii="Arial" w:hAnsi="Arial" w:cs="Arial"/>
                <w:color w:val="000000"/>
                <w:sz w:val="20"/>
                <w:szCs w:val="20"/>
              </w:rPr>
              <w:t>: DS 011-2016-MTC</w:t>
            </w:r>
          </w:p>
        </w:tc>
        <w:tc>
          <w:tcPr>
            <w:tcW w:w="2128" w:type="dxa"/>
          </w:tcPr>
          <w:p w14:paraId="73D7427E" w14:textId="77777777" w:rsidR="008B1879" w:rsidRPr="008B1879" w:rsidRDefault="008B1879" w:rsidP="008B1879">
            <w:pPr>
              <w:autoSpaceDE w:val="0"/>
              <w:autoSpaceDN w:val="0"/>
              <w:adjustRightInd w:val="0"/>
              <w:spacing w:line="360" w:lineRule="auto"/>
              <w:jc w:val="both"/>
              <w:rPr>
                <w:rFonts w:ascii="Arial" w:hAnsi="Arial" w:cs="Arial"/>
                <w:color w:val="001133"/>
                <w:shd w:val="clear" w:color="auto" w:fill="FFFFFF"/>
              </w:rPr>
            </w:pPr>
            <w:r>
              <w:rPr>
                <w:rFonts w:ascii="Arial" w:hAnsi="Arial" w:cs="Arial"/>
                <w:b/>
                <w:color w:val="001133"/>
                <w:sz w:val="20"/>
                <w:szCs w:val="20"/>
                <w:shd w:val="clear" w:color="auto" w:fill="FFFFFF"/>
              </w:rPr>
              <w:t xml:space="preserve">Vía </w:t>
            </w:r>
            <w:r w:rsidR="00711D76" w:rsidRPr="008B1879">
              <w:rPr>
                <w:rFonts w:ascii="Arial" w:hAnsi="Arial" w:cs="Arial"/>
                <w:b/>
                <w:color w:val="001133"/>
                <w:sz w:val="20"/>
                <w:szCs w:val="20"/>
                <w:shd w:val="clear" w:color="auto" w:fill="FFFFFF"/>
              </w:rPr>
              <w:t>Asfaltado</w:t>
            </w:r>
            <w:r w:rsidR="00711D76" w:rsidRPr="008B1879">
              <w:rPr>
                <w:rFonts w:ascii="Arial" w:hAnsi="Arial" w:cs="Arial"/>
                <w:color w:val="001133"/>
                <w:sz w:val="20"/>
                <w:szCs w:val="20"/>
                <w:shd w:val="clear" w:color="auto" w:fill="FFFFFF"/>
              </w:rPr>
              <w:t xml:space="preserve">: de 10.36 Kms -  </w:t>
            </w:r>
          </w:p>
          <w:p w14:paraId="241ECCB1" w14:textId="77777777" w:rsidR="00711D76" w:rsidRPr="008B1879" w:rsidRDefault="00D25F91" w:rsidP="008B1879">
            <w:pPr>
              <w:autoSpaceDE w:val="0"/>
              <w:autoSpaceDN w:val="0"/>
              <w:adjustRightInd w:val="0"/>
              <w:spacing w:line="360" w:lineRule="auto"/>
              <w:jc w:val="both"/>
              <w:rPr>
                <w:rFonts w:ascii="Arial" w:hAnsi="Arial" w:cs="Arial"/>
                <w:color w:val="001133"/>
                <w:shd w:val="clear" w:color="auto" w:fill="FFFFFF"/>
              </w:rPr>
            </w:pPr>
            <w:r w:rsidRPr="00354490">
              <w:rPr>
                <w:rFonts w:ascii="Arial" w:hAnsi="Arial" w:cs="Arial"/>
                <w:b/>
                <w:color w:val="000000"/>
                <w:sz w:val="20"/>
                <w:szCs w:val="20"/>
              </w:rPr>
              <w:t>Fuente</w:t>
            </w:r>
            <w:r w:rsidRPr="00354490">
              <w:rPr>
                <w:rFonts w:ascii="Arial" w:hAnsi="Arial" w:cs="Arial"/>
                <w:color w:val="000000"/>
                <w:sz w:val="20"/>
                <w:szCs w:val="20"/>
              </w:rPr>
              <w:t>: DS 011-2016-MTC</w:t>
            </w:r>
          </w:p>
          <w:p w14:paraId="4C9F71F3" w14:textId="77777777" w:rsidR="001E2E32" w:rsidRPr="00BA2409" w:rsidRDefault="001E2E32" w:rsidP="00C20DD3">
            <w:pPr>
              <w:autoSpaceDE w:val="0"/>
              <w:autoSpaceDN w:val="0"/>
              <w:adjustRightInd w:val="0"/>
              <w:spacing w:line="360" w:lineRule="auto"/>
              <w:jc w:val="both"/>
              <w:rPr>
                <w:rFonts w:ascii="Arial" w:hAnsi="Arial" w:cs="Arial"/>
                <w:sz w:val="20"/>
                <w:szCs w:val="20"/>
              </w:rPr>
            </w:pPr>
          </w:p>
        </w:tc>
      </w:tr>
    </w:tbl>
    <w:p w14:paraId="4AEFD4C6" w14:textId="7D8DBA42" w:rsidR="008E7DDD" w:rsidRDefault="008E7DDD" w:rsidP="001E2E32">
      <w:pPr>
        <w:autoSpaceDE w:val="0"/>
        <w:autoSpaceDN w:val="0"/>
        <w:adjustRightInd w:val="0"/>
        <w:spacing w:after="0" w:line="360" w:lineRule="auto"/>
        <w:jc w:val="center"/>
        <w:rPr>
          <w:rFonts w:ascii="Arial" w:hAnsi="Arial" w:cs="Arial"/>
          <w:b/>
          <w:bCs/>
          <w:sz w:val="20"/>
          <w:szCs w:val="20"/>
        </w:rPr>
      </w:pPr>
    </w:p>
    <w:p w14:paraId="6DC2923C" w14:textId="46B70AB7" w:rsidR="00D25E0F" w:rsidRDefault="00674FC2" w:rsidP="001E2E32">
      <w:pPr>
        <w:autoSpaceDE w:val="0"/>
        <w:autoSpaceDN w:val="0"/>
        <w:adjustRightInd w:val="0"/>
        <w:spacing w:after="0" w:line="360" w:lineRule="auto"/>
        <w:jc w:val="center"/>
        <w:rPr>
          <w:rFonts w:ascii="Arial" w:hAnsi="Arial" w:cs="Arial"/>
          <w:b/>
          <w:bCs/>
          <w:sz w:val="20"/>
          <w:szCs w:val="20"/>
        </w:rPr>
      </w:pPr>
      <w:r>
        <w:rPr>
          <w:rFonts w:ascii="Arial" w:hAnsi="Arial" w:cs="Arial"/>
          <w:b/>
          <w:bCs/>
          <w:sz w:val="20"/>
          <w:szCs w:val="20"/>
        </w:rPr>
        <w:t>CUADRO N°43</w:t>
      </w:r>
    </w:p>
    <w:p w14:paraId="5C70ED9F" w14:textId="77777777" w:rsidR="001E2E32" w:rsidRPr="00BA2409" w:rsidRDefault="001E2E32" w:rsidP="001E2E32">
      <w:pPr>
        <w:autoSpaceDE w:val="0"/>
        <w:autoSpaceDN w:val="0"/>
        <w:adjustRightInd w:val="0"/>
        <w:spacing w:after="0" w:line="360" w:lineRule="auto"/>
        <w:jc w:val="center"/>
        <w:rPr>
          <w:rFonts w:ascii="Arial" w:hAnsi="Arial" w:cs="Arial"/>
          <w:b/>
          <w:bCs/>
          <w:sz w:val="20"/>
          <w:szCs w:val="20"/>
        </w:rPr>
      </w:pPr>
      <w:r w:rsidRPr="00BA2409">
        <w:rPr>
          <w:rFonts w:ascii="Arial" w:hAnsi="Arial" w:cs="Arial"/>
          <w:b/>
          <w:bCs/>
          <w:sz w:val="20"/>
          <w:szCs w:val="20"/>
        </w:rPr>
        <w:t>OPORTUNIDADES LIMITACIONES</w:t>
      </w:r>
    </w:p>
    <w:tbl>
      <w:tblPr>
        <w:tblStyle w:val="TableGrid"/>
        <w:tblW w:w="0" w:type="auto"/>
        <w:tblLook w:val="04A0" w:firstRow="1" w:lastRow="0" w:firstColumn="1" w:lastColumn="0" w:noHBand="0" w:noVBand="1"/>
      </w:tblPr>
      <w:tblGrid>
        <w:gridCol w:w="2241"/>
        <w:gridCol w:w="3272"/>
        <w:gridCol w:w="3548"/>
      </w:tblGrid>
      <w:tr w:rsidR="001E2E32" w:rsidRPr="00BA2409" w14:paraId="3A72093D" w14:textId="77777777" w:rsidTr="001467C0">
        <w:tc>
          <w:tcPr>
            <w:tcW w:w="2257" w:type="dxa"/>
          </w:tcPr>
          <w:p w14:paraId="34AD1B3B" w14:textId="7F479352" w:rsidR="001E2E32" w:rsidRPr="00BA2409" w:rsidRDefault="001E2E32" w:rsidP="00394BEB">
            <w:pPr>
              <w:autoSpaceDE w:val="0"/>
              <w:autoSpaceDN w:val="0"/>
              <w:adjustRightInd w:val="0"/>
              <w:spacing w:line="360" w:lineRule="auto"/>
              <w:jc w:val="center"/>
              <w:rPr>
                <w:rFonts w:ascii="Arial" w:hAnsi="Arial" w:cs="Arial"/>
                <w:b/>
                <w:sz w:val="20"/>
                <w:szCs w:val="20"/>
              </w:rPr>
            </w:pPr>
            <w:r w:rsidRPr="00BA2409">
              <w:rPr>
                <w:rFonts w:ascii="Arial" w:hAnsi="Arial" w:cs="Arial"/>
                <w:b/>
                <w:sz w:val="20"/>
                <w:szCs w:val="20"/>
              </w:rPr>
              <w:t>VARIABLE</w:t>
            </w:r>
          </w:p>
        </w:tc>
        <w:tc>
          <w:tcPr>
            <w:tcW w:w="3312" w:type="dxa"/>
          </w:tcPr>
          <w:p w14:paraId="6FFA8644" w14:textId="77777777" w:rsidR="001E2E32" w:rsidRPr="00BA2409" w:rsidRDefault="001E2E32" w:rsidP="005F72F7">
            <w:pPr>
              <w:autoSpaceDE w:val="0"/>
              <w:autoSpaceDN w:val="0"/>
              <w:adjustRightInd w:val="0"/>
              <w:spacing w:line="360" w:lineRule="auto"/>
              <w:jc w:val="center"/>
              <w:rPr>
                <w:rFonts w:ascii="Arial" w:hAnsi="Arial" w:cs="Arial"/>
                <w:b/>
                <w:sz w:val="20"/>
                <w:szCs w:val="20"/>
              </w:rPr>
            </w:pPr>
            <w:r w:rsidRPr="00BA2409">
              <w:rPr>
                <w:rFonts w:ascii="Arial" w:hAnsi="Arial" w:cs="Arial"/>
                <w:b/>
                <w:sz w:val="20"/>
                <w:szCs w:val="20"/>
              </w:rPr>
              <w:t>OPORTUNIDADES</w:t>
            </w:r>
          </w:p>
        </w:tc>
        <w:tc>
          <w:tcPr>
            <w:tcW w:w="3606" w:type="dxa"/>
          </w:tcPr>
          <w:p w14:paraId="78FDC4C1" w14:textId="77777777" w:rsidR="001E2E32" w:rsidRPr="00BA2409" w:rsidRDefault="001E2E32" w:rsidP="005F72F7">
            <w:pPr>
              <w:autoSpaceDE w:val="0"/>
              <w:autoSpaceDN w:val="0"/>
              <w:adjustRightInd w:val="0"/>
              <w:spacing w:line="360" w:lineRule="auto"/>
              <w:jc w:val="center"/>
              <w:rPr>
                <w:rFonts w:ascii="Arial" w:hAnsi="Arial" w:cs="Arial"/>
                <w:b/>
                <w:sz w:val="20"/>
                <w:szCs w:val="20"/>
              </w:rPr>
            </w:pPr>
            <w:r w:rsidRPr="00BA2409">
              <w:rPr>
                <w:rFonts w:ascii="Arial" w:hAnsi="Arial" w:cs="Arial"/>
                <w:b/>
                <w:sz w:val="20"/>
                <w:szCs w:val="20"/>
              </w:rPr>
              <w:t>LIMITACIONES</w:t>
            </w:r>
          </w:p>
        </w:tc>
      </w:tr>
      <w:tr w:rsidR="001E2E32" w:rsidRPr="00BA2409" w14:paraId="16EA7A62" w14:textId="77777777" w:rsidTr="001467C0">
        <w:tc>
          <w:tcPr>
            <w:tcW w:w="2257" w:type="dxa"/>
          </w:tcPr>
          <w:p w14:paraId="43D93D01" w14:textId="77777777" w:rsidR="001E2E32" w:rsidRPr="00BA2409" w:rsidRDefault="0031707A" w:rsidP="00770871">
            <w:pPr>
              <w:autoSpaceDE w:val="0"/>
              <w:autoSpaceDN w:val="0"/>
              <w:adjustRightInd w:val="0"/>
              <w:spacing w:line="360" w:lineRule="auto"/>
              <w:jc w:val="both"/>
              <w:rPr>
                <w:rFonts w:ascii="Arial" w:hAnsi="Arial" w:cs="Arial"/>
                <w:b/>
                <w:sz w:val="20"/>
                <w:szCs w:val="20"/>
              </w:rPr>
            </w:pPr>
            <w:r w:rsidRPr="0031707A">
              <w:rPr>
                <w:rFonts w:ascii="Arial" w:hAnsi="Arial" w:cs="Arial"/>
                <w:b/>
                <w:sz w:val="20"/>
                <w:szCs w:val="20"/>
              </w:rPr>
              <w:t>1.- SALUD:</w:t>
            </w:r>
          </w:p>
        </w:tc>
        <w:tc>
          <w:tcPr>
            <w:tcW w:w="3312" w:type="dxa"/>
          </w:tcPr>
          <w:p w14:paraId="00063306" w14:textId="77777777" w:rsidR="001E2E32" w:rsidRPr="00E141E6" w:rsidRDefault="0031707A" w:rsidP="00770871">
            <w:pPr>
              <w:autoSpaceDE w:val="0"/>
              <w:autoSpaceDN w:val="0"/>
              <w:adjustRightInd w:val="0"/>
              <w:spacing w:line="360" w:lineRule="auto"/>
              <w:jc w:val="both"/>
              <w:rPr>
                <w:rFonts w:ascii="Arial" w:hAnsi="Arial" w:cs="Arial"/>
                <w:sz w:val="20"/>
                <w:szCs w:val="20"/>
              </w:rPr>
            </w:pPr>
            <w:r w:rsidRPr="00E141E6">
              <w:rPr>
                <w:rFonts w:ascii="Arial" w:hAnsi="Arial" w:cs="Arial"/>
                <w:sz w:val="20"/>
                <w:szCs w:val="20"/>
              </w:rPr>
              <w:t>Políticas de integración e inclusión, desde el gobierno local</w:t>
            </w:r>
          </w:p>
        </w:tc>
        <w:tc>
          <w:tcPr>
            <w:tcW w:w="3606" w:type="dxa"/>
          </w:tcPr>
          <w:p w14:paraId="08E010A0" w14:textId="77777777" w:rsidR="001E2E32" w:rsidRPr="002E2844" w:rsidRDefault="00E141E6" w:rsidP="00770871">
            <w:pPr>
              <w:autoSpaceDE w:val="0"/>
              <w:autoSpaceDN w:val="0"/>
              <w:adjustRightInd w:val="0"/>
              <w:spacing w:line="360" w:lineRule="auto"/>
              <w:jc w:val="both"/>
              <w:rPr>
                <w:rFonts w:ascii="Arial" w:hAnsi="Arial" w:cs="Arial"/>
                <w:sz w:val="20"/>
                <w:szCs w:val="20"/>
              </w:rPr>
            </w:pPr>
            <w:r w:rsidRPr="002E2844">
              <w:rPr>
                <w:rFonts w:ascii="Arial" w:hAnsi="Arial" w:cs="Arial"/>
                <w:sz w:val="20"/>
                <w:szCs w:val="20"/>
              </w:rPr>
              <w:t>Organizaciones  sociales locales débiles.</w:t>
            </w:r>
          </w:p>
        </w:tc>
      </w:tr>
      <w:tr w:rsidR="001E2E32" w:rsidRPr="00BA2409" w14:paraId="7A9D038A" w14:textId="77777777" w:rsidTr="001467C0">
        <w:tc>
          <w:tcPr>
            <w:tcW w:w="2257" w:type="dxa"/>
          </w:tcPr>
          <w:p w14:paraId="3C65C1D6" w14:textId="77777777" w:rsidR="001E2E32" w:rsidRPr="00E141E6" w:rsidRDefault="00E141E6" w:rsidP="00E141E6">
            <w:pPr>
              <w:autoSpaceDE w:val="0"/>
              <w:autoSpaceDN w:val="0"/>
              <w:adjustRightInd w:val="0"/>
              <w:spacing w:line="360" w:lineRule="auto"/>
              <w:jc w:val="both"/>
              <w:rPr>
                <w:rFonts w:ascii="Arial" w:hAnsi="Arial" w:cs="Arial"/>
                <w:b/>
                <w:sz w:val="20"/>
                <w:szCs w:val="20"/>
              </w:rPr>
            </w:pPr>
            <w:r>
              <w:rPr>
                <w:rFonts w:ascii="Arial" w:hAnsi="Arial" w:cs="Arial"/>
                <w:b/>
                <w:sz w:val="20"/>
                <w:szCs w:val="20"/>
              </w:rPr>
              <w:t>SANEAMIENTO</w:t>
            </w:r>
          </w:p>
        </w:tc>
        <w:tc>
          <w:tcPr>
            <w:tcW w:w="3312" w:type="dxa"/>
          </w:tcPr>
          <w:p w14:paraId="26C9F3EC" w14:textId="77777777" w:rsidR="001E2E32" w:rsidRPr="00E141E6" w:rsidRDefault="00E141E6" w:rsidP="00770871">
            <w:pPr>
              <w:autoSpaceDE w:val="0"/>
              <w:autoSpaceDN w:val="0"/>
              <w:adjustRightInd w:val="0"/>
              <w:spacing w:line="360" w:lineRule="auto"/>
              <w:jc w:val="both"/>
              <w:rPr>
                <w:rFonts w:ascii="Arial" w:hAnsi="Arial" w:cs="Arial"/>
                <w:sz w:val="20"/>
                <w:szCs w:val="20"/>
              </w:rPr>
            </w:pPr>
            <w:r w:rsidRPr="00E141E6">
              <w:rPr>
                <w:rFonts w:ascii="Arial" w:hAnsi="Arial" w:cs="Arial"/>
                <w:sz w:val="20"/>
                <w:szCs w:val="20"/>
              </w:rPr>
              <w:t>Políticas del estado y Fondos concursables como el Fondo de Inversión de Desarrollo Territorial FIDT, priorizan aspectos de saneamiento.</w:t>
            </w:r>
          </w:p>
        </w:tc>
        <w:tc>
          <w:tcPr>
            <w:tcW w:w="3606" w:type="dxa"/>
          </w:tcPr>
          <w:p w14:paraId="2C9F6972" w14:textId="77777777" w:rsidR="001E2E32" w:rsidRPr="002E2844" w:rsidRDefault="00E141E6" w:rsidP="00770871">
            <w:pPr>
              <w:autoSpaceDE w:val="0"/>
              <w:autoSpaceDN w:val="0"/>
              <w:adjustRightInd w:val="0"/>
              <w:spacing w:line="360" w:lineRule="auto"/>
              <w:jc w:val="both"/>
              <w:rPr>
                <w:rFonts w:ascii="Arial" w:hAnsi="Arial" w:cs="Arial"/>
                <w:sz w:val="20"/>
                <w:szCs w:val="20"/>
              </w:rPr>
            </w:pPr>
            <w:r w:rsidRPr="002E2844">
              <w:rPr>
                <w:rFonts w:ascii="Arial" w:hAnsi="Arial" w:cs="Arial"/>
                <w:sz w:val="20"/>
                <w:szCs w:val="20"/>
              </w:rPr>
              <w:t xml:space="preserve">Poca calidad de los expedientes técnicos a presentarse en los </w:t>
            </w:r>
            <w:r w:rsidR="002E2844" w:rsidRPr="002E2844">
              <w:rPr>
                <w:rFonts w:ascii="Arial" w:hAnsi="Arial" w:cs="Arial"/>
                <w:sz w:val="20"/>
                <w:szCs w:val="20"/>
              </w:rPr>
              <w:t>fondos concursables.</w:t>
            </w:r>
          </w:p>
        </w:tc>
      </w:tr>
    </w:tbl>
    <w:p w14:paraId="57F25E29" w14:textId="77777777" w:rsidR="008E7DDD" w:rsidRDefault="008E7DDD" w:rsidP="008E7DDD">
      <w:pPr>
        <w:pStyle w:val="NoSpacing"/>
        <w:rPr>
          <w:rFonts w:ascii="Arial" w:hAnsi="Arial" w:cs="Arial"/>
          <w:b/>
          <w:sz w:val="20"/>
          <w:szCs w:val="20"/>
        </w:rPr>
      </w:pPr>
      <w:r w:rsidRPr="00C37A96">
        <w:rPr>
          <w:rFonts w:ascii="Arial" w:hAnsi="Arial" w:cs="Arial"/>
          <w:b/>
          <w:noProof/>
          <w:lang w:val="en-US"/>
        </w:rPr>
        <w:drawing>
          <wp:inline distT="0" distB="0" distL="0" distR="0" wp14:anchorId="407979B0" wp14:editId="0F3E1EE5">
            <wp:extent cx="781050" cy="581025"/>
            <wp:effectExtent l="0" t="0" r="0" b="9525"/>
            <wp:docPr id="53" name="Imagen 53"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08132F74" w14:textId="77777777" w:rsidR="008E7DDD" w:rsidRPr="00561F7F" w:rsidRDefault="008E7DDD" w:rsidP="008E7DDD">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63101F79" w14:textId="77777777" w:rsidR="00315AAE" w:rsidRPr="008E7DDD" w:rsidRDefault="00315AAE" w:rsidP="001E2E32">
      <w:pPr>
        <w:autoSpaceDE w:val="0"/>
        <w:autoSpaceDN w:val="0"/>
        <w:adjustRightInd w:val="0"/>
        <w:spacing w:after="0" w:line="360" w:lineRule="auto"/>
        <w:jc w:val="center"/>
        <w:rPr>
          <w:rFonts w:ascii="Arial" w:hAnsi="Arial" w:cs="Arial"/>
          <w:b/>
          <w:bCs/>
          <w:color w:val="000000"/>
          <w:sz w:val="20"/>
          <w:szCs w:val="20"/>
        </w:rPr>
      </w:pPr>
      <w:r w:rsidRPr="008E7DDD">
        <w:rPr>
          <w:rFonts w:ascii="Arial" w:hAnsi="Arial" w:cs="Arial"/>
          <w:b/>
          <w:bCs/>
          <w:color w:val="000000"/>
          <w:sz w:val="20"/>
          <w:szCs w:val="20"/>
        </w:rPr>
        <w:t>EJE ESTRATEGICO 6:</w:t>
      </w:r>
    </w:p>
    <w:p w14:paraId="7C9456D8" w14:textId="77777777" w:rsidR="001E2E32" w:rsidRPr="008E7DDD" w:rsidRDefault="00315AAE" w:rsidP="001E2E32">
      <w:pPr>
        <w:autoSpaceDE w:val="0"/>
        <w:autoSpaceDN w:val="0"/>
        <w:adjustRightInd w:val="0"/>
        <w:spacing w:after="0" w:line="360" w:lineRule="auto"/>
        <w:jc w:val="center"/>
        <w:rPr>
          <w:rFonts w:ascii="Arial" w:hAnsi="Arial" w:cs="Arial"/>
          <w:b/>
          <w:bCs/>
          <w:color w:val="000000"/>
          <w:sz w:val="20"/>
          <w:szCs w:val="20"/>
        </w:rPr>
      </w:pPr>
      <w:r w:rsidRPr="008E7DDD">
        <w:rPr>
          <w:rFonts w:ascii="Arial" w:hAnsi="Arial" w:cs="Arial"/>
          <w:b/>
          <w:bCs/>
          <w:color w:val="000000"/>
          <w:sz w:val="20"/>
          <w:szCs w:val="20"/>
        </w:rPr>
        <w:t>RECURSOS NATURALES, MEDIO AMBIENTE</w:t>
      </w:r>
    </w:p>
    <w:p w14:paraId="61D4A044" w14:textId="77777777" w:rsidR="00315AAE" w:rsidRPr="008E7DDD" w:rsidRDefault="00315AAE" w:rsidP="001E2E32">
      <w:pPr>
        <w:autoSpaceDE w:val="0"/>
        <w:autoSpaceDN w:val="0"/>
        <w:adjustRightInd w:val="0"/>
        <w:spacing w:after="0" w:line="360" w:lineRule="auto"/>
        <w:jc w:val="center"/>
        <w:rPr>
          <w:rFonts w:ascii="Arial" w:hAnsi="Arial" w:cs="Arial"/>
          <w:b/>
          <w:bCs/>
          <w:color w:val="000000"/>
          <w:sz w:val="20"/>
          <w:szCs w:val="20"/>
        </w:rPr>
      </w:pPr>
      <w:r w:rsidRPr="008E7DDD">
        <w:rPr>
          <w:rFonts w:ascii="Arial" w:hAnsi="Arial" w:cs="Arial"/>
          <w:b/>
          <w:bCs/>
          <w:color w:val="000000"/>
          <w:sz w:val="20"/>
          <w:szCs w:val="20"/>
        </w:rPr>
        <w:t>Y GESTION DE RIESGO DE DESASTRES</w:t>
      </w:r>
    </w:p>
    <w:p w14:paraId="35153E06" w14:textId="77777777" w:rsidR="00315AAE" w:rsidRPr="00040660" w:rsidRDefault="00315AAE" w:rsidP="001E2E32">
      <w:pPr>
        <w:autoSpaceDE w:val="0"/>
        <w:autoSpaceDN w:val="0"/>
        <w:adjustRightInd w:val="0"/>
        <w:spacing w:after="0" w:line="360" w:lineRule="auto"/>
        <w:jc w:val="center"/>
        <w:rPr>
          <w:rFonts w:ascii="Arial" w:hAnsi="Arial" w:cs="Arial"/>
          <w:b/>
          <w:bCs/>
          <w:color w:val="000000"/>
          <w:sz w:val="20"/>
          <w:szCs w:val="20"/>
        </w:rPr>
      </w:pPr>
    </w:p>
    <w:p w14:paraId="0AF9468C" w14:textId="38C19749" w:rsidR="00315AAE" w:rsidRPr="00040660" w:rsidRDefault="00315AAE" w:rsidP="00315AAE">
      <w:pPr>
        <w:autoSpaceDE w:val="0"/>
        <w:autoSpaceDN w:val="0"/>
        <w:adjustRightInd w:val="0"/>
        <w:spacing w:after="0" w:line="360" w:lineRule="auto"/>
        <w:jc w:val="center"/>
        <w:rPr>
          <w:rFonts w:ascii="Arial" w:hAnsi="Arial" w:cs="Arial"/>
          <w:b/>
          <w:bCs/>
          <w:sz w:val="20"/>
          <w:szCs w:val="20"/>
        </w:rPr>
      </w:pPr>
      <w:r w:rsidRPr="00040660">
        <w:rPr>
          <w:rFonts w:ascii="Arial" w:hAnsi="Arial" w:cs="Arial"/>
          <w:b/>
          <w:bCs/>
          <w:sz w:val="20"/>
          <w:szCs w:val="20"/>
        </w:rPr>
        <w:t>CUADRO N°</w:t>
      </w:r>
      <w:r w:rsidR="00040660" w:rsidRPr="00040660">
        <w:rPr>
          <w:rFonts w:ascii="Arial" w:hAnsi="Arial" w:cs="Arial"/>
          <w:b/>
          <w:bCs/>
          <w:sz w:val="20"/>
          <w:szCs w:val="20"/>
        </w:rPr>
        <w:t xml:space="preserve"> 4</w:t>
      </w:r>
      <w:r w:rsidR="00674FC2">
        <w:rPr>
          <w:rFonts w:ascii="Arial" w:hAnsi="Arial" w:cs="Arial"/>
          <w:b/>
          <w:bCs/>
          <w:sz w:val="20"/>
          <w:szCs w:val="20"/>
        </w:rPr>
        <w:t>4</w:t>
      </w:r>
    </w:p>
    <w:p w14:paraId="18141E96" w14:textId="77777777" w:rsidR="00315AAE" w:rsidRPr="00040660" w:rsidRDefault="00315AAE" w:rsidP="00315AAE">
      <w:pPr>
        <w:autoSpaceDE w:val="0"/>
        <w:autoSpaceDN w:val="0"/>
        <w:adjustRightInd w:val="0"/>
        <w:spacing w:after="0" w:line="360" w:lineRule="auto"/>
        <w:jc w:val="center"/>
        <w:rPr>
          <w:rFonts w:ascii="Arial" w:hAnsi="Arial" w:cs="Arial"/>
          <w:b/>
          <w:bCs/>
          <w:sz w:val="20"/>
          <w:szCs w:val="20"/>
        </w:rPr>
      </w:pPr>
      <w:r w:rsidRPr="00040660">
        <w:rPr>
          <w:rFonts w:ascii="Arial" w:hAnsi="Arial" w:cs="Arial"/>
          <w:b/>
          <w:bCs/>
          <w:sz w:val="20"/>
          <w:szCs w:val="20"/>
        </w:rPr>
        <w:t>PROBLEMAS Y POTENCIALIDADES</w:t>
      </w:r>
    </w:p>
    <w:tbl>
      <w:tblPr>
        <w:tblStyle w:val="TableGrid"/>
        <w:tblW w:w="0" w:type="auto"/>
        <w:tblLook w:val="04A0" w:firstRow="1" w:lastRow="0" w:firstColumn="1" w:lastColumn="0" w:noHBand="0" w:noVBand="1"/>
      </w:tblPr>
      <w:tblGrid>
        <w:gridCol w:w="2279"/>
        <w:gridCol w:w="3241"/>
        <w:gridCol w:w="3541"/>
      </w:tblGrid>
      <w:tr w:rsidR="001E2E32" w:rsidRPr="009C67B1" w14:paraId="01392FD2" w14:textId="77777777" w:rsidTr="001467C0">
        <w:tc>
          <w:tcPr>
            <w:tcW w:w="2303" w:type="dxa"/>
          </w:tcPr>
          <w:p w14:paraId="56E61D08" w14:textId="77777777" w:rsidR="001E2E32" w:rsidRPr="009C67B1" w:rsidRDefault="001E2E32" w:rsidP="008E7DDD">
            <w:pPr>
              <w:autoSpaceDE w:val="0"/>
              <w:autoSpaceDN w:val="0"/>
              <w:adjustRightInd w:val="0"/>
              <w:spacing w:line="360" w:lineRule="auto"/>
              <w:jc w:val="center"/>
              <w:rPr>
                <w:rFonts w:ascii="Arial" w:hAnsi="Arial" w:cs="Arial"/>
                <w:b/>
                <w:sz w:val="20"/>
                <w:szCs w:val="20"/>
              </w:rPr>
            </w:pPr>
            <w:r w:rsidRPr="009C67B1">
              <w:rPr>
                <w:rFonts w:ascii="Arial" w:hAnsi="Arial" w:cs="Arial"/>
                <w:b/>
                <w:sz w:val="20"/>
                <w:szCs w:val="20"/>
              </w:rPr>
              <w:t>VARIABLE</w:t>
            </w:r>
          </w:p>
          <w:p w14:paraId="54F4B31E" w14:textId="77777777" w:rsidR="001E2E32" w:rsidRPr="009C67B1" w:rsidRDefault="001E2E32" w:rsidP="008E7DDD">
            <w:pPr>
              <w:autoSpaceDE w:val="0"/>
              <w:autoSpaceDN w:val="0"/>
              <w:adjustRightInd w:val="0"/>
              <w:spacing w:line="360" w:lineRule="auto"/>
              <w:jc w:val="center"/>
              <w:rPr>
                <w:rFonts w:ascii="Arial" w:hAnsi="Arial" w:cs="Arial"/>
                <w:b/>
                <w:sz w:val="20"/>
                <w:szCs w:val="20"/>
              </w:rPr>
            </w:pPr>
          </w:p>
        </w:tc>
        <w:tc>
          <w:tcPr>
            <w:tcW w:w="3291" w:type="dxa"/>
          </w:tcPr>
          <w:p w14:paraId="4A885F5D" w14:textId="77777777" w:rsidR="001E2E32" w:rsidRPr="009C67B1" w:rsidRDefault="001E2E32" w:rsidP="008E7DDD">
            <w:pPr>
              <w:autoSpaceDE w:val="0"/>
              <w:autoSpaceDN w:val="0"/>
              <w:adjustRightInd w:val="0"/>
              <w:spacing w:line="360" w:lineRule="auto"/>
              <w:jc w:val="center"/>
              <w:rPr>
                <w:rFonts w:ascii="Arial" w:hAnsi="Arial" w:cs="Arial"/>
                <w:b/>
                <w:sz w:val="20"/>
                <w:szCs w:val="20"/>
              </w:rPr>
            </w:pPr>
            <w:r w:rsidRPr="009C67B1">
              <w:rPr>
                <w:rFonts w:ascii="Arial" w:hAnsi="Arial" w:cs="Arial"/>
                <w:b/>
                <w:sz w:val="20"/>
                <w:szCs w:val="20"/>
              </w:rPr>
              <w:t>PROBLEMAS</w:t>
            </w:r>
          </w:p>
        </w:tc>
        <w:tc>
          <w:tcPr>
            <w:tcW w:w="3581" w:type="dxa"/>
          </w:tcPr>
          <w:p w14:paraId="6CBF47FA" w14:textId="77777777" w:rsidR="001E2E32" w:rsidRPr="009C67B1" w:rsidRDefault="001E2E32" w:rsidP="008E7DDD">
            <w:pPr>
              <w:autoSpaceDE w:val="0"/>
              <w:autoSpaceDN w:val="0"/>
              <w:adjustRightInd w:val="0"/>
              <w:spacing w:line="360" w:lineRule="auto"/>
              <w:jc w:val="center"/>
              <w:rPr>
                <w:rFonts w:ascii="Arial" w:hAnsi="Arial" w:cs="Arial"/>
                <w:b/>
                <w:sz w:val="20"/>
                <w:szCs w:val="20"/>
              </w:rPr>
            </w:pPr>
            <w:r w:rsidRPr="009C67B1">
              <w:rPr>
                <w:rFonts w:ascii="Arial" w:hAnsi="Arial" w:cs="Arial"/>
                <w:b/>
                <w:sz w:val="20"/>
                <w:szCs w:val="20"/>
              </w:rPr>
              <w:t>POTENCIALIDADES</w:t>
            </w:r>
          </w:p>
        </w:tc>
      </w:tr>
      <w:tr w:rsidR="001E2E32" w:rsidRPr="009C67B1" w14:paraId="34706D1E" w14:textId="77777777" w:rsidTr="001467C0">
        <w:tc>
          <w:tcPr>
            <w:tcW w:w="2303" w:type="dxa"/>
          </w:tcPr>
          <w:p w14:paraId="09EC3148" w14:textId="77777777" w:rsidR="001E2E32" w:rsidRPr="009C67B1" w:rsidRDefault="001E2E32"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Conservación de Recursos Naturales</w:t>
            </w:r>
          </w:p>
        </w:tc>
        <w:tc>
          <w:tcPr>
            <w:tcW w:w="3291" w:type="dxa"/>
          </w:tcPr>
          <w:p w14:paraId="452B4E28" w14:textId="77777777" w:rsidR="001E2E32" w:rsidRPr="009C67B1" w:rsidRDefault="001E2E32"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Deterioro del medio ambiente y recursos naturales</w:t>
            </w:r>
          </w:p>
        </w:tc>
        <w:tc>
          <w:tcPr>
            <w:tcW w:w="3581" w:type="dxa"/>
          </w:tcPr>
          <w:p w14:paraId="29621FF3" w14:textId="77777777" w:rsidR="001E2E32" w:rsidRPr="009C67B1" w:rsidRDefault="00186693" w:rsidP="00C20DD3">
            <w:pPr>
              <w:autoSpaceDE w:val="0"/>
              <w:autoSpaceDN w:val="0"/>
              <w:adjustRightInd w:val="0"/>
              <w:spacing w:line="360" w:lineRule="auto"/>
              <w:jc w:val="both"/>
              <w:rPr>
                <w:rFonts w:ascii="Arial" w:hAnsi="Arial" w:cs="Arial"/>
                <w:sz w:val="20"/>
                <w:szCs w:val="20"/>
              </w:rPr>
            </w:pPr>
            <w:r>
              <w:t>Diversidad de Recursos Naturales:</w:t>
            </w:r>
            <w:r w:rsidR="00B24B86">
              <w:t xml:space="preserve"> Flora y F</w:t>
            </w:r>
            <w:r>
              <w:t>auna</w:t>
            </w:r>
          </w:p>
        </w:tc>
      </w:tr>
      <w:tr w:rsidR="001E2E32" w:rsidRPr="009C67B1" w14:paraId="7D4BC326" w14:textId="77777777" w:rsidTr="001467C0">
        <w:tc>
          <w:tcPr>
            <w:tcW w:w="2303" w:type="dxa"/>
          </w:tcPr>
          <w:p w14:paraId="5816E872" w14:textId="77777777" w:rsidR="001E2E32" w:rsidRPr="009C67B1" w:rsidRDefault="001E2E32"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Gestión de Residuos Solidos</w:t>
            </w:r>
          </w:p>
        </w:tc>
        <w:tc>
          <w:tcPr>
            <w:tcW w:w="3291" w:type="dxa"/>
          </w:tcPr>
          <w:p w14:paraId="01E0415F" w14:textId="77777777" w:rsidR="001E2E32" w:rsidRPr="009C67B1" w:rsidRDefault="001E2E32"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No se cuenta con Planta de Tratamiento de Residuos Solidos</w:t>
            </w:r>
          </w:p>
        </w:tc>
        <w:tc>
          <w:tcPr>
            <w:tcW w:w="3581" w:type="dxa"/>
          </w:tcPr>
          <w:p w14:paraId="133898D4" w14:textId="77777777" w:rsidR="001E2E32" w:rsidRPr="009C67B1" w:rsidRDefault="001E2E32"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Limpieza pública municipal</w:t>
            </w:r>
          </w:p>
        </w:tc>
      </w:tr>
      <w:tr w:rsidR="001E2E32" w:rsidRPr="009C67B1" w14:paraId="4164947A" w14:textId="77777777" w:rsidTr="001467C0">
        <w:tc>
          <w:tcPr>
            <w:tcW w:w="2303" w:type="dxa"/>
          </w:tcPr>
          <w:p w14:paraId="5E8A7A3F" w14:textId="77777777" w:rsidR="001E2E32" w:rsidRPr="009C67B1" w:rsidRDefault="001E2E32"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Gestión de Aguas Servidas</w:t>
            </w:r>
          </w:p>
        </w:tc>
        <w:tc>
          <w:tcPr>
            <w:tcW w:w="3291" w:type="dxa"/>
          </w:tcPr>
          <w:p w14:paraId="01809D08" w14:textId="77777777" w:rsidR="001E2E32" w:rsidRPr="009C67B1" w:rsidRDefault="001E2E32"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No se cuenta con Planta de Tratamiento de Aguas servidas – Lagunas de oxidación</w:t>
            </w:r>
          </w:p>
        </w:tc>
        <w:tc>
          <w:tcPr>
            <w:tcW w:w="3581" w:type="dxa"/>
          </w:tcPr>
          <w:p w14:paraId="3E14DCBA" w14:textId="77777777" w:rsidR="001E2E32" w:rsidRPr="009C67B1" w:rsidRDefault="00B24B86" w:rsidP="00B24B86">
            <w:pPr>
              <w:autoSpaceDE w:val="0"/>
              <w:autoSpaceDN w:val="0"/>
              <w:adjustRightInd w:val="0"/>
              <w:spacing w:line="360" w:lineRule="auto"/>
              <w:jc w:val="both"/>
              <w:rPr>
                <w:rFonts w:ascii="Arial" w:hAnsi="Arial" w:cs="Arial"/>
                <w:sz w:val="20"/>
                <w:szCs w:val="20"/>
              </w:rPr>
            </w:pPr>
            <w:r>
              <w:rPr>
                <w:rFonts w:ascii="Arial" w:hAnsi="Arial" w:cs="Arial"/>
                <w:sz w:val="20"/>
                <w:szCs w:val="20"/>
              </w:rPr>
              <w:t>Política local, para evitar la contaminación ambiental.</w:t>
            </w:r>
          </w:p>
        </w:tc>
      </w:tr>
      <w:tr w:rsidR="001E2E32" w:rsidRPr="009C67B1" w14:paraId="5A4A660D" w14:textId="77777777" w:rsidTr="001467C0">
        <w:tc>
          <w:tcPr>
            <w:tcW w:w="2303" w:type="dxa"/>
          </w:tcPr>
          <w:p w14:paraId="4AA0E782" w14:textId="77777777" w:rsidR="001E2E32" w:rsidRPr="009C67B1" w:rsidRDefault="001E2E32"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Gestión de Riesgo de Desastres</w:t>
            </w:r>
          </w:p>
        </w:tc>
        <w:tc>
          <w:tcPr>
            <w:tcW w:w="3291" w:type="dxa"/>
          </w:tcPr>
          <w:p w14:paraId="19DE423E" w14:textId="77777777" w:rsidR="001E2E32" w:rsidRPr="009C67B1" w:rsidRDefault="001E2E32"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 xml:space="preserve">Cambio Climático </w:t>
            </w:r>
          </w:p>
        </w:tc>
        <w:tc>
          <w:tcPr>
            <w:tcW w:w="3581" w:type="dxa"/>
          </w:tcPr>
          <w:p w14:paraId="7E9FFA18" w14:textId="77777777" w:rsidR="001E2E32" w:rsidRPr="009C67B1" w:rsidRDefault="00B24B86" w:rsidP="00C20DD3">
            <w:pPr>
              <w:autoSpaceDE w:val="0"/>
              <w:autoSpaceDN w:val="0"/>
              <w:adjustRightInd w:val="0"/>
              <w:spacing w:line="360" w:lineRule="auto"/>
              <w:jc w:val="both"/>
              <w:rPr>
                <w:rFonts w:ascii="Arial" w:hAnsi="Arial" w:cs="Arial"/>
                <w:sz w:val="20"/>
                <w:szCs w:val="20"/>
              </w:rPr>
            </w:pPr>
            <w:r>
              <w:rPr>
                <w:rFonts w:ascii="Arial" w:hAnsi="Arial" w:cs="Arial"/>
                <w:sz w:val="20"/>
                <w:szCs w:val="20"/>
              </w:rPr>
              <w:t xml:space="preserve">Población con capacidad e interés para desarrollar una cultura de </w:t>
            </w:r>
            <w:r w:rsidR="000B271A">
              <w:rPr>
                <w:rFonts w:ascii="Arial" w:hAnsi="Arial" w:cs="Arial"/>
                <w:sz w:val="20"/>
                <w:szCs w:val="20"/>
              </w:rPr>
              <w:t>prevención.</w:t>
            </w:r>
          </w:p>
        </w:tc>
      </w:tr>
      <w:tr w:rsidR="001E2E32" w:rsidRPr="009C67B1" w14:paraId="13623E89" w14:textId="77777777" w:rsidTr="001467C0">
        <w:tc>
          <w:tcPr>
            <w:tcW w:w="2303" w:type="dxa"/>
          </w:tcPr>
          <w:p w14:paraId="7339D9F6" w14:textId="77777777" w:rsidR="001E2E32" w:rsidRPr="009C67B1" w:rsidRDefault="002E2844"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Gestión de Riesgo de Desastres</w:t>
            </w:r>
          </w:p>
        </w:tc>
        <w:tc>
          <w:tcPr>
            <w:tcW w:w="3291" w:type="dxa"/>
          </w:tcPr>
          <w:p w14:paraId="0D6B9906" w14:textId="77777777" w:rsidR="001E2E32" w:rsidRPr="009C67B1" w:rsidRDefault="001E2E32"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Población Vulnerable en situación de mayor Riesgo.</w:t>
            </w:r>
          </w:p>
        </w:tc>
        <w:tc>
          <w:tcPr>
            <w:tcW w:w="3581" w:type="dxa"/>
          </w:tcPr>
          <w:p w14:paraId="73DA28F5" w14:textId="77777777" w:rsidR="001E2E32" w:rsidRPr="009C67B1" w:rsidRDefault="000B271A" w:rsidP="00C20DD3">
            <w:pPr>
              <w:autoSpaceDE w:val="0"/>
              <w:autoSpaceDN w:val="0"/>
              <w:adjustRightInd w:val="0"/>
              <w:spacing w:line="360" w:lineRule="auto"/>
              <w:jc w:val="both"/>
              <w:rPr>
                <w:rFonts w:ascii="Arial" w:hAnsi="Arial" w:cs="Arial"/>
                <w:sz w:val="20"/>
                <w:szCs w:val="20"/>
              </w:rPr>
            </w:pPr>
            <w:r>
              <w:rPr>
                <w:rFonts w:ascii="Arial" w:hAnsi="Arial" w:cs="Arial"/>
                <w:sz w:val="20"/>
                <w:szCs w:val="20"/>
              </w:rPr>
              <w:t>Población con capacidad e interés para desarrollar una cultura de prevención.</w:t>
            </w:r>
          </w:p>
        </w:tc>
      </w:tr>
    </w:tbl>
    <w:p w14:paraId="3B05C73D" w14:textId="77777777" w:rsidR="009C67B1" w:rsidRDefault="009C67B1" w:rsidP="00315AAE">
      <w:pPr>
        <w:autoSpaceDE w:val="0"/>
        <w:autoSpaceDN w:val="0"/>
        <w:adjustRightInd w:val="0"/>
        <w:spacing w:after="0" w:line="360" w:lineRule="auto"/>
        <w:jc w:val="center"/>
        <w:rPr>
          <w:rFonts w:ascii="Arial" w:hAnsi="Arial" w:cs="Arial"/>
          <w:b/>
          <w:sz w:val="24"/>
          <w:szCs w:val="24"/>
        </w:rPr>
      </w:pPr>
    </w:p>
    <w:p w14:paraId="67B95536" w14:textId="6AE59FE2" w:rsidR="00315AAE" w:rsidRPr="008E7DDD" w:rsidRDefault="00315AAE" w:rsidP="00315AAE">
      <w:pPr>
        <w:autoSpaceDE w:val="0"/>
        <w:autoSpaceDN w:val="0"/>
        <w:adjustRightInd w:val="0"/>
        <w:spacing w:after="0" w:line="360" w:lineRule="auto"/>
        <w:jc w:val="center"/>
        <w:rPr>
          <w:rFonts w:ascii="Arial" w:hAnsi="Arial" w:cs="Arial"/>
          <w:b/>
          <w:sz w:val="20"/>
          <w:szCs w:val="20"/>
        </w:rPr>
      </w:pPr>
      <w:r w:rsidRPr="008E7DDD">
        <w:rPr>
          <w:rFonts w:ascii="Arial" w:hAnsi="Arial" w:cs="Arial"/>
          <w:b/>
          <w:sz w:val="20"/>
          <w:szCs w:val="20"/>
        </w:rPr>
        <w:t>CUADRO N°</w:t>
      </w:r>
      <w:r w:rsidR="00674FC2">
        <w:rPr>
          <w:rFonts w:ascii="Arial" w:hAnsi="Arial" w:cs="Arial"/>
          <w:b/>
          <w:sz w:val="20"/>
          <w:szCs w:val="20"/>
        </w:rPr>
        <w:t xml:space="preserve"> 45</w:t>
      </w:r>
    </w:p>
    <w:p w14:paraId="4C06E197" w14:textId="77777777" w:rsidR="00315AAE" w:rsidRPr="008E7DDD" w:rsidRDefault="00315AAE" w:rsidP="00315AAE">
      <w:pPr>
        <w:autoSpaceDE w:val="0"/>
        <w:autoSpaceDN w:val="0"/>
        <w:adjustRightInd w:val="0"/>
        <w:spacing w:after="0" w:line="360" w:lineRule="auto"/>
        <w:jc w:val="center"/>
        <w:rPr>
          <w:rFonts w:ascii="Arial" w:hAnsi="Arial" w:cs="Arial"/>
          <w:b/>
          <w:bCs/>
          <w:sz w:val="20"/>
          <w:szCs w:val="20"/>
        </w:rPr>
      </w:pPr>
      <w:r w:rsidRPr="008E7DDD">
        <w:rPr>
          <w:rFonts w:ascii="Arial" w:hAnsi="Arial" w:cs="Arial"/>
          <w:b/>
          <w:bCs/>
          <w:sz w:val="20"/>
          <w:szCs w:val="20"/>
        </w:rPr>
        <w:t>OPORTUNIDADES Y LIMITACIONES</w:t>
      </w:r>
    </w:p>
    <w:tbl>
      <w:tblPr>
        <w:tblStyle w:val="TableGrid"/>
        <w:tblW w:w="0" w:type="auto"/>
        <w:tblLook w:val="04A0" w:firstRow="1" w:lastRow="0" w:firstColumn="1" w:lastColumn="0" w:noHBand="0" w:noVBand="1"/>
      </w:tblPr>
      <w:tblGrid>
        <w:gridCol w:w="2258"/>
        <w:gridCol w:w="3312"/>
        <w:gridCol w:w="3491"/>
      </w:tblGrid>
      <w:tr w:rsidR="001E2E32" w:rsidRPr="009C67B1" w14:paraId="2371826D" w14:textId="77777777" w:rsidTr="009C67B1">
        <w:tc>
          <w:tcPr>
            <w:tcW w:w="2287" w:type="dxa"/>
          </w:tcPr>
          <w:p w14:paraId="3F094A0D" w14:textId="77777777" w:rsidR="001E2E32" w:rsidRPr="009C67B1" w:rsidRDefault="001E2E32" w:rsidP="008E7DDD">
            <w:pPr>
              <w:autoSpaceDE w:val="0"/>
              <w:autoSpaceDN w:val="0"/>
              <w:adjustRightInd w:val="0"/>
              <w:spacing w:line="360" w:lineRule="auto"/>
              <w:jc w:val="center"/>
              <w:rPr>
                <w:rFonts w:ascii="Arial" w:hAnsi="Arial" w:cs="Arial"/>
                <w:b/>
                <w:sz w:val="20"/>
                <w:szCs w:val="20"/>
              </w:rPr>
            </w:pPr>
            <w:r w:rsidRPr="009C67B1">
              <w:rPr>
                <w:rFonts w:ascii="Arial" w:hAnsi="Arial" w:cs="Arial"/>
                <w:b/>
                <w:sz w:val="20"/>
                <w:szCs w:val="20"/>
              </w:rPr>
              <w:t>VARIABLE</w:t>
            </w:r>
          </w:p>
          <w:p w14:paraId="626AB9A6" w14:textId="77777777" w:rsidR="001E2E32" w:rsidRPr="009C67B1" w:rsidRDefault="001E2E32" w:rsidP="008E7DDD">
            <w:pPr>
              <w:autoSpaceDE w:val="0"/>
              <w:autoSpaceDN w:val="0"/>
              <w:adjustRightInd w:val="0"/>
              <w:spacing w:line="360" w:lineRule="auto"/>
              <w:jc w:val="center"/>
              <w:rPr>
                <w:rFonts w:ascii="Arial" w:hAnsi="Arial" w:cs="Arial"/>
                <w:b/>
                <w:sz w:val="20"/>
                <w:szCs w:val="20"/>
              </w:rPr>
            </w:pPr>
          </w:p>
        </w:tc>
        <w:tc>
          <w:tcPr>
            <w:tcW w:w="3349" w:type="dxa"/>
          </w:tcPr>
          <w:p w14:paraId="336108D8" w14:textId="77777777" w:rsidR="001E2E32" w:rsidRPr="009C67B1" w:rsidRDefault="001E2E32" w:rsidP="008E7DDD">
            <w:pPr>
              <w:autoSpaceDE w:val="0"/>
              <w:autoSpaceDN w:val="0"/>
              <w:adjustRightInd w:val="0"/>
              <w:spacing w:line="360" w:lineRule="auto"/>
              <w:jc w:val="center"/>
              <w:rPr>
                <w:rFonts w:ascii="Arial" w:hAnsi="Arial" w:cs="Arial"/>
                <w:b/>
                <w:sz w:val="20"/>
                <w:szCs w:val="20"/>
              </w:rPr>
            </w:pPr>
            <w:r w:rsidRPr="009C67B1">
              <w:rPr>
                <w:rFonts w:ascii="Arial" w:hAnsi="Arial" w:cs="Arial"/>
                <w:b/>
                <w:sz w:val="20"/>
                <w:szCs w:val="20"/>
              </w:rPr>
              <w:t>OPORTUNIDADES</w:t>
            </w:r>
          </w:p>
        </w:tc>
        <w:tc>
          <w:tcPr>
            <w:tcW w:w="3539" w:type="dxa"/>
          </w:tcPr>
          <w:p w14:paraId="2C9D23C2" w14:textId="77777777" w:rsidR="001E2E32" w:rsidRPr="009C67B1" w:rsidRDefault="001E2E32" w:rsidP="008E7DDD">
            <w:pPr>
              <w:autoSpaceDE w:val="0"/>
              <w:autoSpaceDN w:val="0"/>
              <w:adjustRightInd w:val="0"/>
              <w:spacing w:line="360" w:lineRule="auto"/>
              <w:jc w:val="center"/>
              <w:rPr>
                <w:rFonts w:ascii="Arial" w:hAnsi="Arial" w:cs="Arial"/>
                <w:b/>
                <w:sz w:val="20"/>
                <w:szCs w:val="20"/>
              </w:rPr>
            </w:pPr>
            <w:r w:rsidRPr="009C67B1">
              <w:rPr>
                <w:rFonts w:ascii="Arial" w:hAnsi="Arial" w:cs="Arial"/>
                <w:b/>
                <w:sz w:val="20"/>
                <w:szCs w:val="20"/>
              </w:rPr>
              <w:t>LIMITACIONES</w:t>
            </w:r>
          </w:p>
        </w:tc>
      </w:tr>
      <w:tr w:rsidR="001E2E32" w:rsidRPr="009C67B1" w14:paraId="159EE7D7" w14:textId="77777777" w:rsidTr="009C67B1">
        <w:tc>
          <w:tcPr>
            <w:tcW w:w="2287" w:type="dxa"/>
          </w:tcPr>
          <w:p w14:paraId="54A544DF" w14:textId="77777777" w:rsidR="001E2E32" w:rsidRPr="009C67B1" w:rsidRDefault="00C01E85" w:rsidP="00C20DD3">
            <w:pPr>
              <w:autoSpaceDE w:val="0"/>
              <w:autoSpaceDN w:val="0"/>
              <w:adjustRightInd w:val="0"/>
              <w:spacing w:line="360" w:lineRule="auto"/>
              <w:jc w:val="both"/>
              <w:rPr>
                <w:rFonts w:ascii="Arial" w:hAnsi="Arial" w:cs="Arial"/>
                <w:sz w:val="20"/>
                <w:szCs w:val="20"/>
              </w:rPr>
            </w:pPr>
            <w:r>
              <w:rPr>
                <w:rFonts w:ascii="Arial" w:hAnsi="Arial" w:cs="Arial"/>
                <w:sz w:val="20"/>
                <w:szCs w:val="20"/>
              </w:rPr>
              <w:t xml:space="preserve">Cambio </w:t>
            </w:r>
            <w:r w:rsidR="00040660">
              <w:rPr>
                <w:rFonts w:ascii="Arial" w:hAnsi="Arial" w:cs="Arial"/>
                <w:sz w:val="20"/>
                <w:szCs w:val="20"/>
              </w:rPr>
              <w:t>climático</w:t>
            </w:r>
          </w:p>
        </w:tc>
        <w:tc>
          <w:tcPr>
            <w:tcW w:w="3349" w:type="dxa"/>
          </w:tcPr>
          <w:p w14:paraId="634FFE78" w14:textId="77777777" w:rsidR="001E2E32" w:rsidRPr="009C67B1" w:rsidRDefault="001E2E32"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 xml:space="preserve">Implementación de Mitigación y Adaptación frente al Cambio Climático.  </w:t>
            </w:r>
          </w:p>
        </w:tc>
        <w:tc>
          <w:tcPr>
            <w:tcW w:w="3539" w:type="dxa"/>
          </w:tcPr>
          <w:p w14:paraId="0EE22B2C" w14:textId="77777777" w:rsidR="001E2E32" w:rsidRPr="009C67B1" w:rsidRDefault="001E2E32"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Falta de educación ambiental</w:t>
            </w:r>
          </w:p>
        </w:tc>
      </w:tr>
      <w:tr w:rsidR="00C01E85" w:rsidRPr="009C67B1" w14:paraId="01E28687" w14:textId="77777777" w:rsidTr="009C67B1">
        <w:tc>
          <w:tcPr>
            <w:tcW w:w="2287" w:type="dxa"/>
            <w:vMerge w:val="restart"/>
          </w:tcPr>
          <w:p w14:paraId="0C30E712" w14:textId="77777777" w:rsidR="00C01E85" w:rsidRPr="009C67B1" w:rsidRDefault="00C01E85"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Gestión de Residuos Solidos</w:t>
            </w:r>
          </w:p>
        </w:tc>
        <w:tc>
          <w:tcPr>
            <w:tcW w:w="3349" w:type="dxa"/>
          </w:tcPr>
          <w:p w14:paraId="4B1D4759" w14:textId="77777777" w:rsidR="00C01E85" w:rsidRPr="009C67B1" w:rsidRDefault="00040660" w:rsidP="00C20DD3">
            <w:pPr>
              <w:spacing w:line="360" w:lineRule="auto"/>
              <w:jc w:val="both"/>
              <w:rPr>
                <w:rFonts w:ascii="Arial" w:hAnsi="Arial" w:cs="Arial"/>
                <w:sz w:val="20"/>
                <w:szCs w:val="20"/>
              </w:rPr>
            </w:pPr>
            <w:r w:rsidRPr="009C67B1">
              <w:rPr>
                <w:rFonts w:ascii="Arial" w:hAnsi="Arial" w:cs="Arial"/>
                <w:sz w:val="20"/>
                <w:szCs w:val="20"/>
              </w:rPr>
              <w:t>Existencia</w:t>
            </w:r>
            <w:r w:rsidR="00C01E85" w:rsidRPr="009C67B1">
              <w:rPr>
                <w:rFonts w:ascii="Arial" w:hAnsi="Arial" w:cs="Arial"/>
                <w:sz w:val="20"/>
                <w:szCs w:val="20"/>
              </w:rPr>
              <w:t xml:space="preserve"> de instituciones de cooperación nacional e internacional interesadas en apoyar en la ejecución de proyectos de desarrollo</w:t>
            </w:r>
          </w:p>
          <w:p w14:paraId="3D4708CF" w14:textId="77777777" w:rsidR="00C01E85" w:rsidRPr="009C67B1" w:rsidRDefault="00C01E85"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Sobre cambio climático</w:t>
            </w:r>
          </w:p>
        </w:tc>
        <w:tc>
          <w:tcPr>
            <w:tcW w:w="3539" w:type="dxa"/>
          </w:tcPr>
          <w:p w14:paraId="6929C11E" w14:textId="77777777" w:rsidR="00C01E85" w:rsidRPr="009C67B1" w:rsidRDefault="00C01E85" w:rsidP="00C20DD3">
            <w:pPr>
              <w:autoSpaceDE w:val="0"/>
              <w:autoSpaceDN w:val="0"/>
              <w:adjustRightInd w:val="0"/>
              <w:spacing w:line="360" w:lineRule="auto"/>
              <w:jc w:val="both"/>
              <w:rPr>
                <w:rFonts w:ascii="Arial" w:hAnsi="Arial" w:cs="Arial"/>
                <w:sz w:val="20"/>
                <w:szCs w:val="20"/>
              </w:rPr>
            </w:pPr>
            <w:r>
              <w:t>Desconocimiento de la población del tratamiento de residuos sólidos</w:t>
            </w:r>
          </w:p>
        </w:tc>
      </w:tr>
      <w:tr w:rsidR="00C01E85" w:rsidRPr="009C67B1" w14:paraId="65E463F3" w14:textId="77777777" w:rsidTr="009C67B1">
        <w:tc>
          <w:tcPr>
            <w:tcW w:w="2287" w:type="dxa"/>
            <w:vMerge/>
          </w:tcPr>
          <w:p w14:paraId="6A4F885C" w14:textId="77777777" w:rsidR="00C01E85" w:rsidRPr="009C67B1" w:rsidRDefault="00C01E85" w:rsidP="00C20DD3">
            <w:pPr>
              <w:autoSpaceDE w:val="0"/>
              <w:autoSpaceDN w:val="0"/>
              <w:adjustRightInd w:val="0"/>
              <w:spacing w:line="360" w:lineRule="auto"/>
              <w:jc w:val="both"/>
              <w:rPr>
                <w:rFonts w:ascii="Arial" w:hAnsi="Arial" w:cs="Arial"/>
                <w:sz w:val="20"/>
                <w:szCs w:val="20"/>
              </w:rPr>
            </w:pPr>
          </w:p>
        </w:tc>
        <w:tc>
          <w:tcPr>
            <w:tcW w:w="3349" w:type="dxa"/>
          </w:tcPr>
          <w:p w14:paraId="082F2EC8" w14:textId="77777777" w:rsidR="00C01E85" w:rsidRPr="009C67B1" w:rsidRDefault="00C01E85"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Leyes que promueven la protección y conservación del medio ambiente</w:t>
            </w:r>
          </w:p>
        </w:tc>
        <w:tc>
          <w:tcPr>
            <w:tcW w:w="3539" w:type="dxa"/>
          </w:tcPr>
          <w:p w14:paraId="152274B8" w14:textId="77777777" w:rsidR="00C01E85" w:rsidRPr="009C67B1" w:rsidRDefault="00C01E85" w:rsidP="00C20DD3">
            <w:pPr>
              <w:autoSpaceDE w:val="0"/>
              <w:autoSpaceDN w:val="0"/>
              <w:adjustRightInd w:val="0"/>
              <w:spacing w:line="360" w:lineRule="auto"/>
              <w:jc w:val="both"/>
              <w:rPr>
                <w:rFonts w:ascii="Arial" w:hAnsi="Arial" w:cs="Arial"/>
                <w:sz w:val="20"/>
                <w:szCs w:val="20"/>
              </w:rPr>
            </w:pPr>
            <w:r w:rsidRPr="009C67B1">
              <w:rPr>
                <w:rFonts w:ascii="Arial" w:hAnsi="Arial" w:cs="Arial"/>
                <w:sz w:val="20"/>
                <w:szCs w:val="20"/>
              </w:rPr>
              <w:t>Ausencia de proyectos de tratamiento de residuos sólidos.</w:t>
            </w:r>
          </w:p>
        </w:tc>
      </w:tr>
    </w:tbl>
    <w:p w14:paraId="05DB4875" w14:textId="77777777" w:rsidR="00315AAE" w:rsidRDefault="00315AAE" w:rsidP="00315AAE">
      <w:pPr>
        <w:autoSpaceDE w:val="0"/>
        <w:autoSpaceDN w:val="0"/>
        <w:adjustRightInd w:val="0"/>
        <w:spacing w:after="0" w:line="360" w:lineRule="auto"/>
        <w:jc w:val="both"/>
        <w:rPr>
          <w:rFonts w:ascii="Arial" w:hAnsi="Arial" w:cs="Arial"/>
          <w:b/>
          <w:bCs/>
          <w:color w:val="000000"/>
          <w:sz w:val="24"/>
          <w:szCs w:val="24"/>
        </w:rPr>
      </w:pPr>
    </w:p>
    <w:p w14:paraId="4877688D" w14:textId="77777777" w:rsidR="0073460B" w:rsidRDefault="0073460B" w:rsidP="0073460B">
      <w:pPr>
        <w:autoSpaceDE w:val="0"/>
        <w:autoSpaceDN w:val="0"/>
        <w:adjustRightInd w:val="0"/>
        <w:spacing w:after="0" w:line="360" w:lineRule="auto"/>
        <w:jc w:val="both"/>
        <w:rPr>
          <w:rFonts w:ascii="Arial" w:hAnsi="Arial" w:cs="Arial"/>
          <w:bCs/>
          <w:color w:val="000000"/>
          <w:sz w:val="24"/>
          <w:szCs w:val="24"/>
        </w:rPr>
      </w:pPr>
    </w:p>
    <w:p w14:paraId="27F2BDF8" w14:textId="77777777" w:rsidR="0073460B" w:rsidRDefault="0073460B" w:rsidP="0073460B">
      <w:pPr>
        <w:autoSpaceDE w:val="0"/>
        <w:autoSpaceDN w:val="0"/>
        <w:adjustRightInd w:val="0"/>
        <w:spacing w:after="0" w:line="360" w:lineRule="auto"/>
        <w:jc w:val="both"/>
        <w:rPr>
          <w:rFonts w:ascii="Arial" w:hAnsi="Arial" w:cs="Arial"/>
          <w:bCs/>
          <w:color w:val="000000"/>
          <w:sz w:val="24"/>
          <w:szCs w:val="24"/>
        </w:rPr>
      </w:pPr>
    </w:p>
    <w:p w14:paraId="266E9748" w14:textId="77777777" w:rsidR="0073460B" w:rsidRDefault="0073460B" w:rsidP="0073460B">
      <w:pPr>
        <w:autoSpaceDE w:val="0"/>
        <w:autoSpaceDN w:val="0"/>
        <w:adjustRightInd w:val="0"/>
        <w:spacing w:after="0" w:line="360" w:lineRule="auto"/>
        <w:jc w:val="both"/>
        <w:rPr>
          <w:rFonts w:ascii="Arial" w:hAnsi="Arial" w:cs="Arial"/>
          <w:bCs/>
          <w:color w:val="000000"/>
          <w:sz w:val="24"/>
          <w:szCs w:val="24"/>
        </w:rPr>
      </w:pPr>
    </w:p>
    <w:p w14:paraId="7BAE63DE" w14:textId="77777777" w:rsidR="000F12DE" w:rsidRPr="00A23FDB" w:rsidRDefault="000F12DE" w:rsidP="00D8613E">
      <w:pPr>
        <w:pStyle w:val="ListParagraph"/>
        <w:numPr>
          <w:ilvl w:val="1"/>
          <w:numId w:val="35"/>
        </w:numPr>
        <w:autoSpaceDE w:val="0"/>
        <w:autoSpaceDN w:val="0"/>
        <w:adjustRightInd w:val="0"/>
        <w:spacing w:after="0" w:line="360" w:lineRule="auto"/>
        <w:jc w:val="center"/>
        <w:rPr>
          <w:rFonts w:ascii="Arial" w:hAnsi="Arial" w:cs="Arial"/>
          <w:noProof/>
          <w:sz w:val="28"/>
          <w:szCs w:val="28"/>
          <w:lang w:val="es-ES"/>
        </w:rPr>
      </w:pPr>
      <w:r w:rsidRPr="00A23FDB">
        <w:rPr>
          <w:rFonts w:ascii="Arial" w:hAnsi="Arial" w:cs="Arial"/>
          <w:noProof/>
          <w:sz w:val="28"/>
          <w:szCs w:val="28"/>
          <w:lang w:val="es-ES"/>
        </w:rPr>
        <w:t>FASE 2 DEL CICLO DE PLANEAMIENTO ESTRATEGICO PARA LA MEJORA CONTINUA</w:t>
      </w:r>
    </w:p>
    <w:p w14:paraId="6C3A3D1F" w14:textId="77777777" w:rsidR="006E3CE5" w:rsidRPr="00860912" w:rsidRDefault="000F12DE" w:rsidP="000F12DE">
      <w:pPr>
        <w:autoSpaceDE w:val="0"/>
        <w:autoSpaceDN w:val="0"/>
        <w:adjustRightInd w:val="0"/>
        <w:spacing w:after="0" w:line="360" w:lineRule="auto"/>
        <w:jc w:val="center"/>
        <w:rPr>
          <w:rFonts w:ascii="Algerian" w:hAnsi="Algerian"/>
          <w:noProof/>
          <w:sz w:val="32"/>
          <w:szCs w:val="32"/>
          <w:lang w:val="es-ES"/>
        </w:rPr>
      </w:pPr>
      <w:r w:rsidRPr="00860912">
        <w:rPr>
          <w:rFonts w:ascii="Algerian" w:hAnsi="Algerian"/>
          <w:noProof/>
          <w:sz w:val="32"/>
          <w:szCs w:val="32"/>
          <w:lang w:val="es-ES"/>
        </w:rPr>
        <w:t>EL FUTURO DESEADO</w:t>
      </w:r>
    </w:p>
    <w:p w14:paraId="1147C9AC" w14:textId="77777777" w:rsidR="000215E0" w:rsidRPr="00DA5F7B" w:rsidRDefault="000215E0" w:rsidP="000F12DE">
      <w:pPr>
        <w:autoSpaceDE w:val="0"/>
        <w:autoSpaceDN w:val="0"/>
        <w:adjustRightInd w:val="0"/>
        <w:spacing w:after="0" w:line="360" w:lineRule="auto"/>
        <w:jc w:val="center"/>
        <w:rPr>
          <w:rFonts w:ascii="Algerian" w:hAnsi="Algerian"/>
          <w:noProof/>
          <w:sz w:val="36"/>
          <w:szCs w:val="36"/>
          <w:lang w:val="es-ES"/>
        </w:rPr>
      </w:pPr>
    </w:p>
    <w:p w14:paraId="0A108542" w14:textId="77777777" w:rsidR="000F12DE" w:rsidRPr="00DA5F7B" w:rsidRDefault="00C01E85" w:rsidP="000F12DE">
      <w:pPr>
        <w:autoSpaceDE w:val="0"/>
        <w:autoSpaceDN w:val="0"/>
        <w:adjustRightInd w:val="0"/>
        <w:spacing w:after="0" w:line="360" w:lineRule="auto"/>
        <w:jc w:val="center"/>
        <w:rPr>
          <w:rFonts w:ascii="Algerian" w:hAnsi="Algerian"/>
          <w:noProof/>
          <w:sz w:val="36"/>
          <w:szCs w:val="36"/>
          <w:lang w:val="es-ES"/>
        </w:rPr>
      </w:pPr>
      <w:r>
        <w:rPr>
          <w:noProof/>
          <w:lang w:val="en-US"/>
        </w:rPr>
        <w:drawing>
          <wp:inline distT="0" distB="0" distL="0" distR="0" wp14:anchorId="5D33F561" wp14:editId="2D59814D">
            <wp:extent cx="3848100" cy="3028950"/>
            <wp:effectExtent l="0" t="0" r="0" b="0"/>
            <wp:docPr id="99" name="Imagen 99" descr="Resultado de imagen para imagen el futuro de desarrollo sostenible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magen el futuro de desarrollo sostenible loc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8100" cy="3028950"/>
                    </a:xfrm>
                    <a:prstGeom prst="rect">
                      <a:avLst/>
                    </a:prstGeom>
                    <a:noFill/>
                    <a:ln>
                      <a:noFill/>
                    </a:ln>
                  </pic:spPr>
                </pic:pic>
              </a:graphicData>
            </a:graphic>
          </wp:inline>
        </w:drawing>
      </w:r>
    </w:p>
    <w:p w14:paraId="36D4EA2D" w14:textId="77777777" w:rsidR="000F12DE" w:rsidRDefault="000F12DE" w:rsidP="000F12DE">
      <w:pPr>
        <w:autoSpaceDE w:val="0"/>
        <w:autoSpaceDN w:val="0"/>
        <w:adjustRightInd w:val="0"/>
        <w:spacing w:after="0" w:line="360" w:lineRule="auto"/>
        <w:jc w:val="center"/>
        <w:rPr>
          <w:rFonts w:ascii="Algerian" w:hAnsi="Algerian" w:cs="Arial"/>
          <w:bCs/>
          <w:color w:val="000000"/>
          <w:sz w:val="36"/>
          <w:szCs w:val="36"/>
        </w:rPr>
      </w:pPr>
    </w:p>
    <w:p w14:paraId="212898D7" w14:textId="77777777" w:rsidR="00177D86" w:rsidRDefault="00177D86" w:rsidP="000F12DE">
      <w:pPr>
        <w:autoSpaceDE w:val="0"/>
        <w:autoSpaceDN w:val="0"/>
        <w:adjustRightInd w:val="0"/>
        <w:spacing w:after="0" w:line="360" w:lineRule="auto"/>
        <w:jc w:val="center"/>
        <w:rPr>
          <w:rFonts w:ascii="Algerian" w:hAnsi="Algerian" w:cs="Arial"/>
          <w:bCs/>
          <w:color w:val="000000"/>
          <w:sz w:val="36"/>
          <w:szCs w:val="36"/>
        </w:rPr>
      </w:pPr>
    </w:p>
    <w:p w14:paraId="2D7C3770" w14:textId="77777777" w:rsidR="00177D86" w:rsidRDefault="00177D86" w:rsidP="000F12DE">
      <w:pPr>
        <w:autoSpaceDE w:val="0"/>
        <w:autoSpaceDN w:val="0"/>
        <w:adjustRightInd w:val="0"/>
        <w:spacing w:after="0" w:line="360" w:lineRule="auto"/>
        <w:jc w:val="center"/>
        <w:rPr>
          <w:rFonts w:ascii="Algerian" w:hAnsi="Algerian" w:cs="Arial"/>
          <w:bCs/>
          <w:color w:val="000000"/>
          <w:sz w:val="36"/>
          <w:szCs w:val="36"/>
        </w:rPr>
      </w:pPr>
    </w:p>
    <w:p w14:paraId="11679A88" w14:textId="77777777" w:rsidR="00177D86" w:rsidRDefault="00177D86" w:rsidP="000F12DE">
      <w:pPr>
        <w:autoSpaceDE w:val="0"/>
        <w:autoSpaceDN w:val="0"/>
        <w:adjustRightInd w:val="0"/>
        <w:spacing w:after="0" w:line="360" w:lineRule="auto"/>
        <w:jc w:val="center"/>
        <w:rPr>
          <w:rFonts w:ascii="Algerian" w:hAnsi="Algerian" w:cs="Arial"/>
          <w:bCs/>
          <w:color w:val="000000"/>
          <w:sz w:val="36"/>
          <w:szCs w:val="36"/>
        </w:rPr>
      </w:pPr>
    </w:p>
    <w:p w14:paraId="4EA01AE3" w14:textId="77777777" w:rsidR="00177D86" w:rsidRDefault="00177D86" w:rsidP="000F12DE">
      <w:pPr>
        <w:autoSpaceDE w:val="0"/>
        <w:autoSpaceDN w:val="0"/>
        <w:adjustRightInd w:val="0"/>
        <w:spacing w:after="0" w:line="360" w:lineRule="auto"/>
        <w:jc w:val="center"/>
        <w:rPr>
          <w:rFonts w:ascii="Algerian" w:hAnsi="Algerian" w:cs="Arial"/>
          <w:bCs/>
          <w:color w:val="000000"/>
          <w:sz w:val="36"/>
          <w:szCs w:val="36"/>
        </w:rPr>
      </w:pPr>
    </w:p>
    <w:p w14:paraId="6F345B3E" w14:textId="77777777" w:rsidR="00177D86" w:rsidRDefault="00177D86" w:rsidP="000F12DE">
      <w:pPr>
        <w:autoSpaceDE w:val="0"/>
        <w:autoSpaceDN w:val="0"/>
        <w:adjustRightInd w:val="0"/>
        <w:spacing w:after="0" w:line="360" w:lineRule="auto"/>
        <w:jc w:val="center"/>
        <w:rPr>
          <w:rFonts w:ascii="Algerian" w:hAnsi="Algerian" w:cs="Arial"/>
          <w:bCs/>
          <w:color w:val="000000"/>
          <w:sz w:val="36"/>
          <w:szCs w:val="36"/>
        </w:rPr>
      </w:pPr>
    </w:p>
    <w:p w14:paraId="469D3F20" w14:textId="77777777" w:rsidR="000713BF" w:rsidRDefault="000713BF" w:rsidP="000F12DE">
      <w:pPr>
        <w:autoSpaceDE w:val="0"/>
        <w:autoSpaceDN w:val="0"/>
        <w:adjustRightInd w:val="0"/>
        <w:spacing w:after="0" w:line="360" w:lineRule="auto"/>
        <w:jc w:val="center"/>
        <w:rPr>
          <w:rFonts w:ascii="Algerian" w:hAnsi="Algerian" w:cs="Arial"/>
          <w:bCs/>
          <w:color w:val="000000"/>
          <w:sz w:val="36"/>
          <w:szCs w:val="36"/>
        </w:rPr>
      </w:pPr>
    </w:p>
    <w:p w14:paraId="198B9428" w14:textId="77777777" w:rsidR="000713BF" w:rsidRDefault="000713BF" w:rsidP="000F12DE">
      <w:pPr>
        <w:autoSpaceDE w:val="0"/>
        <w:autoSpaceDN w:val="0"/>
        <w:adjustRightInd w:val="0"/>
        <w:spacing w:after="0" w:line="360" w:lineRule="auto"/>
        <w:jc w:val="center"/>
        <w:rPr>
          <w:rFonts w:ascii="Algerian" w:hAnsi="Algerian" w:cs="Arial"/>
          <w:bCs/>
          <w:color w:val="000000"/>
          <w:sz w:val="36"/>
          <w:szCs w:val="36"/>
        </w:rPr>
      </w:pPr>
    </w:p>
    <w:p w14:paraId="1ABF7ABB" w14:textId="77777777" w:rsidR="00040660" w:rsidRDefault="00040660" w:rsidP="00040660">
      <w:pPr>
        <w:pStyle w:val="NoSpacing"/>
        <w:rPr>
          <w:rFonts w:ascii="Arial" w:hAnsi="Arial" w:cs="Arial"/>
          <w:b/>
          <w:sz w:val="20"/>
          <w:szCs w:val="20"/>
        </w:rPr>
      </w:pPr>
      <w:r w:rsidRPr="00C37A96">
        <w:rPr>
          <w:rFonts w:ascii="Arial" w:hAnsi="Arial" w:cs="Arial"/>
          <w:b/>
          <w:noProof/>
          <w:lang w:val="en-US"/>
        </w:rPr>
        <w:drawing>
          <wp:inline distT="0" distB="0" distL="0" distR="0" wp14:anchorId="5DC23280" wp14:editId="7E1835EF">
            <wp:extent cx="781050" cy="581025"/>
            <wp:effectExtent l="0" t="0" r="0" b="9525"/>
            <wp:docPr id="100" name="Imagen 100"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3ED41440" w14:textId="77777777" w:rsidR="00040660" w:rsidRPr="00561F7F" w:rsidRDefault="00040660" w:rsidP="00040660">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6919BD8E" w14:textId="77777777" w:rsidR="00315AAE" w:rsidRPr="00177D86" w:rsidRDefault="00177D86" w:rsidP="00177D86">
      <w:pPr>
        <w:pStyle w:val="ListParagraph"/>
        <w:autoSpaceDE w:val="0"/>
        <w:autoSpaceDN w:val="0"/>
        <w:adjustRightInd w:val="0"/>
        <w:spacing w:after="0" w:line="360" w:lineRule="auto"/>
        <w:ind w:left="360"/>
        <w:jc w:val="both"/>
        <w:rPr>
          <w:rFonts w:ascii="Arial" w:hAnsi="Arial" w:cs="Arial"/>
          <w:b/>
          <w:bCs/>
          <w:color w:val="000000"/>
          <w:sz w:val="24"/>
          <w:szCs w:val="24"/>
        </w:rPr>
      </w:pPr>
      <w:r w:rsidRPr="00177D86">
        <w:rPr>
          <w:rFonts w:ascii="Arial" w:hAnsi="Arial" w:cs="Arial"/>
          <w:b/>
          <w:bCs/>
          <w:color w:val="000000"/>
          <w:sz w:val="24"/>
          <w:szCs w:val="24"/>
        </w:rPr>
        <w:t xml:space="preserve">             </w:t>
      </w:r>
      <w:r w:rsidR="00A23FDB">
        <w:rPr>
          <w:rFonts w:ascii="Arial" w:hAnsi="Arial" w:cs="Arial"/>
          <w:b/>
          <w:bCs/>
          <w:color w:val="000000"/>
          <w:sz w:val="24"/>
          <w:szCs w:val="24"/>
        </w:rPr>
        <w:t xml:space="preserve">                               </w:t>
      </w:r>
      <w:r w:rsidRPr="00177D86">
        <w:rPr>
          <w:rFonts w:ascii="Arial" w:hAnsi="Arial" w:cs="Arial"/>
          <w:b/>
          <w:bCs/>
          <w:color w:val="000000"/>
          <w:sz w:val="24"/>
          <w:szCs w:val="24"/>
        </w:rPr>
        <w:t xml:space="preserve"> </w:t>
      </w:r>
      <w:r w:rsidR="00A23FDB">
        <w:rPr>
          <w:rFonts w:ascii="Arial" w:hAnsi="Arial" w:cs="Arial"/>
          <w:b/>
          <w:bCs/>
          <w:color w:val="000000"/>
          <w:sz w:val="24"/>
          <w:szCs w:val="24"/>
        </w:rPr>
        <w:t xml:space="preserve">3.2.1 </w:t>
      </w:r>
      <w:r w:rsidRPr="00177D86">
        <w:rPr>
          <w:rFonts w:ascii="Arial" w:hAnsi="Arial" w:cs="Arial"/>
          <w:b/>
          <w:bCs/>
          <w:color w:val="000000"/>
          <w:sz w:val="24"/>
          <w:szCs w:val="24"/>
        </w:rPr>
        <w:t xml:space="preserve"> </w:t>
      </w:r>
      <w:r w:rsidR="00315AAE" w:rsidRPr="00177D86">
        <w:rPr>
          <w:rFonts w:ascii="Arial" w:hAnsi="Arial" w:cs="Arial"/>
          <w:b/>
          <w:bCs/>
          <w:color w:val="000000"/>
          <w:sz w:val="24"/>
          <w:szCs w:val="24"/>
        </w:rPr>
        <w:t>EL FUTURO DESEADO</w:t>
      </w:r>
    </w:p>
    <w:p w14:paraId="1B89D66B" w14:textId="77777777" w:rsidR="00315AAE" w:rsidRPr="00357EEF" w:rsidRDefault="00315AAE" w:rsidP="00315AAE">
      <w:pPr>
        <w:autoSpaceDE w:val="0"/>
        <w:autoSpaceDN w:val="0"/>
        <w:adjustRightInd w:val="0"/>
        <w:spacing w:after="0" w:line="360" w:lineRule="auto"/>
        <w:jc w:val="both"/>
        <w:rPr>
          <w:rFonts w:ascii="Arial" w:hAnsi="Arial" w:cs="Arial"/>
        </w:rPr>
      </w:pPr>
      <w:r w:rsidRPr="00357EEF">
        <w:rPr>
          <w:rFonts w:ascii="Arial" w:hAnsi="Arial" w:cs="Arial"/>
        </w:rPr>
        <w:t>En las últimas décadas ha surgido en los campos científicos un movimiento de anticipación que puede ser definido como el esfuerzo de hacer probable el futuro más deseable. Esto es la prospectiva: la actitud de la mente hacia la problemática del porvenir, y se la dimensiona como elemento clave de un estilo de planeación más acorde con las circunstancias actuales.</w:t>
      </w:r>
    </w:p>
    <w:p w14:paraId="11F37495" w14:textId="77777777" w:rsidR="00315AAE" w:rsidRPr="00357EEF" w:rsidRDefault="0054628C" w:rsidP="00315AAE">
      <w:pPr>
        <w:autoSpaceDE w:val="0"/>
        <w:autoSpaceDN w:val="0"/>
        <w:adjustRightInd w:val="0"/>
        <w:spacing w:after="0" w:line="360" w:lineRule="auto"/>
        <w:jc w:val="both"/>
        <w:rPr>
          <w:rFonts w:ascii="Arial" w:hAnsi="Arial" w:cs="Arial"/>
          <w:b/>
          <w:bCs/>
          <w:color w:val="000000"/>
        </w:rPr>
      </w:pPr>
      <w:r w:rsidRPr="001330BA">
        <w:rPr>
          <w:rFonts w:ascii="Helvetica" w:eastAsia="Times New Roman" w:hAnsi="Helvetica" w:cs="Times New Roman"/>
          <w:noProof/>
          <w:color w:val="3B3835"/>
          <w:sz w:val="21"/>
          <w:szCs w:val="21"/>
          <w:lang w:val="en-US"/>
        </w:rPr>
        <w:drawing>
          <wp:inline distT="0" distB="0" distL="0" distR="0" wp14:anchorId="01D9FF13" wp14:editId="231B2916">
            <wp:extent cx="5832475" cy="4072255"/>
            <wp:effectExtent l="0" t="0" r="0" b="4445"/>
            <wp:docPr id="119" name="Imagen 119" descr="Conocimiento&#10;integral de la&#10;realidad&#10;Visión&#10;concertada de&#10;futuro al 2030&#10;Actualización de&#10;Políticas y Planes&#10;Implementa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ocimiento&#10;integral de la&#10;realidad&#10;Visión&#10;concertada de&#10;futuro al 2030&#10;Actualización de&#10;Políticas y Planes&#10;Implementació..."/>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2475" cy="4072255"/>
                    </a:xfrm>
                    <a:prstGeom prst="rect">
                      <a:avLst/>
                    </a:prstGeom>
                    <a:noFill/>
                    <a:ln>
                      <a:noFill/>
                    </a:ln>
                  </pic:spPr>
                </pic:pic>
              </a:graphicData>
            </a:graphic>
          </wp:inline>
        </w:drawing>
      </w:r>
    </w:p>
    <w:p w14:paraId="43CC23F6" w14:textId="77777777" w:rsidR="00315AAE" w:rsidRPr="00357EEF" w:rsidRDefault="00315AAE" w:rsidP="00315AAE">
      <w:pPr>
        <w:autoSpaceDE w:val="0"/>
        <w:autoSpaceDN w:val="0"/>
        <w:adjustRightInd w:val="0"/>
        <w:spacing w:after="0" w:line="360" w:lineRule="auto"/>
        <w:jc w:val="both"/>
        <w:rPr>
          <w:rFonts w:ascii="Arial" w:hAnsi="Arial" w:cs="Arial"/>
          <w:b/>
          <w:color w:val="000000"/>
        </w:rPr>
      </w:pPr>
      <w:r w:rsidRPr="00357EEF">
        <w:rPr>
          <w:rFonts w:ascii="Arial" w:hAnsi="Arial" w:cs="Arial"/>
          <w:b/>
          <w:color w:val="000000"/>
        </w:rPr>
        <w:t xml:space="preserve">ESCENARIOS. </w:t>
      </w:r>
    </w:p>
    <w:p w14:paraId="098C782D" w14:textId="77777777" w:rsidR="00315AAE" w:rsidRPr="00357EEF" w:rsidRDefault="00315AAE" w:rsidP="00315AAE">
      <w:pPr>
        <w:autoSpaceDE w:val="0"/>
        <w:autoSpaceDN w:val="0"/>
        <w:adjustRightInd w:val="0"/>
        <w:spacing w:after="0" w:line="360" w:lineRule="auto"/>
        <w:jc w:val="both"/>
        <w:rPr>
          <w:rFonts w:ascii="Arial" w:hAnsi="Arial" w:cs="Arial"/>
          <w:color w:val="000000"/>
        </w:rPr>
      </w:pPr>
      <w:r w:rsidRPr="00357EEF">
        <w:rPr>
          <w:rFonts w:ascii="Arial" w:hAnsi="Arial" w:cs="Arial"/>
          <w:color w:val="000000"/>
        </w:rPr>
        <w:t xml:space="preserve">La construcción de escenarios es un método que ayuda a visualizar futuros </w:t>
      </w:r>
      <w:r w:rsidR="00860912" w:rsidRPr="00357EEF">
        <w:rPr>
          <w:rFonts w:ascii="Arial" w:hAnsi="Arial" w:cs="Arial"/>
          <w:color w:val="000000"/>
        </w:rPr>
        <w:t>alternativos, es</w:t>
      </w:r>
      <w:r w:rsidRPr="00357EEF">
        <w:rPr>
          <w:rFonts w:ascii="Arial" w:hAnsi="Arial" w:cs="Arial"/>
          <w:color w:val="000000"/>
        </w:rPr>
        <w:t xml:space="preserve"> proporcionada por la prospectiva que es definida como la ciencia de planificar desde el futuro, tomando consideraciones en el presente. </w:t>
      </w:r>
    </w:p>
    <w:p w14:paraId="6CEB07B9" w14:textId="77777777" w:rsidR="00315AAE" w:rsidRPr="00357EEF" w:rsidRDefault="00315AAE" w:rsidP="00315AAE">
      <w:pPr>
        <w:autoSpaceDE w:val="0"/>
        <w:autoSpaceDN w:val="0"/>
        <w:adjustRightInd w:val="0"/>
        <w:spacing w:after="0" w:line="360" w:lineRule="auto"/>
        <w:jc w:val="both"/>
        <w:rPr>
          <w:rFonts w:ascii="Arial" w:hAnsi="Arial" w:cs="Arial"/>
          <w:color w:val="000000"/>
        </w:rPr>
      </w:pPr>
      <w:r w:rsidRPr="00357EEF">
        <w:rPr>
          <w:rFonts w:ascii="Arial" w:hAnsi="Arial" w:cs="Arial"/>
          <w:color w:val="000000"/>
        </w:rPr>
        <w:t>Los escenarios son representaciones del futur</w:t>
      </w:r>
      <w:r w:rsidR="005E7236" w:rsidRPr="00357EEF">
        <w:rPr>
          <w:rFonts w:ascii="Arial" w:hAnsi="Arial" w:cs="Arial"/>
          <w:color w:val="000000"/>
        </w:rPr>
        <w:t>o de un sistema o de un proceso, ta</w:t>
      </w:r>
      <w:r w:rsidRPr="00357EEF">
        <w:rPr>
          <w:rFonts w:ascii="Arial" w:hAnsi="Arial" w:cs="Arial"/>
          <w:color w:val="000000"/>
        </w:rPr>
        <w:t xml:space="preserve">mbién se pueden definir como la descripción de una situación futura y los procedimientos para hacerla factible. </w:t>
      </w:r>
    </w:p>
    <w:p w14:paraId="0F9438F3" w14:textId="77777777" w:rsidR="00315AAE" w:rsidRDefault="00315AAE" w:rsidP="00315AAE">
      <w:pPr>
        <w:autoSpaceDE w:val="0"/>
        <w:autoSpaceDN w:val="0"/>
        <w:adjustRightInd w:val="0"/>
        <w:spacing w:after="0" w:line="360" w:lineRule="auto"/>
        <w:jc w:val="both"/>
        <w:rPr>
          <w:rFonts w:ascii="Arial" w:hAnsi="Arial" w:cs="Arial"/>
          <w:shd w:val="clear" w:color="auto" w:fill="FFFFFF"/>
        </w:rPr>
      </w:pPr>
      <w:r w:rsidRPr="00357EEF">
        <w:rPr>
          <w:rFonts w:ascii="Arial" w:hAnsi="Arial" w:cs="Arial"/>
          <w:shd w:val="clear" w:color="auto" w:fill="FFFFFF"/>
        </w:rPr>
        <w:t>"Un escenario es un retrato a futuro, ver y aprehender los </w:t>
      </w:r>
      <w:hyperlink r:id="rId43" w:anchor="PLANT" w:history="1">
        <w:r w:rsidRPr="00357EEF">
          <w:rPr>
            <w:rStyle w:val="Hyperlink"/>
            <w:rFonts w:ascii="Arial" w:hAnsi="Arial" w:cs="Arial"/>
            <w:color w:val="auto"/>
            <w:u w:val="none"/>
          </w:rPr>
          <w:t>problemas</w:t>
        </w:r>
      </w:hyperlink>
      <w:r w:rsidRPr="00357EEF">
        <w:rPr>
          <w:rFonts w:ascii="Arial" w:hAnsi="Arial" w:cs="Arial"/>
          <w:shd w:val="clear" w:color="auto" w:fill="FFFFFF"/>
        </w:rPr>
        <w:t>, desafíos y oportunidades y sus circunstancias</w:t>
      </w:r>
      <w:r w:rsidR="00357EEF" w:rsidRPr="00357EEF">
        <w:rPr>
          <w:rFonts w:ascii="Arial" w:hAnsi="Arial" w:cs="Arial"/>
          <w:shd w:val="clear" w:color="auto" w:fill="FFFFFF"/>
        </w:rPr>
        <w:t xml:space="preserve"> que</w:t>
      </w:r>
      <w:r w:rsidRPr="00357EEF">
        <w:rPr>
          <w:rFonts w:ascii="Arial" w:hAnsi="Arial" w:cs="Arial"/>
          <w:shd w:val="clear" w:color="auto" w:fill="FFFFFF"/>
        </w:rPr>
        <w:t xml:space="preserve"> pueden presentar</w:t>
      </w:r>
      <w:r w:rsidR="00357EEF" w:rsidRPr="00357EEF">
        <w:rPr>
          <w:rFonts w:ascii="Arial" w:hAnsi="Arial" w:cs="Arial"/>
          <w:shd w:val="clear" w:color="auto" w:fill="FFFFFF"/>
        </w:rPr>
        <w:t>se</w:t>
      </w:r>
      <w:r w:rsidRPr="00357EEF">
        <w:rPr>
          <w:rFonts w:ascii="Arial" w:hAnsi="Arial" w:cs="Arial"/>
          <w:shd w:val="clear" w:color="auto" w:fill="FFFFFF"/>
        </w:rPr>
        <w:t xml:space="preserve">. Un escenario no es una predicción de un pronóstico específico por sí mismo; preferentemente, es una </w:t>
      </w:r>
      <w:hyperlink r:id="rId44" w:history="1">
        <w:r w:rsidRPr="00357EEF">
          <w:rPr>
            <w:rStyle w:val="Hyperlink"/>
            <w:rFonts w:ascii="Arial" w:hAnsi="Arial" w:cs="Arial"/>
            <w:b/>
            <w:color w:val="auto"/>
            <w:u w:val="none"/>
          </w:rPr>
          <w:t>descripción</w:t>
        </w:r>
      </w:hyperlink>
      <w:r w:rsidRPr="00357EEF">
        <w:rPr>
          <w:rFonts w:ascii="Arial" w:hAnsi="Arial" w:cs="Arial"/>
          <w:shd w:val="clear" w:color="auto" w:fill="FFFFFF"/>
        </w:rPr>
        <w:t> de qué puede ocurrir. Los escenarios describen </w:t>
      </w:r>
      <w:hyperlink r:id="rId45" w:history="1">
        <w:r w:rsidRPr="00357EEF">
          <w:rPr>
            <w:rStyle w:val="Hyperlink"/>
            <w:rFonts w:ascii="Arial" w:hAnsi="Arial" w:cs="Arial"/>
            <w:b/>
            <w:color w:val="auto"/>
            <w:u w:val="none"/>
          </w:rPr>
          <w:t>eventos</w:t>
        </w:r>
      </w:hyperlink>
      <w:r w:rsidRPr="00357EEF">
        <w:rPr>
          <w:rFonts w:ascii="Arial" w:hAnsi="Arial" w:cs="Arial"/>
          <w:shd w:val="clear" w:color="auto" w:fill="FFFFFF"/>
        </w:rPr>
        <w:t> y tendencias y cómo ellas pueden evolucionar. El futuro nunca podrá ser exacta y completamente conocido debido a la multiplicidad de fuerzas que lo configuran, su complejidad y sus interacciones"</w:t>
      </w:r>
    </w:p>
    <w:p w14:paraId="445975C1" w14:textId="77777777" w:rsidR="00860912" w:rsidRDefault="00860912" w:rsidP="00315AAE">
      <w:pPr>
        <w:autoSpaceDE w:val="0"/>
        <w:autoSpaceDN w:val="0"/>
        <w:adjustRightInd w:val="0"/>
        <w:spacing w:after="0" w:line="360" w:lineRule="auto"/>
        <w:jc w:val="both"/>
        <w:rPr>
          <w:rFonts w:ascii="Arial" w:hAnsi="Arial" w:cs="Arial"/>
          <w:shd w:val="clear" w:color="auto" w:fill="FFFFFF"/>
        </w:rPr>
      </w:pPr>
    </w:p>
    <w:p w14:paraId="37073EC9" w14:textId="77777777" w:rsidR="00860912" w:rsidRDefault="00860912" w:rsidP="00860912">
      <w:pPr>
        <w:pStyle w:val="NoSpacing"/>
        <w:rPr>
          <w:rFonts w:ascii="Arial" w:hAnsi="Arial" w:cs="Arial"/>
          <w:b/>
          <w:sz w:val="20"/>
          <w:szCs w:val="20"/>
        </w:rPr>
      </w:pPr>
      <w:r w:rsidRPr="00C37A96">
        <w:rPr>
          <w:rFonts w:ascii="Arial" w:hAnsi="Arial" w:cs="Arial"/>
          <w:b/>
          <w:noProof/>
          <w:lang w:val="en-US"/>
        </w:rPr>
        <w:drawing>
          <wp:inline distT="0" distB="0" distL="0" distR="0" wp14:anchorId="6403F8C6" wp14:editId="076BB53A">
            <wp:extent cx="781050" cy="581025"/>
            <wp:effectExtent l="0" t="0" r="0" b="9525"/>
            <wp:docPr id="56" name="Imagen 56"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2C007E69" w14:textId="77777777" w:rsidR="00860912" w:rsidRPr="00561F7F" w:rsidRDefault="00860912" w:rsidP="00860912">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29FE505F" w14:textId="77777777" w:rsidR="00315AAE" w:rsidRPr="00357EEF" w:rsidRDefault="00315AAE" w:rsidP="00315AAE">
      <w:pPr>
        <w:autoSpaceDE w:val="0"/>
        <w:autoSpaceDN w:val="0"/>
        <w:adjustRightInd w:val="0"/>
        <w:spacing w:after="0" w:line="360" w:lineRule="auto"/>
        <w:jc w:val="both"/>
        <w:rPr>
          <w:rFonts w:ascii="Arial" w:hAnsi="Arial" w:cs="Arial"/>
          <w:b/>
          <w:color w:val="000000"/>
        </w:rPr>
      </w:pPr>
      <w:r w:rsidRPr="00357EEF">
        <w:rPr>
          <w:rFonts w:ascii="Arial" w:hAnsi="Arial" w:cs="Arial"/>
          <w:b/>
          <w:color w:val="000000"/>
        </w:rPr>
        <w:t xml:space="preserve">Escenario probable o tendencial: </w:t>
      </w:r>
    </w:p>
    <w:p w14:paraId="1C5E1844" w14:textId="77777777" w:rsidR="00315AAE" w:rsidRPr="00357EEF" w:rsidRDefault="00315AAE" w:rsidP="00315AAE">
      <w:pPr>
        <w:autoSpaceDE w:val="0"/>
        <w:autoSpaceDN w:val="0"/>
        <w:adjustRightInd w:val="0"/>
        <w:spacing w:after="0" w:line="360" w:lineRule="auto"/>
        <w:jc w:val="both"/>
        <w:rPr>
          <w:rFonts w:ascii="Arial" w:hAnsi="Arial" w:cs="Arial"/>
        </w:rPr>
      </w:pPr>
      <w:r w:rsidRPr="00357EEF">
        <w:rPr>
          <w:rFonts w:ascii="Arial" w:hAnsi="Arial" w:cs="Arial"/>
          <w:color w:val="000000"/>
        </w:rPr>
        <w:t>Es el futuro más probable de ocurrir de acuerdo a la persistencia de las tendencias actuales, e</w:t>
      </w:r>
      <w:r w:rsidRPr="00357EEF">
        <w:rPr>
          <w:rFonts w:ascii="Arial" w:hAnsi="Arial" w:cs="Arial"/>
        </w:rPr>
        <w:t xml:space="preserve">s el escenario que trata de mostrar lo que sucederá si las cosas siguen como van. No </w:t>
      </w:r>
      <w:r w:rsidR="00A60E94" w:rsidRPr="00357EEF">
        <w:rPr>
          <w:rFonts w:ascii="Arial" w:hAnsi="Arial" w:cs="Arial"/>
        </w:rPr>
        <w:t>obstante, se</w:t>
      </w:r>
      <w:r w:rsidRPr="00357EEF">
        <w:rPr>
          <w:rFonts w:ascii="Arial" w:hAnsi="Arial" w:cs="Arial"/>
        </w:rPr>
        <w:t xml:space="preserve"> requiere explicar cuáles son los factores históricos, o nuevos que influyen o contribuyen a que la tendencia esperada sea similar a la actual, es decir, se necesita precisar aquellos factores que hacen que la tendencia tienda a reforzarse.</w:t>
      </w:r>
    </w:p>
    <w:p w14:paraId="60D5B4AE" w14:textId="77777777" w:rsidR="00315AAE" w:rsidRPr="00357EEF" w:rsidRDefault="00315AAE" w:rsidP="00315AAE">
      <w:pPr>
        <w:autoSpaceDE w:val="0"/>
        <w:autoSpaceDN w:val="0"/>
        <w:adjustRightInd w:val="0"/>
        <w:spacing w:after="0" w:line="360" w:lineRule="auto"/>
        <w:jc w:val="both"/>
        <w:rPr>
          <w:rFonts w:ascii="Arial" w:hAnsi="Arial" w:cs="Arial"/>
          <w:b/>
          <w:color w:val="000000"/>
        </w:rPr>
      </w:pPr>
      <w:r w:rsidRPr="00357EEF">
        <w:rPr>
          <w:rFonts w:ascii="Arial" w:hAnsi="Arial" w:cs="Arial"/>
          <w:b/>
          <w:color w:val="000000"/>
        </w:rPr>
        <w:t xml:space="preserve">Escenario deseable: </w:t>
      </w:r>
    </w:p>
    <w:p w14:paraId="01815819" w14:textId="77777777" w:rsidR="00315AAE" w:rsidRPr="00357EEF" w:rsidRDefault="00315AAE" w:rsidP="00315AAE">
      <w:pPr>
        <w:autoSpaceDE w:val="0"/>
        <w:autoSpaceDN w:val="0"/>
        <w:adjustRightInd w:val="0"/>
        <w:spacing w:after="0" w:line="360" w:lineRule="auto"/>
        <w:jc w:val="both"/>
        <w:rPr>
          <w:rFonts w:ascii="Arial" w:hAnsi="Arial" w:cs="Arial"/>
        </w:rPr>
      </w:pPr>
      <w:r w:rsidRPr="00357EEF">
        <w:rPr>
          <w:rFonts w:ascii="Arial" w:hAnsi="Arial" w:cs="Arial"/>
          <w:color w:val="000000"/>
        </w:rPr>
        <w:t xml:space="preserve">Este escenario está directamente vinculado a los sueños y anhelos de los pobladores y autoridades, </w:t>
      </w:r>
      <w:r w:rsidRPr="00357EEF">
        <w:rPr>
          <w:rFonts w:ascii="Arial" w:hAnsi="Arial" w:cs="Arial"/>
        </w:rPr>
        <w:t>son los escenarios que los actores desean llegar, también pueden ser calificados como los escenarios más convenientes y no necesariamente son realizables.</w:t>
      </w:r>
    </w:p>
    <w:p w14:paraId="5A1D653D" w14:textId="77777777" w:rsidR="00315AAE" w:rsidRPr="00357EEF" w:rsidRDefault="00315AAE" w:rsidP="00315AAE">
      <w:pPr>
        <w:autoSpaceDE w:val="0"/>
        <w:autoSpaceDN w:val="0"/>
        <w:adjustRightInd w:val="0"/>
        <w:spacing w:after="0" w:line="360" w:lineRule="auto"/>
        <w:jc w:val="both"/>
        <w:rPr>
          <w:rFonts w:ascii="Arial" w:hAnsi="Arial" w:cs="Arial"/>
          <w:b/>
          <w:color w:val="000000"/>
        </w:rPr>
      </w:pPr>
      <w:r w:rsidRPr="00357EEF">
        <w:rPr>
          <w:rFonts w:ascii="Arial" w:hAnsi="Arial" w:cs="Arial"/>
          <w:b/>
          <w:color w:val="000000"/>
        </w:rPr>
        <w:t xml:space="preserve">Escenario posible o apuesta: </w:t>
      </w:r>
    </w:p>
    <w:p w14:paraId="34C1AACE" w14:textId="77777777" w:rsidR="00315AAE" w:rsidRDefault="00315AAE" w:rsidP="00315AAE">
      <w:pPr>
        <w:autoSpaceDE w:val="0"/>
        <w:autoSpaceDN w:val="0"/>
        <w:adjustRightInd w:val="0"/>
        <w:spacing w:after="0" w:line="360" w:lineRule="auto"/>
        <w:jc w:val="both"/>
        <w:rPr>
          <w:rFonts w:ascii="Arial" w:hAnsi="Arial" w:cs="Arial"/>
          <w:color w:val="000000"/>
        </w:rPr>
      </w:pPr>
      <w:r w:rsidRPr="00357EEF">
        <w:rPr>
          <w:rFonts w:ascii="Arial" w:hAnsi="Arial" w:cs="Arial"/>
          <w:color w:val="000000"/>
        </w:rPr>
        <w:t>Este escenario es el resultado de contrastar el escenario tendencial con el escenario deseable. Es el escenario con mayor probabilidad de llegar a ser real, para lo cual se debe trabajar de manera ordenada en el cumplimiento de todos los proyectos contemplados en el PDC, así como sus lineamientos políticos</w:t>
      </w:r>
    </w:p>
    <w:p w14:paraId="04C27762" w14:textId="77777777" w:rsidR="0054628C" w:rsidRPr="00860912" w:rsidRDefault="00346EA6" w:rsidP="00D8613E">
      <w:pPr>
        <w:pStyle w:val="ListParagraph"/>
        <w:numPr>
          <w:ilvl w:val="0"/>
          <w:numId w:val="76"/>
        </w:numPr>
        <w:jc w:val="both"/>
        <w:rPr>
          <w:rFonts w:ascii="Arial" w:hAnsi="Arial" w:cs="Arial"/>
          <w:b/>
          <w:lang w:val="es-ES"/>
        </w:rPr>
      </w:pPr>
      <w:r>
        <w:rPr>
          <w:rFonts w:ascii="Arial" w:hAnsi="Arial" w:cs="Arial"/>
          <w:b/>
          <w:lang w:val="es-ES"/>
        </w:rPr>
        <w:t>ESCENARIO DESEABLE</w:t>
      </w:r>
      <w:r w:rsidR="0054628C" w:rsidRPr="00860912">
        <w:rPr>
          <w:rFonts w:ascii="Arial" w:hAnsi="Arial" w:cs="Arial"/>
          <w:b/>
          <w:lang w:val="es-ES"/>
        </w:rPr>
        <w:t xml:space="preserve"> </w:t>
      </w:r>
      <w:r w:rsidR="00156611">
        <w:rPr>
          <w:rFonts w:ascii="Arial" w:hAnsi="Arial" w:cs="Arial"/>
          <w:b/>
          <w:lang w:val="es-ES"/>
        </w:rPr>
        <w:t>- HUACRAPUQUIO</w:t>
      </w:r>
    </w:p>
    <w:p w14:paraId="336A9636" w14:textId="77777777" w:rsidR="0054628C" w:rsidRPr="00DD70B2" w:rsidRDefault="009B7DA5" w:rsidP="00860912">
      <w:pPr>
        <w:spacing w:line="360" w:lineRule="auto"/>
        <w:jc w:val="both"/>
        <w:rPr>
          <w:rFonts w:ascii="Arial" w:hAnsi="Arial" w:cs="Arial"/>
          <w:lang w:val="es-ES"/>
        </w:rPr>
      </w:pPr>
      <w:r>
        <w:rPr>
          <w:rFonts w:ascii="Arial" w:hAnsi="Arial" w:cs="Arial"/>
          <w:lang w:val="es-ES"/>
        </w:rPr>
        <w:t>E</w:t>
      </w:r>
      <w:r w:rsidR="00AC3A31">
        <w:rPr>
          <w:rFonts w:ascii="Arial" w:hAnsi="Arial" w:cs="Arial"/>
          <w:lang w:val="es-ES"/>
        </w:rPr>
        <w:t>l modelo deseable</w:t>
      </w:r>
      <w:r w:rsidR="0054628C" w:rsidRPr="00DD70B2">
        <w:rPr>
          <w:rFonts w:ascii="Arial" w:hAnsi="Arial" w:cs="Arial"/>
          <w:lang w:val="es-ES"/>
        </w:rPr>
        <w:t xml:space="preserve"> del territorio es decir cómo se verá el distrito </w:t>
      </w:r>
      <w:r w:rsidR="00346EA6">
        <w:rPr>
          <w:rFonts w:ascii="Arial" w:hAnsi="Arial" w:cs="Arial"/>
          <w:lang w:val="es-ES"/>
        </w:rPr>
        <w:t>de Huacrapuquio al 2030,</w:t>
      </w:r>
      <w:r w:rsidR="0054628C" w:rsidRPr="00DD70B2">
        <w:rPr>
          <w:rFonts w:ascii="Arial" w:hAnsi="Arial" w:cs="Arial"/>
          <w:lang w:val="es-ES"/>
        </w:rPr>
        <w:t xml:space="preserve"> se articula a la Pre-im</w:t>
      </w:r>
      <w:r w:rsidR="00346EA6">
        <w:rPr>
          <w:rFonts w:ascii="Arial" w:hAnsi="Arial" w:cs="Arial"/>
          <w:lang w:val="es-ES"/>
        </w:rPr>
        <w:t>agen de futuro del Perú al 205</w:t>
      </w:r>
      <w:r w:rsidR="0054628C">
        <w:rPr>
          <w:rFonts w:ascii="Arial" w:hAnsi="Arial" w:cs="Arial"/>
          <w:lang w:val="es-ES"/>
        </w:rPr>
        <w:t>0</w:t>
      </w:r>
      <w:r w:rsidR="0054628C" w:rsidRPr="00DD70B2">
        <w:rPr>
          <w:rFonts w:ascii="Arial" w:hAnsi="Arial" w:cs="Arial"/>
          <w:lang w:val="es-ES"/>
        </w:rPr>
        <w:t xml:space="preserve">.  </w:t>
      </w:r>
    </w:p>
    <w:p w14:paraId="1B116485" w14:textId="77777777" w:rsidR="0054628C" w:rsidRPr="00CD50FC" w:rsidRDefault="0054628C" w:rsidP="0054628C">
      <w:pPr>
        <w:jc w:val="both"/>
        <w:rPr>
          <w:rFonts w:ascii="Arial" w:hAnsi="Arial" w:cs="Arial"/>
          <w:b/>
          <w:lang w:val="es-ES"/>
        </w:rPr>
      </w:pPr>
      <w:r w:rsidRPr="00CD50FC">
        <w:rPr>
          <w:rFonts w:ascii="Arial" w:hAnsi="Arial" w:cs="Arial"/>
          <w:b/>
          <w:lang w:val="es-ES"/>
        </w:rPr>
        <w:t>Articul</w:t>
      </w:r>
      <w:r w:rsidR="00860912">
        <w:rPr>
          <w:rFonts w:ascii="Arial" w:hAnsi="Arial" w:cs="Arial"/>
          <w:b/>
          <w:lang w:val="es-ES"/>
        </w:rPr>
        <w:t>ación con la pre imagen de futur</w:t>
      </w:r>
      <w:r w:rsidRPr="00CD50FC">
        <w:rPr>
          <w:rFonts w:ascii="Arial" w:hAnsi="Arial" w:cs="Arial"/>
          <w:b/>
          <w:lang w:val="es-ES"/>
        </w:rPr>
        <w:t>o Perú a</w:t>
      </w:r>
      <w:r w:rsidR="00860912">
        <w:rPr>
          <w:rFonts w:ascii="Arial" w:hAnsi="Arial" w:cs="Arial"/>
          <w:b/>
          <w:lang w:val="es-ES"/>
        </w:rPr>
        <w:t>l</w:t>
      </w:r>
      <w:r w:rsidRPr="00CD50FC">
        <w:rPr>
          <w:rFonts w:ascii="Arial" w:hAnsi="Arial" w:cs="Arial"/>
          <w:b/>
          <w:lang w:val="es-ES"/>
        </w:rPr>
        <w:t xml:space="preserve"> 2030</w:t>
      </w:r>
    </w:p>
    <w:p w14:paraId="054A0010" w14:textId="77777777" w:rsidR="0054628C" w:rsidRDefault="0054628C" w:rsidP="0054628C">
      <w:pPr>
        <w:jc w:val="both"/>
        <w:rPr>
          <w:lang w:val="es-ES"/>
        </w:rPr>
      </w:pPr>
      <w:r>
        <w:rPr>
          <w:noProof/>
          <w:lang w:val="en-US"/>
        </w:rPr>
        <w:drawing>
          <wp:inline distT="0" distB="0" distL="0" distR="0" wp14:anchorId="4A1417C2" wp14:editId="1DF39122">
            <wp:extent cx="483133" cy="447675"/>
            <wp:effectExtent l="0" t="0" r="0" b="0"/>
            <wp:docPr id="120" name="Imagen 120" descr="Familyicon — Archivo Imágenes Vecto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milyicon — Archivo Imágenes Vectorial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6740" cy="469549"/>
                    </a:xfrm>
                    <a:prstGeom prst="rect">
                      <a:avLst/>
                    </a:prstGeom>
                    <a:noFill/>
                    <a:ln>
                      <a:noFill/>
                    </a:ln>
                  </pic:spPr>
                </pic:pic>
              </a:graphicData>
            </a:graphic>
          </wp:inline>
        </w:drawing>
      </w:r>
      <w:r w:rsidRPr="002B4DEE">
        <w:rPr>
          <w:lang w:val="es-ES"/>
        </w:rPr>
        <w:t xml:space="preserve"> </w:t>
      </w:r>
      <w:r w:rsidRPr="00860912">
        <w:rPr>
          <w:b/>
          <w:lang w:val="es-ES"/>
        </w:rPr>
        <w:t>Al 2030 todas las personas pueden realizar su potencial.</w:t>
      </w:r>
    </w:p>
    <w:p w14:paraId="02F10CB4" w14:textId="77777777" w:rsidR="0054628C" w:rsidRPr="00860912" w:rsidRDefault="0054628C" w:rsidP="0054628C">
      <w:pPr>
        <w:autoSpaceDE w:val="0"/>
        <w:autoSpaceDN w:val="0"/>
        <w:adjustRightInd w:val="0"/>
        <w:spacing w:after="0" w:line="360" w:lineRule="auto"/>
        <w:ind w:left="360"/>
        <w:jc w:val="both"/>
        <w:rPr>
          <w:rFonts w:ascii="Arial" w:hAnsi="Arial" w:cs="Arial"/>
          <w:b/>
          <w:lang w:val="es-ES"/>
        </w:rPr>
      </w:pPr>
      <w:r>
        <w:rPr>
          <w:rFonts w:ascii="Arial" w:hAnsi="Arial" w:cs="Arial"/>
          <w:lang w:val="es-ES"/>
        </w:rPr>
        <w:t xml:space="preserve">El nivel de vida se viene mejorando en Huacrapuquio, reduciendo la pobreza, </w:t>
      </w:r>
      <w:r w:rsidR="000713BF">
        <w:rPr>
          <w:rFonts w:ascii="Arial" w:hAnsi="Arial" w:cs="Arial"/>
          <w:lang w:val="es-ES"/>
        </w:rPr>
        <w:t>Al 2030,</w:t>
      </w:r>
      <w:r w:rsidRPr="000713BF">
        <w:rPr>
          <w:rFonts w:ascii="Arial" w:hAnsi="Arial" w:cs="Arial"/>
          <w:lang w:val="es-ES"/>
        </w:rPr>
        <w:t xml:space="preserve"> el nivel de pobreza se reducirá a 20 % y el de pobreza extrema a 5 %.</w:t>
      </w:r>
    </w:p>
    <w:p w14:paraId="74811347" w14:textId="77777777" w:rsidR="0054628C" w:rsidRPr="00860912" w:rsidRDefault="0054628C" w:rsidP="0054628C">
      <w:pPr>
        <w:autoSpaceDE w:val="0"/>
        <w:autoSpaceDN w:val="0"/>
        <w:adjustRightInd w:val="0"/>
        <w:spacing w:after="0" w:line="360" w:lineRule="auto"/>
        <w:ind w:left="360"/>
        <w:jc w:val="both"/>
        <w:rPr>
          <w:rFonts w:ascii="Arial" w:hAnsi="Arial" w:cs="Arial"/>
          <w:b/>
          <w:lang w:val="es-ES"/>
        </w:rPr>
      </w:pPr>
      <w:r>
        <w:rPr>
          <w:noProof/>
          <w:lang w:val="en-US"/>
        </w:rPr>
        <w:drawing>
          <wp:inline distT="0" distB="0" distL="0" distR="0" wp14:anchorId="5C3647EA" wp14:editId="2971B21A">
            <wp:extent cx="749643" cy="774065"/>
            <wp:effectExtent l="0" t="0" r="0" b="6985"/>
            <wp:docPr id="121" name="Imagen 121" descr="Global, La Tierra, Ecología, El Medio Ambiente, Plan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obal, La Tierra, Ecología, El Medio Ambiente, Planet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74046" cy="799263"/>
                    </a:xfrm>
                    <a:prstGeom prst="rect">
                      <a:avLst/>
                    </a:prstGeom>
                    <a:noFill/>
                    <a:ln>
                      <a:noFill/>
                    </a:ln>
                  </pic:spPr>
                </pic:pic>
              </a:graphicData>
            </a:graphic>
          </wp:inline>
        </w:drawing>
      </w:r>
      <w:r w:rsidRPr="000713BF">
        <w:rPr>
          <w:rFonts w:ascii="Arial" w:hAnsi="Arial" w:cs="Arial"/>
          <w:lang w:val="es-ES"/>
        </w:rPr>
        <w:t>Se han desarrollado esfuerzos concertados para la conservación y gestión sostenible de los recursos naturales, tomando medidas urgentes para hacer frente al cambio climático</w:t>
      </w:r>
      <w:r w:rsidRPr="00860912">
        <w:rPr>
          <w:rFonts w:ascii="Arial" w:hAnsi="Arial" w:cs="Arial"/>
          <w:b/>
          <w:lang w:val="es-ES"/>
        </w:rPr>
        <w:t xml:space="preserve">. </w:t>
      </w:r>
    </w:p>
    <w:p w14:paraId="16CD8C59" w14:textId="77777777" w:rsidR="00346EA6" w:rsidRPr="00E1538E" w:rsidRDefault="00346EA6" w:rsidP="00AC3A31">
      <w:pPr>
        <w:spacing w:line="360" w:lineRule="auto"/>
        <w:jc w:val="both"/>
        <w:rPr>
          <w:rFonts w:ascii="Arial" w:hAnsi="Arial" w:cs="Arial"/>
          <w:lang w:val="es-ES"/>
        </w:rPr>
      </w:pPr>
      <w:r w:rsidRPr="00E1538E">
        <w:rPr>
          <w:rFonts w:ascii="Arial" w:hAnsi="Arial" w:cs="Arial"/>
          <w:lang w:val="es-ES"/>
        </w:rPr>
        <w:t>El distrito</w:t>
      </w:r>
      <w:r>
        <w:rPr>
          <w:rFonts w:ascii="Arial" w:hAnsi="Arial" w:cs="Arial"/>
          <w:lang w:val="es-ES"/>
        </w:rPr>
        <w:t xml:space="preserve"> de Huacrapuquio,</w:t>
      </w:r>
      <w:r w:rsidRPr="00E1538E">
        <w:rPr>
          <w:rFonts w:ascii="Arial" w:hAnsi="Arial" w:cs="Arial"/>
          <w:lang w:val="es-ES"/>
        </w:rPr>
        <w:t xml:space="preserve"> goza con adecuados niveles de calidad ambiental mediante el aprovechamiento y conservación sostenible de sus recursos naturales y se ha desarrollado la cultura de prevención y atención de la gestión de riesgo de desastres</w:t>
      </w:r>
      <w:r>
        <w:rPr>
          <w:rFonts w:ascii="Arial" w:hAnsi="Arial" w:cs="Arial"/>
          <w:lang w:val="es-ES"/>
        </w:rPr>
        <w:t>,</w:t>
      </w:r>
      <w:r w:rsidRPr="00E1538E">
        <w:rPr>
          <w:rFonts w:ascii="Arial" w:hAnsi="Arial" w:cs="Arial"/>
          <w:lang w:val="es-ES"/>
        </w:rPr>
        <w:t xml:space="preserve"> la población es menos vulnerable ante peligros antrópicos y físicos</w:t>
      </w:r>
    </w:p>
    <w:p w14:paraId="668DFEFB" w14:textId="77777777" w:rsidR="00346EA6" w:rsidRDefault="00346EA6" w:rsidP="0054628C">
      <w:pPr>
        <w:jc w:val="both"/>
        <w:rPr>
          <w:rFonts w:ascii="Arial" w:hAnsi="Arial" w:cs="Arial"/>
          <w:lang w:val="es-ES"/>
        </w:rPr>
      </w:pPr>
    </w:p>
    <w:p w14:paraId="707BDC6A" w14:textId="77777777" w:rsidR="00346EA6" w:rsidRDefault="00346EA6" w:rsidP="00346EA6">
      <w:pPr>
        <w:pStyle w:val="NoSpacing"/>
        <w:rPr>
          <w:rFonts w:ascii="Arial" w:hAnsi="Arial" w:cs="Arial"/>
          <w:b/>
          <w:sz w:val="20"/>
          <w:szCs w:val="20"/>
        </w:rPr>
      </w:pPr>
      <w:r w:rsidRPr="00C37A96">
        <w:rPr>
          <w:rFonts w:ascii="Arial" w:hAnsi="Arial" w:cs="Arial"/>
          <w:b/>
          <w:noProof/>
          <w:lang w:val="en-US"/>
        </w:rPr>
        <w:drawing>
          <wp:inline distT="0" distB="0" distL="0" distR="0" wp14:anchorId="09CA5DF9" wp14:editId="3383DAB8">
            <wp:extent cx="781050" cy="581025"/>
            <wp:effectExtent l="0" t="0" r="0" b="9525"/>
            <wp:docPr id="25" name="Imagen 25"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5AC3CAAA" w14:textId="77777777" w:rsidR="00346EA6" w:rsidRPr="00561F7F" w:rsidRDefault="00346EA6" w:rsidP="00346EA6">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2442B4D9" w14:textId="77777777" w:rsidR="0054628C" w:rsidRPr="000713BF" w:rsidRDefault="0054628C" w:rsidP="0054628C">
      <w:pPr>
        <w:jc w:val="both"/>
        <w:rPr>
          <w:lang w:val="es-ES"/>
        </w:rPr>
      </w:pPr>
      <w:r>
        <w:rPr>
          <w:noProof/>
          <w:lang w:val="en-US"/>
        </w:rPr>
        <w:drawing>
          <wp:inline distT="0" distB="0" distL="0" distR="0" wp14:anchorId="646AA6B3" wp14:editId="6A8A0368">
            <wp:extent cx="1037590" cy="922637"/>
            <wp:effectExtent l="0" t="0" r="0" b="0"/>
            <wp:docPr id="122" name="Imagen 122" descr="Resultado de imagen de IMAGEN RECURSOS NATURALES Y PERS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sultado de imagen de IMAGEN RECURSOS NATURALES Y PERSON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53946" cy="937181"/>
                    </a:xfrm>
                    <a:prstGeom prst="rect">
                      <a:avLst/>
                    </a:prstGeom>
                    <a:noFill/>
                    <a:ln>
                      <a:noFill/>
                    </a:ln>
                  </pic:spPr>
                </pic:pic>
              </a:graphicData>
            </a:graphic>
          </wp:inline>
        </w:drawing>
      </w:r>
      <w:r w:rsidRPr="000713BF">
        <w:rPr>
          <w:rFonts w:ascii="Arial" w:hAnsi="Arial" w:cs="Arial"/>
          <w:lang w:val="es-ES"/>
        </w:rPr>
        <w:t>Todas las personas gozan de una vida próspera y plena, con empleo digno y en armonía con la naturaleza, considerando reservas de recursos para el bienestar futuro.</w:t>
      </w:r>
    </w:p>
    <w:p w14:paraId="2E20C18C" w14:textId="77777777" w:rsidR="0054628C" w:rsidRPr="00DD70B2" w:rsidRDefault="0054628C" w:rsidP="0054628C">
      <w:pPr>
        <w:jc w:val="both"/>
        <w:rPr>
          <w:rFonts w:ascii="Arial" w:hAnsi="Arial" w:cs="Arial"/>
          <w:lang w:val="es-ES"/>
        </w:rPr>
      </w:pPr>
      <w:r>
        <w:rPr>
          <w:rFonts w:ascii="Arial" w:hAnsi="Arial" w:cs="Arial"/>
          <w:lang w:val="es-ES"/>
        </w:rPr>
        <w:t>Huacrapuquio, s</w:t>
      </w:r>
      <w:r w:rsidRPr="00DD70B2">
        <w:rPr>
          <w:rFonts w:ascii="Arial" w:hAnsi="Arial" w:cs="Arial"/>
          <w:lang w:val="es-ES"/>
        </w:rPr>
        <w:t>e ha posicio</w:t>
      </w:r>
      <w:r w:rsidR="000713BF">
        <w:rPr>
          <w:rFonts w:ascii="Arial" w:hAnsi="Arial" w:cs="Arial"/>
          <w:lang w:val="es-ES"/>
        </w:rPr>
        <w:t>nado como uno de los distritos</w:t>
      </w:r>
      <w:r>
        <w:rPr>
          <w:rFonts w:ascii="Arial" w:hAnsi="Arial" w:cs="Arial"/>
          <w:lang w:val="es-ES"/>
        </w:rPr>
        <w:t xml:space="preserve"> competitivos de la provincia de Huancayo.</w:t>
      </w:r>
      <w:r w:rsidRPr="00DD70B2">
        <w:rPr>
          <w:rFonts w:ascii="Arial" w:hAnsi="Arial" w:cs="Arial"/>
          <w:lang w:val="es-ES"/>
        </w:rPr>
        <w:t xml:space="preserve"> </w:t>
      </w:r>
    </w:p>
    <w:p w14:paraId="39ADF419" w14:textId="77777777" w:rsidR="0054628C" w:rsidRDefault="0054628C" w:rsidP="0054628C">
      <w:pPr>
        <w:jc w:val="both"/>
        <w:rPr>
          <w:lang w:val="es-ES"/>
        </w:rPr>
      </w:pPr>
      <w:r>
        <w:rPr>
          <w:noProof/>
          <w:lang w:val="en-US"/>
        </w:rPr>
        <w:drawing>
          <wp:inline distT="0" distB="0" distL="0" distR="0" wp14:anchorId="4BB19994" wp14:editId="775D92B6">
            <wp:extent cx="1037590" cy="864973"/>
            <wp:effectExtent l="0" t="0" r="0" b="0"/>
            <wp:docPr id="123" name="Imagen 123" descr="Paloma, La Paz, Que Vuelan, Libertad, Rama De Ol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loma, La Paz, Que Vuelan, Libertad, Rama De Oliv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59565" cy="883292"/>
                    </a:xfrm>
                    <a:prstGeom prst="rect">
                      <a:avLst/>
                    </a:prstGeom>
                    <a:noFill/>
                    <a:ln>
                      <a:noFill/>
                    </a:ln>
                  </pic:spPr>
                </pic:pic>
              </a:graphicData>
            </a:graphic>
          </wp:inline>
        </w:drawing>
      </w:r>
      <w:r w:rsidRPr="00082498">
        <w:rPr>
          <w:lang w:val="es-ES"/>
        </w:rPr>
        <w:t xml:space="preserve"> </w:t>
      </w:r>
      <w:r w:rsidRPr="00860912">
        <w:rPr>
          <w:rFonts w:ascii="Arial" w:hAnsi="Arial" w:cs="Arial"/>
          <w:b/>
          <w:lang w:val="es-ES"/>
        </w:rPr>
        <w:t>La sociedad peruana es pacífica, justa e inclusiva, libre del temor y de la violencia; sin corrupción ni discriminación y con igualdad de oportunidades.</w:t>
      </w:r>
    </w:p>
    <w:p w14:paraId="617A2D8F" w14:textId="77777777" w:rsidR="0054628C" w:rsidRPr="00DD70B2" w:rsidRDefault="0054628C" w:rsidP="0054628C">
      <w:pPr>
        <w:jc w:val="both"/>
        <w:rPr>
          <w:rFonts w:ascii="Arial" w:hAnsi="Arial" w:cs="Arial"/>
          <w:lang w:val="es-ES"/>
        </w:rPr>
      </w:pPr>
      <w:r w:rsidRPr="00DD70B2">
        <w:rPr>
          <w:rFonts w:ascii="Arial" w:hAnsi="Arial" w:cs="Arial"/>
          <w:lang w:val="es-ES"/>
        </w:rPr>
        <w:t>La prestación de bienes y servicios público</w:t>
      </w:r>
      <w:r w:rsidR="00AC3A31">
        <w:rPr>
          <w:rFonts w:ascii="Arial" w:hAnsi="Arial" w:cs="Arial"/>
          <w:lang w:val="es-ES"/>
        </w:rPr>
        <w:t xml:space="preserve">s son de calidad con enfoque </w:t>
      </w:r>
      <w:r w:rsidRPr="00DD70B2">
        <w:rPr>
          <w:rFonts w:ascii="Arial" w:hAnsi="Arial" w:cs="Arial"/>
          <w:lang w:val="es-ES"/>
        </w:rPr>
        <w:t xml:space="preserve"> intercultural. </w:t>
      </w:r>
    </w:p>
    <w:p w14:paraId="2732B5EB" w14:textId="77777777" w:rsidR="0054628C" w:rsidRPr="00860912" w:rsidRDefault="0054628C" w:rsidP="0054628C">
      <w:pPr>
        <w:jc w:val="both"/>
        <w:rPr>
          <w:rFonts w:ascii="Arial" w:hAnsi="Arial" w:cs="Arial"/>
          <w:b/>
          <w:lang w:val="es-ES"/>
        </w:rPr>
      </w:pPr>
      <w:r>
        <w:rPr>
          <w:noProof/>
          <w:lang w:val="en-US"/>
        </w:rPr>
        <w:drawing>
          <wp:inline distT="0" distB="0" distL="0" distR="0" wp14:anchorId="5BD2490D" wp14:editId="2D495828">
            <wp:extent cx="1169670" cy="881449"/>
            <wp:effectExtent l="0" t="0" r="0" b="0"/>
            <wp:docPr id="124" name="Imagen 124" descr="Resultado de imagen de IMAGENES DESARROLLO SOSTE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sultado de imagen de IMAGENES DESARROLLO SOSTENIB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86632" cy="894231"/>
                    </a:xfrm>
                    <a:prstGeom prst="rect">
                      <a:avLst/>
                    </a:prstGeom>
                    <a:noFill/>
                    <a:ln>
                      <a:noFill/>
                    </a:ln>
                  </pic:spPr>
                </pic:pic>
              </a:graphicData>
            </a:graphic>
          </wp:inline>
        </w:drawing>
      </w:r>
      <w:r w:rsidRPr="00860912">
        <w:rPr>
          <w:rFonts w:ascii="Arial" w:hAnsi="Arial" w:cs="Arial"/>
          <w:b/>
          <w:lang w:val="es-ES"/>
        </w:rPr>
        <w:t>Se han fortalecido las alianzas para alcanzar el desarrollo sostenible, en correspondencia con el respeto universal de los derechos humanos, sin dejar a nadie atrás</w:t>
      </w:r>
    </w:p>
    <w:p w14:paraId="5F79D295" w14:textId="77777777" w:rsidR="00860912" w:rsidRDefault="0054628C" w:rsidP="0054628C">
      <w:pPr>
        <w:jc w:val="both"/>
        <w:rPr>
          <w:rFonts w:ascii="Arial" w:hAnsi="Arial" w:cs="Arial"/>
          <w:lang w:val="es-ES"/>
        </w:rPr>
      </w:pPr>
      <w:r w:rsidRPr="00DD70B2">
        <w:rPr>
          <w:rFonts w:ascii="Arial" w:hAnsi="Arial" w:cs="Arial"/>
          <w:lang w:val="es-ES"/>
        </w:rPr>
        <w:t>El d</w:t>
      </w:r>
      <w:r>
        <w:rPr>
          <w:rFonts w:ascii="Arial" w:hAnsi="Arial" w:cs="Arial"/>
          <w:lang w:val="es-ES"/>
        </w:rPr>
        <w:t>istrito</w:t>
      </w:r>
      <w:r w:rsidR="00860912">
        <w:rPr>
          <w:rFonts w:ascii="Arial" w:hAnsi="Arial" w:cs="Arial"/>
          <w:lang w:val="es-ES"/>
        </w:rPr>
        <w:t xml:space="preserve"> de Huacrapuquio,</w:t>
      </w:r>
      <w:r>
        <w:rPr>
          <w:rFonts w:ascii="Arial" w:hAnsi="Arial" w:cs="Arial"/>
          <w:lang w:val="es-ES"/>
        </w:rPr>
        <w:t xml:space="preserve"> es un referente provincial,</w:t>
      </w:r>
      <w:r w:rsidRPr="00DD70B2">
        <w:rPr>
          <w:rFonts w:ascii="Arial" w:hAnsi="Arial" w:cs="Arial"/>
          <w:lang w:val="es-ES"/>
        </w:rPr>
        <w:t xml:space="preserve"> porque respeta y conserva la diversidad cultural de la población. </w:t>
      </w:r>
    </w:p>
    <w:p w14:paraId="5F9092A4" w14:textId="77777777" w:rsidR="0054628C" w:rsidRPr="009A31B2" w:rsidRDefault="00156611" w:rsidP="0054628C">
      <w:pPr>
        <w:jc w:val="both"/>
        <w:rPr>
          <w:rFonts w:ascii="Arial" w:hAnsi="Arial" w:cs="Arial"/>
          <w:b/>
          <w:lang w:val="es-ES"/>
        </w:rPr>
      </w:pPr>
      <w:r>
        <w:rPr>
          <w:rFonts w:ascii="Arial" w:hAnsi="Arial" w:cs="Arial"/>
          <w:b/>
          <w:lang w:val="es-ES"/>
        </w:rPr>
        <w:t>Descripción del Modelo Deseable</w:t>
      </w:r>
      <w:r w:rsidR="0054628C" w:rsidRPr="009A31B2">
        <w:rPr>
          <w:rFonts w:ascii="Arial" w:hAnsi="Arial" w:cs="Arial"/>
          <w:b/>
          <w:lang w:val="es-ES"/>
        </w:rPr>
        <w:t xml:space="preserve"> del Territorio </w:t>
      </w:r>
      <w:r w:rsidR="000713BF">
        <w:rPr>
          <w:rFonts w:ascii="Arial" w:hAnsi="Arial" w:cs="Arial"/>
          <w:b/>
          <w:lang w:val="es-ES"/>
        </w:rPr>
        <w:t>al 2030</w:t>
      </w:r>
      <w:r w:rsidR="00203C24">
        <w:rPr>
          <w:rFonts w:ascii="Arial" w:hAnsi="Arial" w:cs="Arial"/>
          <w:b/>
          <w:lang w:val="es-ES"/>
        </w:rPr>
        <w:t xml:space="preserve"> - Huacrapuquio</w:t>
      </w:r>
    </w:p>
    <w:p w14:paraId="485688BA" w14:textId="77777777" w:rsidR="0054628C" w:rsidRPr="00DD70B2" w:rsidRDefault="0054628C" w:rsidP="0054628C">
      <w:pPr>
        <w:jc w:val="both"/>
        <w:rPr>
          <w:rFonts w:ascii="Arial" w:hAnsi="Arial" w:cs="Arial"/>
          <w:lang w:val="es-ES"/>
        </w:rPr>
      </w:pPr>
      <w:r>
        <w:rPr>
          <w:rFonts w:ascii="Arial" w:hAnsi="Arial" w:cs="Arial"/>
          <w:lang w:val="es-ES"/>
        </w:rPr>
        <w:t>Al año 2030, Huacrapuquio,</w:t>
      </w:r>
      <w:r w:rsidRPr="00DD70B2">
        <w:rPr>
          <w:rFonts w:ascii="Arial" w:hAnsi="Arial" w:cs="Arial"/>
          <w:lang w:val="es-ES"/>
        </w:rPr>
        <w:t xml:space="preserve"> es un distrito competitivo, sostenible, inclusivo y participativo, donde su población cuenta con adecuados niveles de vida.  respeta y revalora la diversidad cultural expresada en diferentes manifestaciones culturales</w:t>
      </w:r>
      <w:r w:rsidR="000713BF">
        <w:rPr>
          <w:rFonts w:ascii="Arial" w:hAnsi="Arial" w:cs="Arial"/>
          <w:lang w:val="es-ES"/>
        </w:rPr>
        <w:t xml:space="preserve">, </w:t>
      </w:r>
      <w:r w:rsidRPr="00DD70B2">
        <w:rPr>
          <w:rFonts w:ascii="Arial" w:hAnsi="Arial" w:cs="Arial"/>
          <w:lang w:val="es-ES"/>
        </w:rPr>
        <w:t xml:space="preserve">difunde sus saberes tradicionales y garantiza servicios con pertinencia intercultural, promoviendo la inclusión social. </w:t>
      </w:r>
    </w:p>
    <w:p w14:paraId="3AC817AB" w14:textId="77777777" w:rsidR="0054628C" w:rsidRDefault="0054628C" w:rsidP="0054628C">
      <w:pPr>
        <w:jc w:val="both"/>
        <w:rPr>
          <w:rFonts w:ascii="Arial" w:hAnsi="Arial" w:cs="Arial"/>
          <w:lang w:val="es-ES"/>
        </w:rPr>
      </w:pPr>
      <w:r w:rsidRPr="00DD70B2">
        <w:rPr>
          <w:rFonts w:ascii="Arial" w:hAnsi="Arial" w:cs="Arial"/>
          <w:lang w:val="es-ES"/>
        </w:rPr>
        <w:t xml:space="preserve">Se ha incrementado y mejorado los servicios básicos, </w:t>
      </w:r>
      <w:r w:rsidR="009B7DA5">
        <w:rPr>
          <w:rFonts w:ascii="Arial" w:hAnsi="Arial" w:cs="Arial"/>
          <w:lang w:val="es-ES"/>
        </w:rPr>
        <w:t>l</w:t>
      </w:r>
      <w:r w:rsidRPr="00DD70B2">
        <w:rPr>
          <w:rFonts w:ascii="Arial" w:hAnsi="Arial" w:cs="Arial"/>
          <w:lang w:val="es-ES"/>
        </w:rPr>
        <w:t>a prestación de servicios de salud</w:t>
      </w:r>
      <w:r w:rsidR="00F86942">
        <w:rPr>
          <w:rFonts w:ascii="Arial" w:hAnsi="Arial" w:cs="Arial"/>
          <w:lang w:val="es-ES"/>
        </w:rPr>
        <w:t>, e</w:t>
      </w:r>
      <w:r w:rsidR="009B7DA5">
        <w:rPr>
          <w:rFonts w:ascii="Arial" w:hAnsi="Arial" w:cs="Arial"/>
          <w:lang w:val="es-ES"/>
        </w:rPr>
        <w:t xml:space="preserve">n </w:t>
      </w:r>
      <w:r w:rsidRPr="00DD70B2">
        <w:rPr>
          <w:rFonts w:ascii="Arial" w:hAnsi="Arial" w:cs="Arial"/>
          <w:lang w:val="es-ES"/>
        </w:rPr>
        <w:t>edu</w:t>
      </w:r>
      <w:r w:rsidR="009B7DA5">
        <w:rPr>
          <w:rFonts w:ascii="Arial" w:hAnsi="Arial" w:cs="Arial"/>
          <w:lang w:val="es-ES"/>
        </w:rPr>
        <w:t>cación</w:t>
      </w:r>
      <w:r w:rsidRPr="00DD70B2">
        <w:rPr>
          <w:rFonts w:ascii="Arial" w:hAnsi="Arial" w:cs="Arial"/>
          <w:lang w:val="es-ES"/>
        </w:rPr>
        <w:t>, los niveles de aprendizaje han mejorado, se ha mejorado la infraestructura y equipamiento en las instituciones educativas</w:t>
      </w:r>
      <w:r w:rsidR="009B7DA5">
        <w:rPr>
          <w:rFonts w:ascii="Arial" w:hAnsi="Arial" w:cs="Arial"/>
          <w:lang w:val="es-ES"/>
        </w:rPr>
        <w:t xml:space="preserve"> y de salud.</w:t>
      </w:r>
      <w:r w:rsidRPr="00DD70B2">
        <w:rPr>
          <w:rFonts w:ascii="Arial" w:hAnsi="Arial" w:cs="Arial"/>
          <w:lang w:val="es-ES"/>
        </w:rPr>
        <w:t xml:space="preserve"> </w:t>
      </w:r>
    </w:p>
    <w:p w14:paraId="2940DBA1" w14:textId="77777777" w:rsidR="0054628C" w:rsidRPr="00DD70B2" w:rsidRDefault="0054628C" w:rsidP="0054628C">
      <w:pPr>
        <w:jc w:val="both"/>
        <w:rPr>
          <w:rFonts w:ascii="Arial" w:hAnsi="Arial" w:cs="Arial"/>
          <w:lang w:val="es-ES"/>
        </w:rPr>
      </w:pPr>
      <w:r w:rsidRPr="00DD70B2">
        <w:rPr>
          <w:rFonts w:ascii="Arial" w:hAnsi="Arial" w:cs="Arial"/>
          <w:lang w:val="es-ES"/>
        </w:rPr>
        <w:t xml:space="preserve">La población ha incrementado su percepción de confianza en </w:t>
      </w:r>
      <w:r w:rsidR="00F86942">
        <w:rPr>
          <w:rFonts w:ascii="Arial" w:hAnsi="Arial" w:cs="Arial"/>
          <w:lang w:val="es-ES"/>
        </w:rPr>
        <w:t xml:space="preserve">las instituciones </w:t>
      </w:r>
      <w:r w:rsidR="00346EA6">
        <w:rPr>
          <w:rFonts w:ascii="Arial" w:hAnsi="Arial" w:cs="Arial"/>
          <w:lang w:val="es-ES"/>
        </w:rPr>
        <w:t>públicas</w:t>
      </w:r>
      <w:r w:rsidRPr="00DD70B2">
        <w:rPr>
          <w:rFonts w:ascii="Arial" w:hAnsi="Arial" w:cs="Arial"/>
          <w:lang w:val="es-ES"/>
        </w:rPr>
        <w:t xml:space="preserve">, lo cual ha mejorado la gobernabilidad en el </w:t>
      </w:r>
      <w:r w:rsidR="007B3036" w:rsidRPr="00DD70B2">
        <w:rPr>
          <w:rFonts w:ascii="Arial" w:hAnsi="Arial" w:cs="Arial"/>
          <w:lang w:val="es-ES"/>
        </w:rPr>
        <w:t>distrito,</w:t>
      </w:r>
      <w:r>
        <w:rPr>
          <w:rFonts w:ascii="Arial" w:hAnsi="Arial" w:cs="Arial"/>
          <w:lang w:val="es-ES"/>
        </w:rPr>
        <w:t xml:space="preserve"> </w:t>
      </w:r>
      <w:r w:rsidRPr="00DD70B2">
        <w:rPr>
          <w:rFonts w:ascii="Arial" w:hAnsi="Arial" w:cs="Arial"/>
          <w:lang w:val="es-ES"/>
        </w:rPr>
        <w:t xml:space="preserve"> </w:t>
      </w:r>
    </w:p>
    <w:p w14:paraId="38368788" w14:textId="77777777" w:rsidR="0054628C" w:rsidRDefault="0054628C" w:rsidP="0054628C">
      <w:pPr>
        <w:jc w:val="both"/>
        <w:rPr>
          <w:rFonts w:ascii="Arial" w:hAnsi="Arial" w:cs="Arial"/>
          <w:lang w:val="es-ES"/>
        </w:rPr>
      </w:pPr>
      <w:r w:rsidRPr="00DD70B2">
        <w:rPr>
          <w:rFonts w:ascii="Arial" w:hAnsi="Arial" w:cs="Arial"/>
          <w:lang w:val="es-ES"/>
        </w:rPr>
        <w:t xml:space="preserve">Al 2030, se ha mejorado las capacidades económicas productivas de la población, como resultado de la mejora en la conectividad de vías de transporte y el uso sostenible de suelos de acuerdo con su vocación productiva, </w:t>
      </w:r>
    </w:p>
    <w:p w14:paraId="1EFA304B" w14:textId="77777777" w:rsidR="00F86942" w:rsidRDefault="009B7DA5" w:rsidP="0054628C">
      <w:pPr>
        <w:jc w:val="both"/>
        <w:rPr>
          <w:rFonts w:ascii="Arial" w:hAnsi="Arial" w:cs="Arial"/>
          <w:lang w:val="es-ES"/>
        </w:rPr>
      </w:pPr>
      <w:r>
        <w:rPr>
          <w:rFonts w:ascii="Arial" w:hAnsi="Arial" w:cs="Arial"/>
          <w:lang w:val="es-ES"/>
        </w:rPr>
        <w:t xml:space="preserve">Huacrapuquio, </w:t>
      </w:r>
      <w:r w:rsidR="0054628C" w:rsidRPr="00DD70B2">
        <w:rPr>
          <w:rFonts w:ascii="Arial" w:hAnsi="Arial" w:cs="Arial"/>
          <w:lang w:val="es-ES"/>
        </w:rPr>
        <w:t>ha implementado una adecuada gestión de ries</w:t>
      </w:r>
      <w:r w:rsidR="0054628C">
        <w:rPr>
          <w:rFonts w:ascii="Arial" w:hAnsi="Arial" w:cs="Arial"/>
          <w:lang w:val="es-ES"/>
        </w:rPr>
        <w:t>go de desastres,</w:t>
      </w:r>
      <w:r w:rsidR="0054628C" w:rsidRPr="00DD70B2">
        <w:rPr>
          <w:rFonts w:ascii="Arial" w:hAnsi="Arial" w:cs="Arial"/>
          <w:lang w:val="es-ES"/>
        </w:rPr>
        <w:t xml:space="preserve"> se ha implementado capacidades de gestión de resiliencia mediante la iden</w:t>
      </w:r>
      <w:r w:rsidR="0054628C">
        <w:rPr>
          <w:rFonts w:ascii="Arial" w:hAnsi="Arial" w:cs="Arial"/>
          <w:lang w:val="es-ES"/>
        </w:rPr>
        <w:t>tificación de</w:t>
      </w:r>
      <w:r w:rsidR="0054628C" w:rsidRPr="00DD70B2">
        <w:rPr>
          <w:rFonts w:ascii="Arial" w:hAnsi="Arial" w:cs="Arial"/>
          <w:lang w:val="es-ES"/>
        </w:rPr>
        <w:t xml:space="preserve"> zonas seguras</w:t>
      </w:r>
      <w:r w:rsidR="00F86942">
        <w:rPr>
          <w:rFonts w:ascii="Arial" w:hAnsi="Arial" w:cs="Arial"/>
          <w:lang w:val="es-ES"/>
        </w:rPr>
        <w:t xml:space="preserve">. </w:t>
      </w:r>
      <w:r w:rsidR="0054628C" w:rsidRPr="00DD70B2">
        <w:rPr>
          <w:rFonts w:ascii="Arial" w:hAnsi="Arial" w:cs="Arial"/>
          <w:lang w:val="es-ES"/>
        </w:rPr>
        <w:t>También se ha fortalecido las capacidades de preparación y respuesta inmediata de la población frente a emergencias</w:t>
      </w:r>
      <w:r w:rsidR="00F86942">
        <w:rPr>
          <w:rFonts w:ascii="Arial" w:hAnsi="Arial" w:cs="Arial"/>
          <w:lang w:val="es-ES"/>
        </w:rPr>
        <w:t xml:space="preserve"> de desastres</w:t>
      </w:r>
      <w:r w:rsidR="0054628C" w:rsidRPr="00DD70B2">
        <w:rPr>
          <w:rFonts w:ascii="Arial" w:hAnsi="Arial" w:cs="Arial"/>
          <w:lang w:val="es-ES"/>
        </w:rPr>
        <w:t>.</w:t>
      </w:r>
    </w:p>
    <w:p w14:paraId="7F1B7673" w14:textId="77777777" w:rsidR="00AC3A31" w:rsidRDefault="00AC3A31" w:rsidP="0054628C">
      <w:pPr>
        <w:jc w:val="both"/>
        <w:rPr>
          <w:rFonts w:ascii="Arial" w:hAnsi="Arial" w:cs="Arial"/>
          <w:lang w:val="es-ES"/>
        </w:rPr>
      </w:pPr>
    </w:p>
    <w:p w14:paraId="5B9C055F" w14:textId="77777777" w:rsidR="00AC3A31" w:rsidRDefault="00AC3A31" w:rsidP="00AC3A31">
      <w:pPr>
        <w:pStyle w:val="NoSpacing"/>
        <w:rPr>
          <w:rFonts w:ascii="Arial" w:hAnsi="Arial" w:cs="Arial"/>
          <w:b/>
          <w:sz w:val="20"/>
          <w:szCs w:val="20"/>
        </w:rPr>
      </w:pPr>
      <w:r w:rsidRPr="00C37A96">
        <w:rPr>
          <w:rFonts w:ascii="Arial" w:hAnsi="Arial" w:cs="Arial"/>
          <w:b/>
          <w:noProof/>
          <w:lang w:val="en-US"/>
        </w:rPr>
        <w:drawing>
          <wp:inline distT="0" distB="0" distL="0" distR="0" wp14:anchorId="71C7C79A" wp14:editId="18414D51">
            <wp:extent cx="781050" cy="581025"/>
            <wp:effectExtent l="0" t="0" r="0" b="9525"/>
            <wp:docPr id="26" name="Imagen 26"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0B87076C" w14:textId="77777777" w:rsidR="00AC3A31" w:rsidRPr="00561F7F" w:rsidRDefault="00AC3A31" w:rsidP="00AC3A31">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56348204" w14:textId="77777777" w:rsidR="00315AAE" w:rsidRPr="00357EEF" w:rsidRDefault="00315AAE" w:rsidP="009B7DA5">
      <w:pPr>
        <w:autoSpaceDE w:val="0"/>
        <w:autoSpaceDN w:val="0"/>
        <w:adjustRightInd w:val="0"/>
        <w:spacing w:after="0" w:line="360" w:lineRule="auto"/>
        <w:jc w:val="center"/>
        <w:rPr>
          <w:rFonts w:ascii="Arial" w:hAnsi="Arial" w:cs="Arial"/>
          <w:b/>
          <w:color w:val="000000"/>
        </w:rPr>
      </w:pPr>
      <w:r w:rsidRPr="00357EEF">
        <w:rPr>
          <w:rFonts w:ascii="Arial" w:hAnsi="Arial" w:cs="Arial"/>
          <w:b/>
          <w:color w:val="000000"/>
        </w:rPr>
        <w:t>LA VISION</w:t>
      </w:r>
    </w:p>
    <w:p w14:paraId="376CADBE" w14:textId="77777777" w:rsidR="00315AAE" w:rsidRPr="00357EEF" w:rsidRDefault="00315AAE" w:rsidP="00315AAE">
      <w:pPr>
        <w:autoSpaceDE w:val="0"/>
        <w:autoSpaceDN w:val="0"/>
        <w:adjustRightInd w:val="0"/>
        <w:spacing w:after="0" w:line="360" w:lineRule="auto"/>
        <w:jc w:val="both"/>
        <w:rPr>
          <w:rFonts w:ascii="Arial" w:hAnsi="Arial" w:cs="Arial"/>
        </w:rPr>
      </w:pPr>
      <w:r w:rsidRPr="00357EEF">
        <w:rPr>
          <w:rFonts w:ascii="Arial" w:hAnsi="Arial" w:cs="Arial"/>
        </w:rPr>
        <w:t>“Nosotros, los integrantes del Foro del Acuerdo Nacional, conscientes de nuestro compromiso de trabajar unidos para lograr el bienestar de la población en todo el territorio nacional, luego de un profundo debate y reflexión, hemos aprobado por consenso la Visión del Perú al 2050”</w:t>
      </w:r>
    </w:p>
    <w:p w14:paraId="5F522724" w14:textId="77777777" w:rsidR="00040660" w:rsidRDefault="00040660" w:rsidP="00315AAE">
      <w:pPr>
        <w:autoSpaceDE w:val="0"/>
        <w:autoSpaceDN w:val="0"/>
        <w:adjustRightInd w:val="0"/>
        <w:spacing w:after="0" w:line="360" w:lineRule="auto"/>
        <w:jc w:val="center"/>
        <w:rPr>
          <w:rFonts w:ascii="Arial" w:hAnsi="Arial" w:cs="Arial"/>
          <w:b/>
          <w:bCs/>
          <w:color w:val="000000"/>
        </w:rPr>
      </w:pPr>
    </w:p>
    <w:p w14:paraId="6DB4771A" w14:textId="77777777" w:rsidR="00315AAE" w:rsidRPr="00357EEF" w:rsidRDefault="00315AAE" w:rsidP="00315AAE">
      <w:pPr>
        <w:autoSpaceDE w:val="0"/>
        <w:autoSpaceDN w:val="0"/>
        <w:adjustRightInd w:val="0"/>
        <w:spacing w:after="0" w:line="360" w:lineRule="auto"/>
        <w:jc w:val="center"/>
        <w:rPr>
          <w:rFonts w:ascii="Arial" w:hAnsi="Arial" w:cs="Arial"/>
          <w:b/>
          <w:bCs/>
          <w:color w:val="000000"/>
        </w:rPr>
      </w:pPr>
      <w:r w:rsidRPr="00357EEF">
        <w:rPr>
          <w:rFonts w:ascii="Arial" w:hAnsi="Arial" w:cs="Arial"/>
          <w:b/>
          <w:bCs/>
          <w:color w:val="000000"/>
        </w:rPr>
        <w:t>VISION DEL PERU AL 2050</w:t>
      </w:r>
    </w:p>
    <w:p w14:paraId="3F4A1748" w14:textId="77777777" w:rsidR="00315AAE" w:rsidRPr="00357EEF" w:rsidRDefault="00040660" w:rsidP="00315AAE">
      <w:pPr>
        <w:autoSpaceDE w:val="0"/>
        <w:autoSpaceDN w:val="0"/>
        <w:adjustRightInd w:val="0"/>
        <w:spacing w:after="0" w:line="360" w:lineRule="auto"/>
        <w:jc w:val="both"/>
        <w:rPr>
          <w:rFonts w:ascii="Arial" w:hAnsi="Arial" w:cs="Arial"/>
        </w:rPr>
      </w:pPr>
      <w:r w:rsidRPr="00357EEF">
        <w:rPr>
          <w:rFonts w:ascii="Arial" w:hAnsi="Arial" w:cs="Arial"/>
        </w:rPr>
        <w:t xml:space="preserve"> </w:t>
      </w:r>
      <w:r w:rsidR="00315AAE" w:rsidRPr="00357EEF">
        <w:rPr>
          <w:rFonts w:ascii="Arial" w:hAnsi="Arial" w:cs="Arial"/>
        </w:rPr>
        <w:t>“Al 2050, somos un país democrático, respetuoso del Estado de derecho y de la institucionalidad, integrado al mundo y proyectado hacia un futuro que garantiza la defensa de la persona humana y de su dignidad en todo el territorio nacional.Estamos orgullosos de nuestra identidad, propia de la diversidad étnica, cultural y lingüística del país.</w:t>
      </w:r>
    </w:p>
    <w:p w14:paraId="186C024B" w14:textId="77777777" w:rsidR="00315AAE" w:rsidRPr="00357EEF" w:rsidRDefault="00315AAE" w:rsidP="00315AAE">
      <w:pPr>
        <w:autoSpaceDE w:val="0"/>
        <w:autoSpaceDN w:val="0"/>
        <w:adjustRightInd w:val="0"/>
        <w:spacing w:after="0" w:line="360" w:lineRule="auto"/>
        <w:jc w:val="both"/>
        <w:rPr>
          <w:rFonts w:ascii="Arial" w:hAnsi="Arial" w:cs="Arial"/>
        </w:rPr>
      </w:pPr>
      <w:r w:rsidRPr="00357EEF">
        <w:rPr>
          <w:rFonts w:ascii="Arial" w:hAnsi="Arial" w:cs="Arial"/>
        </w:rPr>
        <w:t>Respetamos nuestra historia y patrimonio milenario, y protegemos nuestra biodiversidad.</w:t>
      </w:r>
    </w:p>
    <w:p w14:paraId="02A0C89F" w14:textId="77777777" w:rsidR="00315AAE" w:rsidRDefault="00315AAE" w:rsidP="00315AAE">
      <w:pPr>
        <w:autoSpaceDE w:val="0"/>
        <w:autoSpaceDN w:val="0"/>
        <w:adjustRightInd w:val="0"/>
        <w:spacing w:after="0" w:line="360" w:lineRule="auto"/>
        <w:jc w:val="both"/>
        <w:rPr>
          <w:rFonts w:ascii="Arial" w:hAnsi="Arial" w:cs="Arial"/>
        </w:rPr>
      </w:pPr>
      <w:r w:rsidRPr="00357EEF">
        <w:rPr>
          <w:rFonts w:ascii="Arial" w:hAnsi="Arial" w:cs="Arial"/>
        </w:rPr>
        <w:t>El Estado constitucional es unitario y descentralizado. Su accionar es ético, transparente, eficaz, eficiente, moderno y con enfoque intercultural.</w:t>
      </w:r>
      <w:r w:rsidR="009B7DA5">
        <w:rPr>
          <w:rFonts w:ascii="Arial" w:hAnsi="Arial" w:cs="Arial"/>
        </w:rPr>
        <w:t xml:space="preserve"> </w:t>
      </w:r>
      <w:r w:rsidRPr="00357EEF">
        <w:rPr>
          <w:rFonts w:ascii="Arial" w:hAnsi="Arial" w:cs="Arial"/>
        </w:rPr>
        <w:t>Juntos, hemos logrado un desarrollo inclusivo, en igualdad de oportunidades, competitivo y sostenible en todo el territorio nacional, que ha permitido erradicar la pobreza extrema y asegurar el fortalecimiento de la familia.”</w:t>
      </w:r>
      <w:r w:rsidR="00357EEF">
        <w:rPr>
          <w:rFonts w:ascii="Arial" w:hAnsi="Arial" w:cs="Arial"/>
        </w:rPr>
        <w:t xml:space="preserve"> </w:t>
      </w:r>
      <w:r w:rsidR="00357EEF" w:rsidRPr="00873AD9">
        <w:rPr>
          <w:rFonts w:ascii="Arial" w:hAnsi="Arial" w:cs="Arial"/>
          <w:b/>
        </w:rPr>
        <w:t>Fuente</w:t>
      </w:r>
      <w:r w:rsidR="00357EEF">
        <w:rPr>
          <w:rFonts w:ascii="Arial" w:hAnsi="Arial" w:cs="Arial"/>
        </w:rPr>
        <w:t xml:space="preserve">: </w:t>
      </w:r>
      <w:r w:rsidR="00873AD9">
        <w:rPr>
          <w:rFonts w:ascii="Arial" w:hAnsi="Arial" w:cs="Arial"/>
        </w:rPr>
        <w:t>Acuerdo del Foro Nacional</w:t>
      </w:r>
    </w:p>
    <w:p w14:paraId="6D3D3947" w14:textId="77777777" w:rsidR="00DF63F2" w:rsidRPr="00357EEF" w:rsidRDefault="00DF63F2" w:rsidP="00DF63F2">
      <w:pPr>
        <w:pStyle w:val="ListParagraph"/>
        <w:autoSpaceDE w:val="0"/>
        <w:autoSpaceDN w:val="0"/>
        <w:adjustRightInd w:val="0"/>
        <w:spacing w:after="0" w:line="360" w:lineRule="auto"/>
        <w:jc w:val="both"/>
        <w:rPr>
          <w:rFonts w:ascii="Arial" w:hAnsi="Arial" w:cs="Arial"/>
          <w:b/>
          <w:color w:val="000000"/>
        </w:rPr>
      </w:pPr>
      <w:r w:rsidRPr="00357EEF">
        <w:rPr>
          <w:rFonts w:ascii="Arial" w:hAnsi="Arial" w:cs="Arial"/>
          <w:b/>
          <w:color w:val="000000"/>
        </w:rPr>
        <w:t>VISION DE DESARROLLO REGION JUNIN AL 2030</w:t>
      </w:r>
    </w:p>
    <w:p w14:paraId="60CB3781" w14:textId="77777777" w:rsidR="00DF63F2" w:rsidRPr="00357EEF" w:rsidRDefault="009B7DA5" w:rsidP="008D4F06">
      <w:pPr>
        <w:autoSpaceDE w:val="0"/>
        <w:autoSpaceDN w:val="0"/>
        <w:adjustRightInd w:val="0"/>
        <w:spacing w:after="0" w:line="360" w:lineRule="auto"/>
        <w:jc w:val="both"/>
        <w:rPr>
          <w:rFonts w:ascii="Arial" w:hAnsi="Arial" w:cs="Arial"/>
          <w:color w:val="000000"/>
        </w:rPr>
      </w:pPr>
      <w:r>
        <w:rPr>
          <w:rFonts w:ascii="Arial" w:hAnsi="Arial" w:cs="Arial"/>
          <w:color w:val="000000"/>
        </w:rPr>
        <w:t xml:space="preserve"> </w:t>
      </w:r>
      <w:r w:rsidR="00357EEF">
        <w:rPr>
          <w:rFonts w:ascii="Arial" w:hAnsi="Arial" w:cs="Arial"/>
          <w:color w:val="000000"/>
        </w:rPr>
        <w:t>“</w:t>
      </w:r>
      <w:r w:rsidR="00DF63F2" w:rsidRPr="00357EEF">
        <w:rPr>
          <w:rFonts w:ascii="Arial" w:hAnsi="Arial" w:cs="Arial"/>
          <w:color w:val="000000"/>
        </w:rPr>
        <w:t>Junín al 2030 integrado, moderno, transparente y ordenado, tiene alto nivel de</w:t>
      </w:r>
      <w:r w:rsidR="008D4F06" w:rsidRPr="00357EEF">
        <w:rPr>
          <w:rFonts w:ascii="Arial" w:hAnsi="Arial" w:cs="Arial"/>
          <w:color w:val="000000"/>
        </w:rPr>
        <w:t xml:space="preserve"> </w:t>
      </w:r>
      <w:r w:rsidR="00DF63F2" w:rsidRPr="00357EEF">
        <w:rPr>
          <w:rFonts w:ascii="Arial" w:hAnsi="Arial" w:cs="Arial"/>
          <w:color w:val="000000"/>
        </w:rPr>
        <w:t>desarrollo humano, ciudadanos emprendedores y exitosos, con acceso pleno a</w:t>
      </w:r>
      <w:r w:rsidR="008D4F06" w:rsidRPr="00357EEF">
        <w:rPr>
          <w:rFonts w:ascii="Arial" w:hAnsi="Arial" w:cs="Arial"/>
          <w:color w:val="000000"/>
        </w:rPr>
        <w:t xml:space="preserve"> </w:t>
      </w:r>
      <w:r w:rsidR="00DF63F2" w:rsidRPr="00357EEF">
        <w:rPr>
          <w:rFonts w:ascii="Arial" w:hAnsi="Arial" w:cs="Arial"/>
          <w:color w:val="000000"/>
        </w:rPr>
        <w:t>servicios básicos y especializados de calidad, cre</w:t>
      </w:r>
      <w:r w:rsidR="008D4F06" w:rsidRPr="00357EEF">
        <w:rPr>
          <w:rFonts w:ascii="Arial" w:hAnsi="Arial" w:cs="Arial"/>
          <w:color w:val="000000"/>
        </w:rPr>
        <w:t>cimiento económico, industriali</w:t>
      </w:r>
      <w:r w:rsidR="00DF63F2" w:rsidRPr="00357EEF">
        <w:rPr>
          <w:rFonts w:ascii="Arial" w:hAnsi="Arial" w:cs="Arial"/>
          <w:color w:val="000000"/>
        </w:rPr>
        <w:t>zado y aprovechamiento sostenible de la biodiversidad y ecosistemas; vigoriza el</w:t>
      </w:r>
      <w:r w:rsidR="008D4F06" w:rsidRPr="00357EEF">
        <w:rPr>
          <w:rFonts w:ascii="Arial" w:hAnsi="Arial" w:cs="Arial"/>
          <w:color w:val="000000"/>
        </w:rPr>
        <w:t xml:space="preserve"> </w:t>
      </w:r>
      <w:r w:rsidR="00DF63F2" w:rsidRPr="00357EEF">
        <w:rPr>
          <w:rFonts w:ascii="Arial" w:hAnsi="Arial" w:cs="Arial"/>
          <w:color w:val="000000"/>
        </w:rPr>
        <w:t>proceso de grandes cambios y lidera la región centro.</w:t>
      </w:r>
      <w:r w:rsidR="00357EEF">
        <w:rPr>
          <w:rFonts w:ascii="Arial" w:hAnsi="Arial" w:cs="Arial"/>
          <w:color w:val="000000"/>
        </w:rPr>
        <w:t>”</w:t>
      </w:r>
      <w:r w:rsidR="00873AD9">
        <w:rPr>
          <w:rFonts w:ascii="Arial" w:hAnsi="Arial" w:cs="Arial"/>
          <w:color w:val="000000"/>
        </w:rPr>
        <w:t xml:space="preserve"> </w:t>
      </w:r>
      <w:r w:rsidR="00873AD9" w:rsidRPr="00873AD9">
        <w:rPr>
          <w:rFonts w:ascii="Arial" w:hAnsi="Arial" w:cs="Arial"/>
          <w:b/>
          <w:color w:val="000000"/>
        </w:rPr>
        <w:t>Fuente:</w:t>
      </w:r>
      <w:r w:rsidR="00873AD9">
        <w:rPr>
          <w:rFonts w:ascii="Arial" w:hAnsi="Arial" w:cs="Arial"/>
          <w:b/>
          <w:color w:val="000000"/>
        </w:rPr>
        <w:t xml:space="preserve"> </w:t>
      </w:r>
      <w:r w:rsidR="00873AD9" w:rsidRPr="00873AD9">
        <w:rPr>
          <w:rFonts w:ascii="Arial" w:hAnsi="Arial" w:cs="Arial"/>
          <w:color w:val="000000"/>
        </w:rPr>
        <w:t>PDRC Junín al 2030</w:t>
      </w:r>
    </w:p>
    <w:p w14:paraId="6F1D3131" w14:textId="77777777" w:rsidR="00315AAE" w:rsidRPr="00357EEF" w:rsidRDefault="00315AAE" w:rsidP="00315AAE">
      <w:pPr>
        <w:autoSpaceDE w:val="0"/>
        <w:autoSpaceDN w:val="0"/>
        <w:adjustRightInd w:val="0"/>
        <w:spacing w:after="0" w:line="360" w:lineRule="auto"/>
        <w:rPr>
          <w:rFonts w:ascii="Arial" w:hAnsi="Arial" w:cs="Arial"/>
          <w:color w:val="000000"/>
        </w:rPr>
      </w:pPr>
    </w:p>
    <w:p w14:paraId="4DF52321" w14:textId="77777777" w:rsidR="00315AAE" w:rsidRDefault="00315AAE" w:rsidP="00315AAE">
      <w:pPr>
        <w:autoSpaceDE w:val="0"/>
        <w:autoSpaceDN w:val="0"/>
        <w:adjustRightInd w:val="0"/>
        <w:spacing w:after="0" w:line="360" w:lineRule="auto"/>
        <w:jc w:val="center"/>
        <w:rPr>
          <w:rFonts w:ascii="Arial" w:hAnsi="Arial" w:cs="Arial"/>
          <w:b/>
          <w:color w:val="000000"/>
        </w:rPr>
      </w:pPr>
      <w:r w:rsidRPr="00357EEF">
        <w:rPr>
          <w:rFonts w:ascii="Arial" w:hAnsi="Arial" w:cs="Arial"/>
          <w:b/>
          <w:color w:val="000000"/>
        </w:rPr>
        <w:t>VISION DEL DISTRITO DE HUACRAPUQUIO AL 2030</w:t>
      </w:r>
    </w:p>
    <w:p w14:paraId="50518C6B" w14:textId="77777777" w:rsidR="00553579" w:rsidRPr="00553579" w:rsidRDefault="00553579" w:rsidP="00553579">
      <w:pPr>
        <w:spacing w:line="360" w:lineRule="auto"/>
        <w:jc w:val="both"/>
        <w:rPr>
          <w:rFonts w:ascii="Arial" w:hAnsi="Arial" w:cs="Arial"/>
        </w:rPr>
      </w:pPr>
      <w:r w:rsidRPr="00553579">
        <w:rPr>
          <w:rFonts w:ascii="Arial" w:hAnsi="Arial" w:cs="Arial"/>
        </w:rPr>
        <w:t xml:space="preserve"> Huacrapuquio, es un distrito que viene construyendo una mejor calidad de vida y desarrollo humano, con identidad cultural fortalecida; cuida su medio ambiente en forma sostenible, competitivo en la producción agropecuaria y turística. Con participación de sus instituciones y organizaciones en la gestión de gobierno local,</w:t>
      </w:r>
      <w:r w:rsidRPr="00BA6A24">
        <w:rPr>
          <w:rFonts w:ascii="Arial" w:hAnsi="Arial" w:cs="Arial"/>
          <w:b/>
        </w:rPr>
        <w:t xml:space="preserve"> </w:t>
      </w:r>
      <w:r w:rsidR="0087462F" w:rsidRPr="0087462F">
        <w:rPr>
          <w:rFonts w:ascii="Arial" w:hAnsi="Arial" w:cs="Arial"/>
        </w:rPr>
        <w:t>Fortalecerán</w:t>
      </w:r>
      <w:r w:rsidR="0087462F">
        <w:rPr>
          <w:rFonts w:ascii="Arial" w:hAnsi="Arial" w:cs="Arial"/>
        </w:rPr>
        <w:t xml:space="preserve"> la gobernabilidad local</w:t>
      </w:r>
      <w:r>
        <w:rPr>
          <w:rFonts w:ascii="Arial" w:hAnsi="Arial" w:cs="Arial"/>
        </w:rPr>
        <w:t>.</w:t>
      </w:r>
    </w:p>
    <w:p w14:paraId="6384C022" w14:textId="77777777" w:rsidR="00553579" w:rsidRPr="007A0A4B" w:rsidRDefault="00553579" w:rsidP="00553579">
      <w:pPr>
        <w:spacing w:line="360" w:lineRule="auto"/>
        <w:jc w:val="both"/>
        <w:rPr>
          <w:rFonts w:ascii="Arial" w:hAnsi="Arial" w:cs="Arial"/>
        </w:rPr>
      </w:pPr>
      <w:r w:rsidRPr="00553579">
        <w:rPr>
          <w:rFonts w:ascii="Arial" w:hAnsi="Arial" w:cs="Arial"/>
          <w:b/>
        </w:rPr>
        <w:t>1</w:t>
      </w:r>
      <w:r w:rsidRPr="007A0A4B">
        <w:rPr>
          <w:rFonts w:ascii="Arial" w:hAnsi="Arial" w:cs="Arial"/>
        </w:rPr>
        <w:t xml:space="preserve">. Se aspira que el distrito posea una identidad cultural fortalecida, dentro de una visión de construcción hacia el futuro, donde cada habitante se identifique con el distrito en sus valores culturales y sociales, </w:t>
      </w:r>
    </w:p>
    <w:p w14:paraId="76CBBB54" w14:textId="77777777" w:rsidR="00553579" w:rsidRPr="007A0A4B" w:rsidRDefault="00553579" w:rsidP="00553579">
      <w:pPr>
        <w:spacing w:line="360" w:lineRule="auto"/>
        <w:jc w:val="both"/>
        <w:rPr>
          <w:rFonts w:ascii="Arial" w:hAnsi="Arial" w:cs="Arial"/>
        </w:rPr>
      </w:pPr>
      <w:r w:rsidRPr="00553579">
        <w:rPr>
          <w:rFonts w:ascii="Arial" w:hAnsi="Arial" w:cs="Arial"/>
          <w:b/>
        </w:rPr>
        <w:t>2</w:t>
      </w:r>
      <w:r w:rsidRPr="007A0A4B">
        <w:rPr>
          <w:rFonts w:ascii="Arial" w:hAnsi="Arial" w:cs="Arial"/>
        </w:rPr>
        <w:t>. Con cuidado del Medio Ambiente Sostenible</w:t>
      </w:r>
      <w:r>
        <w:rPr>
          <w:rFonts w:ascii="Arial" w:hAnsi="Arial" w:cs="Arial"/>
        </w:rPr>
        <w:t>,</w:t>
      </w:r>
      <w:r w:rsidRPr="007A0A4B">
        <w:rPr>
          <w:rFonts w:ascii="Arial" w:hAnsi="Arial" w:cs="Arial"/>
        </w:rPr>
        <w:t xml:space="preserve"> que garantice una mejor calidad de vida de las generaciones futuras. Es tener en cuenta el cuidado del medio ambiente y aspira</w:t>
      </w:r>
      <w:r>
        <w:rPr>
          <w:rFonts w:ascii="Arial" w:hAnsi="Arial" w:cs="Arial"/>
        </w:rPr>
        <w:t xml:space="preserve"> a tener un distrito ecológico </w:t>
      </w:r>
      <w:r w:rsidRPr="007A0A4B">
        <w:rPr>
          <w:rFonts w:ascii="Arial" w:hAnsi="Arial" w:cs="Arial"/>
        </w:rPr>
        <w:t>y tratamiento de sus aguas servidas</w:t>
      </w:r>
    </w:p>
    <w:p w14:paraId="00DE83B3" w14:textId="77777777" w:rsidR="00574690" w:rsidRDefault="00574690" w:rsidP="00315AAE">
      <w:pPr>
        <w:autoSpaceDE w:val="0"/>
        <w:autoSpaceDN w:val="0"/>
        <w:adjustRightInd w:val="0"/>
        <w:spacing w:after="0" w:line="360" w:lineRule="auto"/>
        <w:jc w:val="both"/>
        <w:rPr>
          <w:rFonts w:ascii="Arial" w:hAnsi="Arial" w:cs="Arial"/>
          <w:sz w:val="24"/>
          <w:szCs w:val="24"/>
        </w:rPr>
      </w:pPr>
    </w:p>
    <w:p w14:paraId="736F1901" w14:textId="77777777" w:rsidR="00574690" w:rsidRDefault="00574690" w:rsidP="00315AAE">
      <w:pPr>
        <w:autoSpaceDE w:val="0"/>
        <w:autoSpaceDN w:val="0"/>
        <w:adjustRightInd w:val="0"/>
        <w:spacing w:after="0" w:line="360" w:lineRule="auto"/>
        <w:jc w:val="both"/>
        <w:rPr>
          <w:rFonts w:ascii="Arial" w:hAnsi="Arial" w:cs="Arial"/>
        </w:rPr>
      </w:pPr>
    </w:p>
    <w:p w14:paraId="081F374D" w14:textId="77777777" w:rsidR="009B7DA5" w:rsidRDefault="009B7DA5" w:rsidP="00315AAE">
      <w:pPr>
        <w:autoSpaceDE w:val="0"/>
        <w:autoSpaceDN w:val="0"/>
        <w:adjustRightInd w:val="0"/>
        <w:spacing w:after="0" w:line="360" w:lineRule="auto"/>
        <w:jc w:val="both"/>
        <w:rPr>
          <w:rFonts w:ascii="Arial" w:hAnsi="Arial" w:cs="Arial"/>
        </w:rPr>
      </w:pPr>
    </w:p>
    <w:p w14:paraId="30992E42" w14:textId="77777777" w:rsidR="00040660" w:rsidRPr="00BB737D" w:rsidRDefault="000215E0" w:rsidP="00040660">
      <w:pPr>
        <w:autoSpaceDE w:val="0"/>
        <w:autoSpaceDN w:val="0"/>
        <w:adjustRightInd w:val="0"/>
        <w:spacing w:after="0" w:line="360" w:lineRule="auto"/>
        <w:jc w:val="center"/>
        <w:rPr>
          <w:rFonts w:ascii="Arial" w:hAnsi="Arial" w:cs="Arial"/>
          <w:noProof/>
          <w:sz w:val="28"/>
          <w:szCs w:val="28"/>
          <w:lang w:val="es-ES"/>
        </w:rPr>
      </w:pPr>
      <w:r w:rsidRPr="00BB737D">
        <w:rPr>
          <w:rFonts w:ascii="Arial" w:hAnsi="Arial" w:cs="Arial"/>
          <w:noProof/>
          <w:sz w:val="28"/>
          <w:szCs w:val="28"/>
          <w:lang w:val="es-ES"/>
        </w:rPr>
        <w:t>FASE 3</w:t>
      </w:r>
      <w:r w:rsidR="00040660" w:rsidRPr="00BB737D">
        <w:rPr>
          <w:rFonts w:ascii="Arial" w:hAnsi="Arial" w:cs="Arial"/>
          <w:noProof/>
          <w:sz w:val="28"/>
          <w:szCs w:val="28"/>
          <w:lang w:val="es-ES"/>
        </w:rPr>
        <w:t xml:space="preserve"> DEL CICLO DE PLANEAMIENTO ESTRATEGICO PARA LA MEJORA CONTINUA</w:t>
      </w:r>
    </w:p>
    <w:p w14:paraId="7F907709" w14:textId="77777777" w:rsidR="00040660" w:rsidRPr="00BB737D" w:rsidRDefault="00040660" w:rsidP="00040660">
      <w:pPr>
        <w:autoSpaceDE w:val="0"/>
        <w:autoSpaceDN w:val="0"/>
        <w:adjustRightInd w:val="0"/>
        <w:spacing w:after="0" w:line="360" w:lineRule="auto"/>
        <w:jc w:val="center"/>
        <w:rPr>
          <w:rFonts w:ascii="Arial" w:hAnsi="Arial" w:cs="Arial"/>
          <w:b/>
          <w:color w:val="000000"/>
          <w:sz w:val="32"/>
          <w:szCs w:val="32"/>
        </w:rPr>
      </w:pPr>
      <w:r w:rsidRPr="00BB737D">
        <w:rPr>
          <w:rFonts w:ascii="Arial" w:hAnsi="Arial" w:cs="Arial"/>
          <w:b/>
          <w:color w:val="000000"/>
          <w:sz w:val="32"/>
          <w:szCs w:val="32"/>
        </w:rPr>
        <w:t>FASE 3: POLITICAS Y PLANES COORDINADOS</w:t>
      </w:r>
    </w:p>
    <w:p w14:paraId="64338509" w14:textId="77777777" w:rsidR="00C21289" w:rsidRPr="00BB737D" w:rsidRDefault="00C21289" w:rsidP="00040660">
      <w:pPr>
        <w:autoSpaceDE w:val="0"/>
        <w:autoSpaceDN w:val="0"/>
        <w:adjustRightInd w:val="0"/>
        <w:spacing w:after="0" w:line="360" w:lineRule="auto"/>
        <w:jc w:val="center"/>
        <w:rPr>
          <w:rFonts w:ascii="Arial" w:hAnsi="Arial" w:cs="Arial"/>
          <w:b/>
          <w:color w:val="000000"/>
          <w:sz w:val="32"/>
          <w:szCs w:val="32"/>
        </w:rPr>
      </w:pPr>
    </w:p>
    <w:p w14:paraId="27839259" w14:textId="77777777" w:rsidR="00C21289" w:rsidRDefault="0083093D" w:rsidP="00040660">
      <w:pPr>
        <w:autoSpaceDE w:val="0"/>
        <w:autoSpaceDN w:val="0"/>
        <w:adjustRightInd w:val="0"/>
        <w:spacing w:after="0" w:line="360" w:lineRule="auto"/>
        <w:jc w:val="center"/>
        <w:rPr>
          <w:rFonts w:ascii="Arial" w:hAnsi="Arial" w:cs="Arial"/>
          <w:b/>
          <w:color w:val="000000"/>
          <w:sz w:val="28"/>
          <w:szCs w:val="28"/>
        </w:rPr>
      </w:pPr>
      <w:r>
        <w:rPr>
          <w:noProof/>
          <w:lang w:val="en-US"/>
        </w:rPr>
        <w:drawing>
          <wp:inline distT="0" distB="0" distL="0" distR="0" wp14:anchorId="1C3FE555" wp14:editId="5A4DBD9A">
            <wp:extent cx="3689985" cy="3188043"/>
            <wp:effectExtent l="0" t="0" r="5715" b="0"/>
            <wp:docPr id="126" name="Imagen 126" descr="Resultado de imagen de imagen de politica y planes coordi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imagen de politica y planes coordinado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4622" cy="3200689"/>
                    </a:xfrm>
                    <a:prstGeom prst="rect">
                      <a:avLst/>
                    </a:prstGeom>
                    <a:noFill/>
                    <a:ln>
                      <a:noFill/>
                    </a:ln>
                  </pic:spPr>
                </pic:pic>
              </a:graphicData>
            </a:graphic>
          </wp:inline>
        </w:drawing>
      </w:r>
    </w:p>
    <w:p w14:paraId="7D921F45" w14:textId="77777777" w:rsidR="0083093D" w:rsidRDefault="0083093D" w:rsidP="00040660">
      <w:pPr>
        <w:autoSpaceDE w:val="0"/>
        <w:autoSpaceDN w:val="0"/>
        <w:adjustRightInd w:val="0"/>
        <w:spacing w:after="0" w:line="360" w:lineRule="auto"/>
        <w:jc w:val="center"/>
        <w:rPr>
          <w:rFonts w:ascii="Arial" w:hAnsi="Arial" w:cs="Arial"/>
          <w:b/>
          <w:color w:val="000000"/>
          <w:sz w:val="28"/>
          <w:szCs w:val="28"/>
        </w:rPr>
      </w:pPr>
    </w:p>
    <w:p w14:paraId="69C68A15" w14:textId="77777777" w:rsidR="0083093D" w:rsidRDefault="0083093D" w:rsidP="00040660">
      <w:pPr>
        <w:autoSpaceDE w:val="0"/>
        <w:autoSpaceDN w:val="0"/>
        <w:adjustRightInd w:val="0"/>
        <w:spacing w:after="0" w:line="360" w:lineRule="auto"/>
        <w:jc w:val="center"/>
        <w:rPr>
          <w:rFonts w:ascii="Arial" w:hAnsi="Arial" w:cs="Arial"/>
          <w:b/>
          <w:color w:val="000000"/>
          <w:sz w:val="28"/>
          <w:szCs w:val="28"/>
        </w:rPr>
      </w:pPr>
    </w:p>
    <w:p w14:paraId="00AC36C0" w14:textId="77777777" w:rsidR="00C21289" w:rsidRDefault="00C21289" w:rsidP="00040660">
      <w:pPr>
        <w:autoSpaceDE w:val="0"/>
        <w:autoSpaceDN w:val="0"/>
        <w:adjustRightInd w:val="0"/>
        <w:spacing w:after="0" w:line="360" w:lineRule="auto"/>
        <w:jc w:val="center"/>
        <w:rPr>
          <w:rFonts w:ascii="Arial" w:hAnsi="Arial" w:cs="Arial"/>
          <w:b/>
          <w:color w:val="000000"/>
          <w:sz w:val="28"/>
          <w:szCs w:val="28"/>
        </w:rPr>
      </w:pPr>
    </w:p>
    <w:p w14:paraId="69BD2589" w14:textId="77777777" w:rsidR="00574690" w:rsidRPr="00040660" w:rsidRDefault="00574690" w:rsidP="00315AAE">
      <w:pPr>
        <w:autoSpaceDE w:val="0"/>
        <w:autoSpaceDN w:val="0"/>
        <w:adjustRightInd w:val="0"/>
        <w:spacing w:after="0" w:line="360" w:lineRule="auto"/>
        <w:jc w:val="both"/>
        <w:rPr>
          <w:rFonts w:ascii="Arial" w:hAnsi="Arial" w:cs="Arial"/>
          <w:b/>
          <w:color w:val="000000"/>
          <w:sz w:val="24"/>
          <w:szCs w:val="24"/>
          <w:lang w:val="es-ES"/>
        </w:rPr>
      </w:pPr>
    </w:p>
    <w:p w14:paraId="1855E50B" w14:textId="77777777" w:rsidR="00873AD9" w:rsidRDefault="00873AD9" w:rsidP="00315AAE">
      <w:pPr>
        <w:autoSpaceDE w:val="0"/>
        <w:autoSpaceDN w:val="0"/>
        <w:adjustRightInd w:val="0"/>
        <w:spacing w:after="0" w:line="360" w:lineRule="auto"/>
        <w:jc w:val="both"/>
        <w:rPr>
          <w:rFonts w:ascii="Arial" w:hAnsi="Arial" w:cs="Arial"/>
          <w:b/>
          <w:color w:val="000000"/>
          <w:sz w:val="24"/>
          <w:szCs w:val="24"/>
        </w:rPr>
      </w:pPr>
    </w:p>
    <w:p w14:paraId="3240A7FF" w14:textId="77777777" w:rsidR="00873AD9" w:rsidRDefault="00873AD9" w:rsidP="00315AAE">
      <w:pPr>
        <w:autoSpaceDE w:val="0"/>
        <w:autoSpaceDN w:val="0"/>
        <w:adjustRightInd w:val="0"/>
        <w:spacing w:after="0" w:line="360" w:lineRule="auto"/>
        <w:jc w:val="both"/>
        <w:rPr>
          <w:rFonts w:ascii="Arial" w:hAnsi="Arial" w:cs="Arial"/>
          <w:b/>
          <w:color w:val="000000"/>
          <w:sz w:val="24"/>
          <w:szCs w:val="24"/>
        </w:rPr>
      </w:pPr>
    </w:p>
    <w:p w14:paraId="7579A2AC" w14:textId="77777777" w:rsidR="00873AD9" w:rsidRDefault="00873AD9" w:rsidP="00315AAE">
      <w:pPr>
        <w:autoSpaceDE w:val="0"/>
        <w:autoSpaceDN w:val="0"/>
        <w:adjustRightInd w:val="0"/>
        <w:spacing w:after="0" w:line="360" w:lineRule="auto"/>
        <w:jc w:val="both"/>
        <w:rPr>
          <w:rFonts w:ascii="Arial" w:hAnsi="Arial" w:cs="Arial"/>
          <w:b/>
          <w:color w:val="000000"/>
          <w:sz w:val="24"/>
          <w:szCs w:val="24"/>
        </w:rPr>
      </w:pPr>
    </w:p>
    <w:p w14:paraId="566293CC" w14:textId="77777777" w:rsidR="00873AD9" w:rsidRDefault="00873AD9" w:rsidP="00315AAE">
      <w:pPr>
        <w:autoSpaceDE w:val="0"/>
        <w:autoSpaceDN w:val="0"/>
        <w:adjustRightInd w:val="0"/>
        <w:spacing w:after="0" w:line="360" w:lineRule="auto"/>
        <w:jc w:val="both"/>
        <w:rPr>
          <w:rFonts w:ascii="Arial" w:hAnsi="Arial" w:cs="Arial"/>
          <w:b/>
          <w:color w:val="000000"/>
          <w:sz w:val="24"/>
          <w:szCs w:val="24"/>
        </w:rPr>
      </w:pPr>
    </w:p>
    <w:p w14:paraId="1ECCE7EE" w14:textId="77777777" w:rsidR="00873AD9" w:rsidRDefault="00873AD9" w:rsidP="00315AAE">
      <w:pPr>
        <w:autoSpaceDE w:val="0"/>
        <w:autoSpaceDN w:val="0"/>
        <w:adjustRightInd w:val="0"/>
        <w:spacing w:after="0" w:line="360" w:lineRule="auto"/>
        <w:jc w:val="both"/>
        <w:rPr>
          <w:rFonts w:ascii="Arial" w:hAnsi="Arial" w:cs="Arial"/>
          <w:b/>
          <w:color w:val="000000"/>
          <w:sz w:val="24"/>
          <w:szCs w:val="24"/>
        </w:rPr>
      </w:pPr>
    </w:p>
    <w:p w14:paraId="35EA61BD" w14:textId="77777777" w:rsidR="00873AD9" w:rsidRDefault="00873AD9" w:rsidP="00315AAE">
      <w:pPr>
        <w:autoSpaceDE w:val="0"/>
        <w:autoSpaceDN w:val="0"/>
        <w:adjustRightInd w:val="0"/>
        <w:spacing w:after="0" w:line="360" w:lineRule="auto"/>
        <w:jc w:val="both"/>
        <w:rPr>
          <w:rFonts w:ascii="Arial" w:hAnsi="Arial" w:cs="Arial"/>
          <w:b/>
          <w:color w:val="000000"/>
          <w:sz w:val="24"/>
          <w:szCs w:val="24"/>
        </w:rPr>
      </w:pPr>
    </w:p>
    <w:p w14:paraId="7BB4660D" w14:textId="77777777" w:rsidR="00901C24" w:rsidRDefault="00901C24" w:rsidP="00315AAE">
      <w:pPr>
        <w:autoSpaceDE w:val="0"/>
        <w:autoSpaceDN w:val="0"/>
        <w:adjustRightInd w:val="0"/>
        <w:spacing w:after="0" w:line="360" w:lineRule="auto"/>
        <w:jc w:val="both"/>
        <w:rPr>
          <w:rFonts w:ascii="Arial" w:hAnsi="Arial" w:cs="Arial"/>
          <w:b/>
          <w:color w:val="000000"/>
          <w:sz w:val="24"/>
          <w:szCs w:val="24"/>
        </w:rPr>
      </w:pPr>
    </w:p>
    <w:p w14:paraId="52BBEB1F" w14:textId="77777777" w:rsidR="00BB737D" w:rsidRDefault="00BB737D" w:rsidP="00315AAE">
      <w:pPr>
        <w:autoSpaceDE w:val="0"/>
        <w:autoSpaceDN w:val="0"/>
        <w:adjustRightInd w:val="0"/>
        <w:spacing w:after="0" w:line="360" w:lineRule="auto"/>
        <w:jc w:val="both"/>
        <w:rPr>
          <w:rFonts w:ascii="Arial" w:hAnsi="Arial" w:cs="Arial"/>
          <w:b/>
          <w:color w:val="000000"/>
          <w:sz w:val="24"/>
          <w:szCs w:val="24"/>
        </w:rPr>
      </w:pPr>
    </w:p>
    <w:p w14:paraId="0E37DB68" w14:textId="77777777" w:rsidR="00BB737D" w:rsidRDefault="00BB737D" w:rsidP="00315AAE">
      <w:pPr>
        <w:autoSpaceDE w:val="0"/>
        <w:autoSpaceDN w:val="0"/>
        <w:adjustRightInd w:val="0"/>
        <w:spacing w:after="0" w:line="360" w:lineRule="auto"/>
        <w:jc w:val="both"/>
        <w:rPr>
          <w:rFonts w:ascii="Arial" w:hAnsi="Arial" w:cs="Arial"/>
          <w:b/>
          <w:color w:val="000000"/>
          <w:sz w:val="24"/>
          <w:szCs w:val="24"/>
        </w:rPr>
      </w:pPr>
    </w:p>
    <w:p w14:paraId="0FE8E1C7" w14:textId="77777777" w:rsidR="00BB737D" w:rsidRDefault="00BB737D" w:rsidP="00315AAE">
      <w:pPr>
        <w:autoSpaceDE w:val="0"/>
        <w:autoSpaceDN w:val="0"/>
        <w:adjustRightInd w:val="0"/>
        <w:spacing w:after="0" w:line="360" w:lineRule="auto"/>
        <w:jc w:val="both"/>
        <w:rPr>
          <w:rFonts w:ascii="Arial" w:hAnsi="Arial" w:cs="Arial"/>
          <w:b/>
          <w:color w:val="000000"/>
          <w:sz w:val="24"/>
          <w:szCs w:val="24"/>
        </w:rPr>
      </w:pPr>
    </w:p>
    <w:p w14:paraId="742A3D39" w14:textId="77777777" w:rsidR="00BB737D" w:rsidRDefault="00BB737D" w:rsidP="00315AAE">
      <w:pPr>
        <w:autoSpaceDE w:val="0"/>
        <w:autoSpaceDN w:val="0"/>
        <w:adjustRightInd w:val="0"/>
        <w:spacing w:after="0" w:line="360" w:lineRule="auto"/>
        <w:jc w:val="both"/>
        <w:rPr>
          <w:rFonts w:ascii="Arial" w:hAnsi="Arial" w:cs="Arial"/>
          <w:b/>
          <w:color w:val="000000"/>
          <w:sz w:val="24"/>
          <w:szCs w:val="24"/>
        </w:rPr>
      </w:pPr>
    </w:p>
    <w:p w14:paraId="137B9AD0" w14:textId="77777777" w:rsidR="0087462F" w:rsidRDefault="0087462F" w:rsidP="00315AAE">
      <w:pPr>
        <w:autoSpaceDE w:val="0"/>
        <w:autoSpaceDN w:val="0"/>
        <w:adjustRightInd w:val="0"/>
        <w:spacing w:after="0" w:line="360" w:lineRule="auto"/>
        <w:jc w:val="both"/>
        <w:rPr>
          <w:rFonts w:ascii="Arial" w:hAnsi="Arial" w:cs="Arial"/>
          <w:b/>
          <w:color w:val="000000"/>
          <w:sz w:val="24"/>
          <w:szCs w:val="24"/>
        </w:rPr>
      </w:pPr>
    </w:p>
    <w:p w14:paraId="07EECEA5" w14:textId="77777777" w:rsidR="001351FC" w:rsidRDefault="001351FC" w:rsidP="001351FC">
      <w:pPr>
        <w:pStyle w:val="NoSpacing"/>
        <w:rPr>
          <w:rFonts w:ascii="Arial" w:hAnsi="Arial" w:cs="Arial"/>
          <w:b/>
          <w:sz w:val="20"/>
          <w:szCs w:val="20"/>
        </w:rPr>
      </w:pPr>
      <w:r w:rsidRPr="00C37A96">
        <w:rPr>
          <w:rFonts w:ascii="Arial" w:hAnsi="Arial" w:cs="Arial"/>
          <w:b/>
          <w:noProof/>
          <w:lang w:val="en-US"/>
        </w:rPr>
        <w:drawing>
          <wp:inline distT="0" distB="0" distL="0" distR="0" wp14:anchorId="736FA0F9" wp14:editId="1C7F5D1B">
            <wp:extent cx="781050" cy="581025"/>
            <wp:effectExtent l="0" t="0" r="0" b="9525"/>
            <wp:docPr id="104" name="Imagen 104"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6F7A4271" w14:textId="77777777" w:rsidR="001351FC" w:rsidRPr="00561F7F" w:rsidRDefault="001351FC" w:rsidP="001351FC">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4053D339" w14:textId="77777777" w:rsidR="00315AAE" w:rsidRPr="00BB737D" w:rsidRDefault="00315AAE" w:rsidP="00574690">
      <w:pPr>
        <w:autoSpaceDE w:val="0"/>
        <w:autoSpaceDN w:val="0"/>
        <w:adjustRightInd w:val="0"/>
        <w:spacing w:after="0" w:line="360" w:lineRule="auto"/>
        <w:jc w:val="center"/>
        <w:rPr>
          <w:rFonts w:ascii="Arial" w:hAnsi="Arial" w:cs="Arial"/>
          <w:b/>
          <w:color w:val="000000"/>
          <w:sz w:val="24"/>
          <w:szCs w:val="24"/>
        </w:rPr>
      </w:pPr>
      <w:r w:rsidRPr="00BB737D">
        <w:rPr>
          <w:rFonts w:ascii="Arial" w:hAnsi="Arial" w:cs="Arial"/>
          <w:b/>
          <w:color w:val="000000"/>
          <w:sz w:val="24"/>
          <w:szCs w:val="24"/>
        </w:rPr>
        <w:t>FASE 3: POLITICAS Y PLANES COORDINADOS</w:t>
      </w:r>
    </w:p>
    <w:p w14:paraId="6ADB1A61" w14:textId="77777777" w:rsidR="00D55559" w:rsidRPr="00BB737D" w:rsidRDefault="00D55559" w:rsidP="00D55559">
      <w:pPr>
        <w:jc w:val="both"/>
        <w:rPr>
          <w:rFonts w:ascii="Arial" w:hAnsi="Arial" w:cs="Arial"/>
          <w:b/>
          <w:sz w:val="20"/>
          <w:szCs w:val="20"/>
          <w:lang w:val="es-ES"/>
        </w:rPr>
      </w:pPr>
      <w:r w:rsidRPr="00BB737D">
        <w:rPr>
          <w:rFonts w:ascii="Arial" w:hAnsi="Arial" w:cs="Arial"/>
          <w:b/>
          <w:sz w:val="20"/>
          <w:szCs w:val="20"/>
          <w:lang w:val="es-ES"/>
        </w:rPr>
        <w:t xml:space="preserve">POLÍTICA LOCAL </w:t>
      </w:r>
    </w:p>
    <w:p w14:paraId="728FF1EC" w14:textId="77777777" w:rsidR="00D55559" w:rsidRPr="002A7940" w:rsidRDefault="00D55559" w:rsidP="002A7940">
      <w:pPr>
        <w:pStyle w:val="NoSpacing"/>
        <w:spacing w:line="360" w:lineRule="auto"/>
        <w:jc w:val="both"/>
        <w:rPr>
          <w:rFonts w:ascii="Arial" w:hAnsi="Arial" w:cs="Arial"/>
          <w:lang w:val="es-ES"/>
        </w:rPr>
      </w:pPr>
      <w:r w:rsidRPr="002A7940">
        <w:rPr>
          <w:rFonts w:ascii="Arial" w:hAnsi="Arial" w:cs="Arial"/>
          <w:lang w:val="es-ES"/>
        </w:rPr>
        <w:t xml:space="preserve">La declaración política del distrito de Huacrapuquio tiene la finalidad de impulsar el desarrollo territorial mediante el cierre de brechas socioeconómicas además incorpora enfoques de interculturalidad, sostenibilidad ambiental y la prevención ante riesgos y desastres, con el fin de constituir un distrito competitivo, sostenible, inclusivo y participativo. </w:t>
      </w:r>
    </w:p>
    <w:p w14:paraId="1740E026" w14:textId="77777777" w:rsidR="002A7940" w:rsidRPr="002A7940" w:rsidRDefault="00396217" w:rsidP="002A7940">
      <w:pPr>
        <w:pStyle w:val="NoSpacing"/>
        <w:spacing w:line="360" w:lineRule="auto"/>
        <w:jc w:val="both"/>
        <w:rPr>
          <w:rFonts w:ascii="Arial" w:hAnsi="Arial" w:cs="Arial"/>
        </w:rPr>
      </w:pPr>
      <w:r w:rsidRPr="002A7940">
        <w:rPr>
          <w:rFonts w:ascii="Arial" w:hAnsi="Arial" w:cs="Arial"/>
        </w:rPr>
        <w:t>Las políticas públicas</w:t>
      </w:r>
      <w:r w:rsidR="002A7940" w:rsidRPr="002A7940">
        <w:rPr>
          <w:rFonts w:ascii="Arial" w:hAnsi="Arial" w:cs="Arial"/>
        </w:rPr>
        <w:t>:</w:t>
      </w:r>
    </w:p>
    <w:p w14:paraId="2EE3DD8F" w14:textId="77777777" w:rsidR="002A7940" w:rsidRPr="002A7940" w:rsidRDefault="00396217" w:rsidP="002A7940">
      <w:pPr>
        <w:pStyle w:val="NoSpacing"/>
        <w:spacing w:line="360" w:lineRule="auto"/>
        <w:jc w:val="both"/>
        <w:rPr>
          <w:rFonts w:ascii="Arial" w:hAnsi="Arial" w:cs="Arial"/>
        </w:rPr>
      </w:pPr>
      <w:r w:rsidRPr="002A7940">
        <w:rPr>
          <w:rFonts w:ascii="Arial" w:hAnsi="Arial" w:cs="Arial"/>
        </w:rPr>
        <w:t xml:space="preserve"> • Son soluciones específicas de cómo manejar los asuntos públicos. </w:t>
      </w:r>
    </w:p>
    <w:p w14:paraId="76B782EC" w14:textId="77777777" w:rsidR="002A7940" w:rsidRPr="002A7940" w:rsidRDefault="00396217" w:rsidP="002A7940">
      <w:pPr>
        <w:pStyle w:val="NoSpacing"/>
        <w:spacing w:line="360" w:lineRule="auto"/>
        <w:jc w:val="both"/>
        <w:rPr>
          <w:rFonts w:ascii="Arial" w:hAnsi="Arial" w:cs="Arial"/>
        </w:rPr>
      </w:pPr>
      <w:r w:rsidRPr="002A7940">
        <w:rPr>
          <w:rFonts w:ascii="Arial" w:hAnsi="Arial" w:cs="Arial"/>
        </w:rPr>
        <w:t>• Políticas del desarrollo</w:t>
      </w:r>
      <w:r w:rsidR="002A7940" w:rsidRPr="002A7940">
        <w:rPr>
          <w:rFonts w:ascii="Arial" w:hAnsi="Arial" w:cs="Arial"/>
        </w:rPr>
        <w:t xml:space="preserve">, </w:t>
      </w:r>
      <w:r w:rsidRPr="002A7940">
        <w:rPr>
          <w:rFonts w:ascii="Arial" w:hAnsi="Arial" w:cs="Arial"/>
        </w:rPr>
        <w:t>permiten orientar la gestión de un gobierno para alcanzar sus objetivos.</w:t>
      </w:r>
    </w:p>
    <w:p w14:paraId="79269EFA" w14:textId="77777777" w:rsidR="00396217" w:rsidRPr="002A7940" w:rsidRDefault="00396217" w:rsidP="002A7940">
      <w:pPr>
        <w:pStyle w:val="NoSpacing"/>
        <w:spacing w:line="360" w:lineRule="auto"/>
        <w:jc w:val="both"/>
        <w:rPr>
          <w:rFonts w:ascii="Arial" w:hAnsi="Arial" w:cs="Arial"/>
        </w:rPr>
      </w:pPr>
      <w:r w:rsidRPr="002A7940">
        <w:rPr>
          <w:rFonts w:ascii="Arial" w:hAnsi="Arial" w:cs="Arial"/>
        </w:rPr>
        <w:t>• El diseño, gestión y evaluación de las políticas públicas son una parte fundamental del quehacer del gobierno</w:t>
      </w:r>
    </w:p>
    <w:p w14:paraId="59ADD7C7" w14:textId="77777777" w:rsidR="002A7940" w:rsidRDefault="002A7940" w:rsidP="002A7940">
      <w:pPr>
        <w:pStyle w:val="NoSpacing"/>
        <w:spacing w:line="360" w:lineRule="auto"/>
        <w:jc w:val="both"/>
        <w:rPr>
          <w:rFonts w:ascii="Arial" w:hAnsi="Arial" w:cs="Arial"/>
          <w:color w:val="222222"/>
          <w:shd w:val="clear" w:color="auto" w:fill="FFFFFF"/>
        </w:rPr>
      </w:pPr>
      <w:r w:rsidRPr="002A7940">
        <w:rPr>
          <w:rFonts w:ascii="Arial" w:hAnsi="Arial" w:cs="Arial"/>
          <w:color w:val="222222"/>
          <w:shd w:val="clear" w:color="auto" w:fill="FFFFFF"/>
        </w:rPr>
        <w:t>Las </w:t>
      </w:r>
      <w:r w:rsidRPr="002A7940">
        <w:rPr>
          <w:rFonts w:ascii="Arial" w:hAnsi="Arial" w:cs="Arial"/>
          <w:b/>
          <w:bCs/>
          <w:color w:val="222222"/>
          <w:shd w:val="clear" w:color="auto" w:fill="FFFFFF"/>
        </w:rPr>
        <w:t>Políticas locales</w:t>
      </w:r>
      <w:r w:rsidRPr="002A7940">
        <w:rPr>
          <w:rFonts w:ascii="Arial" w:hAnsi="Arial" w:cs="Arial"/>
          <w:color w:val="222222"/>
          <w:shd w:val="clear" w:color="auto" w:fill="FFFFFF"/>
        </w:rPr>
        <w:t> son fundamentales para el desarrollo de un municipio y sus habitantes, las mismas buscan generar bienestar social colectivo e individual y mejorar las condiciones de vida de la población en lo relacionado con la educación, la salud, la vivienda, los servicios </w:t>
      </w:r>
      <w:r w:rsidRPr="002A7940">
        <w:rPr>
          <w:rFonts w:ascii="Arial" w:hAnsi="Arial" w:cs="Arial"/>
          <w:b/>
          <w:bCs/>
          <w:color w:val="222222"/>
          <w:shd w:val="clear" w:color="auto" w:fill="FFFFFF"/>
        </w:rPr>
        <w:t>públicos</w:t>
      </w:r>
      <w:r w:rsidRPr="002A7940">
        <w:rPr>
          <w:rFonts w:ascii="Arial" w:hAnsi="Arial" w:cs="Arial"/>
          <w:color w:val="222222"/>
          <w:shd w:val="clear" w:color="auto" w:fill="FFFFFF"/>
        </w:rPr>
        <w:t>, entre otros aspectos.</w:t>
      </w:r>
    </w:p>
    <w:p w14:paraId="7D3BC9FA" w14:textId="77777777" w:rsidR="00A373DD" w:rsidRDefault="00A373DD" w:rsidP="002A7940">
      <w:pPr>
        <w:pStyle w:val="NoSpacing"/>
        <w:spacing w:line="360" w:lineRule="auto"/>
        <w:jc w:val="both"/>
        <w:rPr>
          <w:rFonts w:ascii="Arial" w:hAnsi="Arial" w:cs="Arial"/>
          <w:color w:val="222222"/>
          <w:shd w:val="clear" w:color="auto" w:fill="FFFFFF"/>
        </w:rPr>
      </w:pPr>
    </w:p>
    <w:p w14:paraId="79C0701B" w14:textId="77777777" w:rsidR="00A23FDB" w:rsidRPr="00A373DD" w:rsidRDefault="00A373DD" w:rsidP="002A7940">
      <w:pPr>
        <w:pStyle w:val="NoSpacing"/>
        <w:spacing w:line="360" w:lineRule="auto"/>
        <w:jc w:val="both"/>
        <w:rPr>
          <w:rFonts w:ascii="Arial" w:hAnsi="Arial" w:cs="Arial"/>
          <w:b/>
          <w:color w:val="222222"/>
          <w:shd w:val="clear" w:color="auto" w:fill="FFFFFF"/>
        </w:rPr>
      </w:pPr>
      <w:r w:rsidRPr="00A373DD">
        <w:rPr>
          <w:rFonts w:ascii="Arial" w:hAnsi="Arial" w:cs="Arial"/>
          <w:b/>
          <w:color w:val="222222"/>
          <w:shd w:val="clear" w:color="auto" w:fill="FFFFFF"/>
        </w:rPr>
        <w:t>3.1 LINEAMIENTOS DE POLITICA POR EJES ESTRATEGICOS</w:t>
      </w:r>
    </w:p>
    <w:p w14:paraId="6699B86A" w14:textId="77777777" w:rsidR="00574690" w:rsidRPr="00BB737D" w:rsidRDefault="00574690" w:rsidP="00574690">
      <w:pPr>
        <w:autoSpaceDE w:val="0"/>
        <w:autoSpaceDN w:val="0"/>
        <w:adjustRightInd w:val="0"/>
        <w:spacing w:after="0" w:line="360" w:lineRule="auto"/>
        <w:jc w:val="both"/>
        <w:rPr>
          <w:rFonts w:ascii="Arial" w:hAnsi="Arial" w:cs="Arial"/>
          <w:b/>
          <w:color w:val="000000"/>
          <w:sz w:val="20"/>
          <w:szCs w:val="20"/>
        </w:rPr>
      </w:pPr>
      <w:r w:rsidRPr="00BB737D">
        <w:rPr>
          <w:rFonts w:ascii="Arial" w:hAnsi="Arial" w:cs="Arial"/>
          <w:b/>
          <w:color w:val="000000"/>
          <w:sz w:val="20"/>
          <w:szCs w:val="20"/>
        </w:rPr>
        <w:t>EJE ESTRATEGICO 1: DERECHOS HUMANOS Y DIGNIDAD DE LAS PERSONAS</w:t>
      </w:r>
    </w:p>
    <w:p w14:paraId="3244970C" w14:textId="77777777" w:rsidR="00315AAE" w:rsidRPr="002A7940" w:rsidRDefault="00315AAE" w:rsidP="00315AAE">
      <w:pPr>
        <w:autoSpaceDE w:val="0"/>
        <w:autoSpaceDN w:val="0"/>
        <w:adjustRightInd w:val="0"/>
        <w:spacing w:after="0" w:line="360" w:lineRule="auto"/>
        <w:jc w:val="both"/>
        <w:rPr>
          <w:rFonts w:ascii="Arial" w:hAnsi="Arial" w:cs="Arial"/>
          <w:b/>
          <w:bCs/>
          <w:sz w:val="20"/>
          <w:szCs w:val="20"/>
        </w:rPr>
      </w:pPr>
      <w:r w:rsidRPr="002A7940">
        <w:rPr>
          <w:rFonts w:ascii="Arial" w:hAnsi="Arial" w:cs="Arial"/>
          <w:b/>
          <w:bCs/>
          <w:sz w:val="20"/>
          <w:szCs w:val="20"/>
        </w:rPr>
        <w:t>LINEAMIENTOS DE POLÍTICA</w:t>
      </w:r>
    </w:p>
    <w:p w14:paraId="0C63675A" w14:textId="77777777" w:rsidR="00315AAE" w:rsidRPr="00B97D80" w:rsidRDefault="00315AAE" w:rsidP="00315AAE">
      <w:pPr>
        <w:autoSpaceDE w:val="0"/>
        <w:autoSpaceDN w:val="0"/>
        <w:adjustRightInd w:val="0"/>
        <w:spacing w:after="0" w:line="360" w:lineRule="auto"/>
        <w:jc w:val="both"/>
        <w:rPr>
          <w:rFonts w:ascii="Arial" w:hAnsi="Arial" w:cs="Arial"/>
          <w:b/>
          <w:bCs/>
        </w:rPr>
      </w:pPr>
      <w:r w:rsidRPr="00B97D80">
        <w:rPr>
          <w:rFonts w:ascii="Arial" w:hAnsi="Arial" w:cs="Arial"/>
          <w:b/>
          <w:bCs/>
        </w:rPr>
        <w:t>Derechos Humanos:</w:t>
      </w:r>
    </w:p>
    <w:p w14:paraId="5C809FD1" w14:textId="77777777" w:rsidR="00315AAE" w:rsidRPr="00B97D80" w:rsidRDefault="00315AAE" w:rsidP="00D8613E">
      <w:pPr>
        <w:pStyle w:val="ListParagraph"/>
        <w:numPr>
          <w:ilvl w:val="0"/>
          <w:numId w:val="56"/>
        </w:numPr>
        <w:autoSpaceDE w:val="0"/>
        <w:autoSpaceDN w:val="0"/>
        <w:adjustRightInd w:val="0"/>
        <w:spacing w:after="0" w:line="360" w:lineRule="auto"/>
        <w:jc w:val="both"/>
        <w:rPr>
          <w:rFonts w:ascii="Arial" w:hAnsi="Arial" w:cs="Arial"/>
        </w:rPr>
      </w:pPr>
      <w:r w:rsidRPr="00B97D80">
        <w:rPr>
          <w:rFonts w:ascii="Arial" w:hAnsi="Arial" w:cs="Arial"/>
        </w:rPr>
        <w:t>Promover el cambio de actitudes en la sociedad, eliminando paulatinamente la violencia familiar y consolidando el núcleo básico familiar, fortaleciendo la cohesión social, la cultura de paz, la solidaridad y la vigencia de los valores éticos y morales.</w:t>
      </w:r>
    </w:p>
    <w:p w14:paraId="4D7FF0A3" w14:textId="77777777" w:rsidR="00315AAE" w:rsidRPr="00B97D80" w:rsidRDefault="00315AAE" w:rsidP="00315AAE">
      <w:pPr>
        <w:autoSpaceDE w:val="0"/>
        <w:autoSpaceDN w:val="0"/>
        <w:adjustRightInd w:val="0"/>
        <w:spacing w:after="0" w:line="360" w:lineRule="auto"/>
        <w:jc w:val="both"/>
        <w:rPr>
          <w:rFonts w:ascii="Arial" w:hAnsi="Arial" w:cs="Arial"/>
          <w:b/>
          <w:bCs/>
        </w:rPr>
      </w:pPr>
      <w:r w:rsidRPr="00B97D80">
        <w:rPr>
          <w:rFonts w:ascii="Arial" w:hAnsi="Arial" w:cs="Arial"/>
          <w:b/>
          <w:bCs/>
        </w:rPr>
        <w:t>Democratización:</w:t>
      </w:r>
    </w:p>
    <w:p w14:paraId="403F83A4" w14:textId="77777777" w:rsidR="00315AAE" w:rsidRPr="00B97D80" w:rsidRDefault="00315AAE" w:rsidP="00D8613E">
      <w:pPr>
        <w:pStyle w:val="ListParagraph"/>
        <w:numPr>
          <w:ilvl w:val="0"/>
          <w:numId w:val="68"/>
        </w:numPr>
        <w:autoSpaceDE w:val="0"/>
        <w:autoSpaceDN w:val="0"/>
        <w:adjustRightInd w:val="0"/>
        <w:spacing w:after="0" w:line="360" w:lineRule="auto"/>
        <w:jc w:val="both"/>
        <w:rPr>
          <w:rFonts w:ascii="Arial" w:hAnsi="Arial" w:cs="Arial"/>
        </w:rPr>
      </w:pPr>
      <w:r w:rsidRPr="00B97D80">
        <w:rPr>
          <w:rFonts w:ascii="Arial" w:hAnsi="Arial" w:cs="Arial"/>
        </w:rPr>
        <w:t>Afirmar el respeto a la diversidad cultural a través de un proceso participativo que permita la construcción de una visión compartida e incluyente, orientada a la generación de sus políticas públicas y proyectos de desarrollo, y que propicie el derecho a la identidad y el resguardo de las garantías y libertades fundamentales.</w:t>
      </w:r>
    </w:p>
    <w:p w14:paraId="5FAA1008" w14:textId="77777777" w:rsidR="00315AAE" w:rsidRPr="00B97D80" w:rsidRDefault="00315AAE" w:rsidP="00315AAE">
      <w:pPr>
        <w:autoSpaceDE w:val="0"/>
        <w:autoSpaceDN w:val="0"/>
        <w:adjustRightInd w:val="0"/>
        <w:spacing w:after="0" w:line="360" w:lineRule="auto"/>
        <w:jc w:val="both"/>
        <w:rPr>
          <w:rFonts w:ascii="Arial" w:hAnsi="Arial" w:cs="Arial"/>
          <w:b/>
          <w:bCs/>
        </w:rPr>
      </w:pPr>
      <w:r w:rsidRPr="00B97D80">
        <w:rPr>
          <w:rFonts w:ascii="Arial" w:hAnsi="Arial" w:cs="Arial"/>
          <w:b/>
          <w:bCs/>
        </w:rPr>
        <w:t>Promoción de la equidad:</w:t>
      </w:r>
    </w:p>
    <w:p w14:paraId="1A35DA80" w14:textId="77777777" w:rsidR="00BD5C87" w:rsidRPr="00B97D80" w:rsidRDefault="00B97D80" w:rsidP="00D8613E">
      <w:pPr>
        <w:pStyle w:val="ListParagraph"/>
        <w:numPr>
          <w:ilvl w:val="0"/>
          <w:numId w:val="68"/>
        </w:numPr>
        <w:autoSpaceDE w:val="0"/>
        <w:autoSpaceDN w:val="0"/>
        <w:adjustRightInd w:val="0"/>
        <w:spacing w:after="0" w:line="360" w:lineRule="auto"/>
        <w:jc w:val="both"/>
        <w:rPr>
          <w:rFonts w:ascii="Arial" w:hAnsi="Arial" w:cs="Arial"/>
        </w:rPr>
      </w:pPr>
      <w:r w:rsidRPr="00B97D80">
        <w:rPr>
          <w:rFonts w:ascii="Arial" w:hAnsi="Arial" w:cs="Arial"/>
        </w:rPr>
        <w:t>Propiciar la disminución de la desigualdad</w:t>
      </w:r>
      <w:r w:rsidR="00BD5C87" w:rsidRPr="00B97D80">
        <w:rPr>
          <w:rFonts w:ascii="Arial" w:hAnsi="Arial" w:cs="Arial"/>
        </w:rPr>
        <w:t xml:space="preserve"> de ingresos y la erradicación de la pobreza y la pobreza extrema</w:t>
      </w:r>
    </w:p>
    <w:p w14:paraId="1F0C20F1" w14:textId="77777777" w:rsidR="00BD5C87" w:rsidRPr="00B97D80" w:rsidRDefault="00BD5C87" w:rsidP="00BD5C87">
      <w:pPr>
        <w:autoSpaceDE w:val="0"/>
        <w:autoSpaceDN w:val="0"/>
        <w:adjustRightInd w:val="0"/>
        <w:spacing w:after="0" w:line="360" w:lineRule="auto"/>
        <w:jc w:val="both"/>
        <w:rPr>
          <w:rFonts w:ascii="Arial" w:hAnsi="Arial" w:cs="Arial"/>
          <w:b/>
        </w:rPr>
      </w:pPr>
      <w:r w:rsidRPr="00B97D80">
        <w:rPr>
          <w:rFonts w:ascii="Arial" w:hAnsi="Arial" w:cs="Arial"/>
          <w:b/>
        </w:rPr>
        <w:t>PRIORIDAD</w:t>
      </w:r>
    </w:p>
    <w:p w14:paraId="2F58791F" w14:textId="77777777" w:rsidR="00BD5C87" w:rsidRDefault="00BD5C87" w:rsidP="00D8613E">
      <w:pPr>
        <w:pStyle w:val="ListParagraph"/>
        <w:numPr>
          <w:ilvl w:val="0"/>
          <w:numId w:val="63"/>
        </w:numPr>
        <w:autoSpaceDE w:val="0"/>
        <w:autoSpaceDN w:val="0"/>
        <w:adjustRightInd w:val="0"/>
        <w:spacing w:after="0" w:line="360" w:lineRule="auto"/>
        <w:jc w:val="both"/>
        <w:rPr>
          <w:rFonts w:ascii="Arial" w:hAnsi="Arial" w:cs="Arial"/>
        </w:rPr>
      </w:pPr>
      <w:r w:rsidRPr="00B97D80">
        <w:rPr>
          <w:rFonts w:ascii="Arial" w:hAnsi="Arial" w:cs="Arial"/>
        </w:rPr>
        <w:t>Erradicar la pobreza y la pobreza extrema.</w:t>
      </w:r>
    </w:p>
    <w:p w14:paraId="702B5D3F" w14:textId="77777777" w:rsidR="00EC1F0E" w:rsidRDefault="00EC1F0E" w:rsidP="00EC1F0E">
      <w:pPr>
        <w:autoSpaceDE w:val="0"/>
        <w:autoSpaceDN w:val="0"/>
        <w:adjustRightInd w:val="0"/>
        <w:spacing w:after="0" w:line="360" w:lineRule="auto"/>
        <w:jc w:val="both"/>
        <w:rPr>
          <w:rFonts w:ascii="Arial" w:hAnsi="Arial" w:cs="Arial"/>
        </w:rPr>
      </w:pPr>
    </w:p>
    <w:p w14:paraId="4AA52290" w14:textId="77777777" w:rsidR="00EC1F0E" w:rsidRDefault="00EC1F0E" w:rsidP="00EC1F0E">
      <w:pPr>
        <w:autoSpaceDE w:val="0"/>
        <w:autoSpaceDN w:val="0"/>
        <w:adjustRightInd w:val="0"/>
        <w:spacing w:after="0" w:line="360" w:lineRule="auto"/>
        <w:jc w:val="both"/>
        <w:rPr>
          <w:rFonts w:ascii="Arial" w:hAnsi="Arial" w:cs="Arial"/>
        </w:rPr>
      </w:pPr>
    </w:p>
    <w:p w14:paraId="3C2BBEB6" w14:textId="77777777" w:rsidR="00D263CB" w:rsidRDefault="00D263CB" w:rsidP="00D263CB">
      <w:pPr>
        <w:pStyle w:val="NoSpacing"/>
        <w:rPr>
          <w:rFonts w:ascii="Arial" w:hAnsi="Arial" w:cs="Arial"/>
          <w:b/>
          <w:sz w:val="20"/>
          <w:szCs w:val="20"/>
        </w:rPr>
      </w:pPr>
      <w:r w:rsidRPr="00C37A96">
        <w:rPr>
          <w:rFonts w:ascii="Arial" w:hAnsi="Arial" w:cs="Arial"/>
          <w:b/>
          <w:noProof/>
          <w:lang w:val="en-US"/>
        </w:rPr>
        <w:drawing>
          <wp:inline distT="0" distB="0" distL="0" distR="0" wp14:anchorId="5D2396F8" wp14:editId="396390D8">
            <wp:extent cx="781050" cy="581025"/>
            <wp:effectExtent l="0" t="0" r="0" b="9525"/>
            <wp:docPr id="40" name="Imagen 40"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75402222" w14:textId="77777777" w:rsidR="00D263CB" w:rsidRPr="00561F7F" w:rsidRDefault="00D263CB" w:rsidP="00D263CB">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386A6046" w14:textId="77777777" w:rsidR="00EC1F0E" w:rsidRPr="006E42E2" w:rsidRDefault="00EC1F0E" w:rsidP="00EC1F0E">
      <w:pPr>
        <w:autoSpaceDE w:val="0"/>
        <w:autoSpaceDN w:val="0"/>
        <w:adjustRightInd w:val="0"/>
        <w:spacing w:after="0" w:line="360" w:lineRule="auto"/>
        <w:rPr>
          <w:rFonts w:ascii="Arial" w:hAnsi="Arial" w:cs="Arial"/>
          <w:b/>
          <w:bCs/>
          <w:color w:val="000000"/>
          <w:sz w:val="20"/>
          <w:szCs w:val="20"/>
        </w:rPr>
      </w:pPr>
      <w:r w:rsidRPr="006E42E2">
        <w:rPr>
          <w:rFonts w:ascii="Arial" w:hAnsi="Arial" w:cs="Arial"/>
          <w:b/>
          <w:bCs/>
          <w:color w:val="000000"/>
          <w:sz w:val="20"/>
          <w:szCs w:val="20"/>
        </w:rPr>
        <w:t xml:space="preserve">EJE ESTRATEGICO 2: OPORTUNIDADES Y ACCESO A LOS SERVICIOS </w:t>
      </w:r>
    </w:p>
    <w:p w14:paraId="63FC22E3" w14:textId="77777777" w:rsidR="00EC1F0E" w:rsidRPr="006E42E2" w:rsidRDefault="00EC1F0E" w:rsidP="00EC1F0E">
      <w:pPr>
        <w:autoSpaceDE w:val="0"/>
        <w:autoSpaceDN w:val="0"/>
        <w:adjustRightInd w:val="0"/>
        <w:spacing w:after="0" w:line="360" w:lineRule="auto"/>
        <w:jc w:val="both"/>
        <w:rPr>
          <w:rFonts w:ascii="Arial" w:hAnsi="Arial" w:cs="Arial"/>
          <w:b/>
          <w:bCs/>
          <w:color w:val="000000"/>
          <w:sz w:val="20"/>
          <w:szCs w:val="20"/>
        </w:rPr>
      </w:pPr>
      <w:r w:rsidRPr="006E42E2">
        <w:rPr>
          <w:rFonts w:ascii="Arial" w:hAnsi="Arial" w:cs="Arial"/>
          <w:b/>
          <w:bCs/>
          <w:color w:val="000000"/>
          <w:sz w:val="20"/>
          <w:szCs w:val="20"/>
        </w:rPr>
        <w:t>LINEAMIENTOS DE POLÍTICA</w:t>
      </w:r>
    </w:p>
    <w:p w14:paraId="5AD346EA" w14:textId="77777777" w:rsidR="00EC1F0E" w:rsidRPr="00933833" w:rsidRDefault="00EC1F0E" w:rsidP="00EC1F0E">
      <w:pPr>
        <w:autoSpaceDE w:val="0"/>
        <w:autoSpaceDN w:val="0"/>
        <w:adjustRightInd w:val="0"/>
        <w:spacing w:after="0" w:line="360" w:lineRule="auto"/>
        <w:jc w:val="both"/>
        <w:rPr>
          <w:rFonts w:ascii="Arial" w:hAnsi="Arial" w:cs="Arial"/>
          <w:b/>
          <w:bCs/>
          <w:color w:val="000000"/>
        </w:rPr>
      </w:pPr>
      <w:r w:rsidRPr="00933833">
        <w:rPr>
          <w:rFonts w:ascii="Arial" w:hAnsi="Arial" w:cs="Arial"/>
          <w:b/>
          <w:bCs/>
          <w:color w:val="000000"/>
        </w:rPr>
        <w:t>Educación</w:t>
      </w:r>
    </w:p>
    <w:p w14:paraId="765460C9" w14:textId="77777777" w:rsidR="00EC1F0E" w:rsidRPr="00933833" w:rsidRDefault="00EC1F0E" w:rsidP="00D8613E">
      <w:pPr>
        <w:pStyle w:val="ListParagraph"/>
        <w:numPr>
          <w:ilvl w:val="0"/>
          <w:numId w:val="64"/>
        </w:numPr>
        <w:jc w:val="both"/>
        <w:rPr>
          <w:rFonts w:ascii="Arial" w:hAnsi="Arial" w:cs="Arial"/>
          <w:bCs/>
          <w:color w:val="000000"/>
        </w:rPr>
      </w:pPr>
      <w:r w:rsidRPr="00933833">
        <w:rPr>
          <w:rFonts w:ascii="Arial" w:hAnsi="Arial" w:cs="Arial"/>
          <w:bCs/>
          <w:color w:val="000000"/>
        </w:rPr>
        <w:t>Asegurar la buena calidad educativa y la aplicación de buenas prácticas pedagógicas, con instituciones acogedoras e integrado</w:t>
      </w:r>
      <w:r>
        <w:rPr>
          <w:rFonts w:ascii="Arial" w:hAnsi="Arial" w:cs="Arial"/>
          <w:bCs/>
          <w:color w:val="000000"/>
        </w:rPr>
        <w:t>ras.</w:t>
      </w:r>
    </w:p>
    <w:p w14:paraId="1E1200CC" w14:textId="77777777" w:rsidR="00EC1F0E" w:rsidRPr="00933833" w:rsidRDefault="00EC1F0E" w:rsidP="00D8613E">
      <w:pPr>
        <w:pStyle w:val="ListParagraph"/>
        <w:numPr>
          <w:ilvl w:val="0"/>
          <w:numId w:val="64"/>
        </w:numPr>
        <w:jc w:val="both"/>
        <w:rPr>
          <w:rFonts w:ascii="Arial" w:hAnsi="Arial" w:cs="Arial"/>
          <w:bCs/>
          <w:color w:val="000000"/>
        </w:rPr>
      </w:pPr>
      <w:r w:rsidRPr="00933833">
        <w:rPr>
          <w:rFonts w:ascii="Arial" w:hAnsi="Arial" w:cs="Arial"/>
          <w:bCs/>
          <w:color w:val="000000"/>
        </w:rPr>
        <w:t xml:space="preserve">Mejorar </w:t>
      </w:r>
      <w:r>
        <w:rPr>
          <w:rFonts w:ascii="Arial" w:hAnsi="Arial" w:cs="Arial"/>
          <w:bCs/>
          <w:color w:val="000000"/>
        </w:rPr>
        <w:t>el aprendizaje</w:t>
      </w:r>
      <w:r w:rsidRPr="00933833">
        <w:rPr>
          <w:rFonts w:ascii="Arial" w:hAnsi="Arial" w:cs="Arial"/>
          <w:bCs/>
          <w:color w:val="000000"/>
        </w:rPr>
        <w:t xml:space="preserve"> de todos los estudiantes, desarrollando sus capaci</w:t>
      </w:r>
      <w:r>
        <w:rPr>
          <w:rFonts w:ascii="Arial" w:hAnsi="Arial" w:cs="Arial"/>
          <w:bCs/>
          <w:color w:val="000000"/>
        </w:rPr>
        <w:t>dades humanas y valores éticos.</w:t>
      </w:r>
    </w:p>
    <w:p w14:paraId="33B55CAA" w14:textId="77777777" w:rsidR="00EC1F0E" w:rsidRPr="00933833" w:rsidRDefault="00EC1F0E" w:rsidP="00EC1F0E">
      <w:pPr>
        <w:rPr>
          <w:rFonts w:ascii="Arial" w:hAnsi="Arial" w:cs="Arial"/>
          <w:b/>
          <w:bCs/>
          <w:color w:val="000000"/>
        </w:rPr>
      </w:pPr>
      <w:r w:rsidRPr="00933833">
        <w:rPr>
          <w:rFonts w:ascii="Arial" w:hAnsi="Arial" w:cs="Arial"/>
          <w:b/>
          <w:bCs/>
          <w:color w:val="000000"/>
        </w:rPr>
        <w:t>S</w:t>
      </w:r>
      <w:r>
        <w:rPr>
          <w:rFonts w:ascii="Arial" w:hAnsi="Arial" w:cs="Arial"/>
          <w:b/>
          <w:bCs/>
          <w:color w:val="000000"/>
        </w:rPr>
        <w:t>alud y A</w:t>
      </w:r>
      <w:r w:rsidRPr="00933833">
        <w:rPr>
          <w:rFonts w:ascii="Arial" w:hAnsi="Arial" w:cs="Arial"/>
          <w:b/>
          <w:bCs/>
          <w:color w:val="000000"/>
        </w:rPr>
        <w:t>seguramiento</w:t>
      </w:r>
    </w:p>
    <w:p w14:paraId="4FB0B555" w14:textId="77777777" w:rsidR="00EC1F0E" w:rsidRPr="009306ED" w:rsidRDefault="00EC1F0E" w:rsidP="00D8613E">
      <w:pPr>
        <w:pStyle w:val="ListParagraph"/>
        <w:numPr>
          <w:ilvl w:val="0"/>
          <w:numId w:val="65"/>
        </w:numPr>
        <w:jc w:val="both"/>
        <w:rPr>
          <w:rFonts w:ascii="Arial" w:hAnsi="Arial" w:cs="Arial"/>
          <w:bCs/>
          <w:color w:val="000000"/>
        </w:rPr>
      </w:pPr>
      <w:r>
        <w:rPr>
          <w:rFonts w:ascii="Arial" w:hAnsi="Arial" w:cs="Arial"/>
          <w:bCs/>
          <w:color w:val="000000"/>
        </w:rPr>
        <w:t>Promover</w:t>
      </w:r>
      <w:r w:rsidRPr="009306ED">
        <w:rPr>
          <w:rFonts w:ascii="Arial" w:hAnsi="Arial" w:cs="Arial"/>
          <w:bCs/>
          <w:color w:val="000000"/>
        </w:rPr>
        <w:t xml:space="preserve"> el enfoque preventivo y controlar las enfermedades </w:t>
      </w:r>
      <w:r>
        <w:rPr>
          <w:rFonts w:ascii="Arial" w:hAnsi="Arial" w:cs="Arial"/>
          <w:bCs/>
          <w:color w:val="000000"/>
        </w:rPr>
        <w:t>transmisibles.</w:t>
      </w:r>
    </w:p>
    <w:p w14:paraId="492953F9" w14:textId="77777777" w:rsidR="00EC1F0E" w:rsidRDefault="00EC1F0E" w:rsidP="00D8613E">
      <w:pPr>
        <w:pStyle w:val="ListParagraph"/>
        <w:numPr>
          <w:ilvl w:val="0"/>
          <w:numId w:val="65"/>
        </w:numPr>
        <w:jc w:val="both"/>
        <w:rPr>
          <w:rFonts w:ascii="Arial" w:hAnsi="Arial" w:cs="Arial"/>
          <w:bCs/>
          <w:color w:val="000000"/>
        </w:rPr>
      </w:pPr>
      <w:r w:rsidRPr="009306ED">
        <w:rPr>
          <w:rFonts w:ascii="Arial" w:hAnsi="Arial" w:cs="Arial"/>
          <w:bCs/>
          <w:color w:val="000000"/>
        </w:rPr>
        <w:t>Promover la ampliación de la cobertura del Seguro Integral de Salud. SIS</w:t>
      </w:r>
      <w:r>
        <w:rPr>
          <w:rFonts w:ascii="Arial" w:hAnsi="Arial" w:cs="Arial"/>
          <w:bCs/>
          <w:color w:val="000000"/>
        </w:rPr>
        <w:t>.</w:t>
      </w:r>
    </w:p>
    <w:p w14:paraId="518745FB" w14:textId="77777777" w:rsidR="00EC1F0E" w:rsidRPr="009306ED" w:rsidRDefault="00EC1F0E" w:rsidP="00EC1F0E">
      <w:pPr>
        <w:jc w:val="both"/>
        <w:rPr>
          <w:rFonts w:ascii="Arial" w:hAnsi="Arial" w:cs="Arial"/>
          <w:b/>
          <w:bCs/>
          <w:color w:val="000000"/>
        </w:rPr>
      </w:pPr>
      <w:r w:rsidRPr="009306ED">
        <w:rPr>
          <w:rFonts w:ascii="Arial" w:hAnsi="Arial" w:cs="Arial"/>
          <w:b/>
          <w:bCs/>
          <w:color w:val="000000"/>
        </w:rPr>
        <w:t>Vivienda y Servicios Básicos</w:t>
      </w:r>
    </w:p>
    <w:p w14:paraId="4D9495CF" w14:textId="77777777" w:rsidR="00EC1F0E" w:rsidRPr="00396AE6" w:rsidRDefault="00EC1F0E" w:rsidP="00D8613E">
      <w:pPr>
        <w:pStyle w:val="ListParagraph"/>
        <w:numPr>
          <w:ilvl w:val="1"/>
          <w:numId w:val="4"/>
        </w:numPr>
        <w:jc w:val="both"/>
        <w:rPr>
          <w:rFonts w:ascii="Arial" w:hAnsi="Arial" w:cs="Arial"/>
          <w:bCs/>
          <w:color w:val="000000"/>
        </w:rPr>
      </w:pPr>
      <w:r w:rsidRPr="00396AE6">
        <w:rPr>
          <w:rFonts w:ascii="Arial" w:hAnsi="Arial" w:cs="Arial"/>
          <w:bCs/>
          <w:color w:val="000000"/>
        </w:rPr>
        <w:t xml:space="preserve">Promover la inversión pública y privada para ampliar el acceso de la población a los servicios de agua y desagüe, recolección y disposición final de residuos sólidos, electricidad y telecomunicaciones, </w:t>
      </w:r>
    </w:p>
    <w:p w14:paraId="28243907" w14:textId="496E9EA2" w:rsidR="00EC1F0E" w:rsidRPr="00D4617F" w:rsidRDefault="008C0C6B" w:rsidP="00EC1F0E">
      <w:pPr>
        <w:rPr>
          <w:rFonts w:ascii="Arial" w:hAnsi="Arial" w:cs="Arial"/>
          <w:b/>
          <w:bCs/>
          <w:color w:val="000000"/>
        </w:rPr>
      </w:pPr>
      <w:r>
        <w:rPr>
          <w:rFonts w:ascii="Arial" w:hAnsi="Arial" w:cs="Arial"/>
          <w:b/>
          <w:bCs/>
          <w:color w:val="000000"/>
        </w:rPr>
        <w:t>PRIORIDAD</w:t>
      </w:r>
    </w:p>
    <w:p w14:paraId="10AC917F" w14:textId="77777777" w:rsidR="00EC1F0E" w:rsidRPr="006C06A8" w:rsidRDefault="00EC1F0E" w:rsidP="00D8613E">
      <w:pPr>
        <w:pStyle w:val="ListParagraph"/>
        <w:numPr>
          <w:ilvl w:val="0"/>
          <w:numId w:val="67"/>
        </w:numPr>
        <w:jc w:val="both"/>
        <w:rPr>
          <w:rFonts w:ascii="Arial" w:hAnsi="Arial" w:cs="Arial"/>
          <w:bCs/>
          <w:color w:val="000000"/>
        </w:rPr>
      </w:pPr>
      <w:r>
        <w:rPr>
          <w:rFonts w:ascii="Arial" w:hAnsi="Arial" w:cs="Arial"/>
          <w:bCs/>
          <w:color w:val="000000"/>
        </w:rPr>
        <w:t>E</w:t>
      </w:r>
      <w:r w:rsidRPr="006C06A8">
        <w:rPr>
          <w:rFonts w:ascii="Arial" w:hAnsi="Arial" w:cs="Arial"/>
          <w:bCs/>
          <w:color w:val="000000"/>
        </w:rPr>
        <w:t>rradicar la desnutrición infantil y de las madres gestantes.</w:t>
      </w:r>
    </w:p>
    <w:p w14:paraId="57E14D40" w14:textId="77777777" w:rsidR="004A0157" w:rsidRPr="006E42E2" w:rsidRDefault="004A0157" w:rsidP="004A0157">
      <w:pPr>
        <w:rPr>
          <w:rFonts w:ascii="Arial" w:hAnsi="Arial" w:cs="Arial"/>
          <w:b/>
          <w:bCs/>
          <w:color w:val="000000"/>
          <w:sz w:val="20"/>
          <w:szCs w:val="20"/>
        </w:rPr>
      </w:pPr>
      <w:r w:rsidRPr="006E42E2">
        <w:rPr>
          <w:rFonts w:ascii="Arial" w:hAnsi="Arial" w:cs="Arial"/>
          <w:b/>
          <w:bCs/>
          <w:color w:val="000000"/>
          <w:sz w:val="20"/>
          <w:szCs w:val="20"/>
        </w:rPr>
        <w:t>OBJETIVO ESTRATEGICO 3: ESTADO Y GOBERNABILIDAD LOCAL</w:t>
      </w:r>
    </w:p>
    <w:p w14:paraId="795D79BF" w14:textId="77777777" w:rsidR="004A0157" w:rsidRPr="00D263CB" w:rsidRDefault="004A0157" w:rsidP="00D263CB">
      <w:pPr>
        <w:pStyle w:val="NoSpacing"/>
        <w:jc w:val="both"/>
        <w:rPr>
          <w:rFonts w:ascii="Arial" w:hAnsi="Arial" w:cs="Arial"/>
        </w:rPr>
      </w:pPr>
      <w:r w:rsidRPr="00D263CB">
        <w:rPr>
          <w:rFonts w:ascii="Arial" w:hAnsi="Arial" w:cs="Arial"/>
          <w:b/>
        </w:rPr>
        <w:t>OBJETIVO GENERAL</w:t>
      </w:r>
      <w:r w:rsidRPr="00D263CB">
        <w:rPr>
          <w:rFonts w:ascii="Arial" w:hAnsi="Arial" w:cs="Arial"/>
        </w:rPr>
        <w:t>: Gobierno Local democrático que funciona con eficacia, eficiencia, transparencia y participativo al servicio de la ciudadanía.</w:t>
      </w:r>
    </w:p>
    <w:p w14:paraId="12148B00" w14:textId="77777777" w:rsidR="004A0157" w:rsidRPr="00D263CB" w:rsidRDefault="004A0157" w:rsidP="00D263CB">
      <w:pPr>
        <w:pStyle w:val="NoSpacing"/>
        <w:jc w:val="both"/>
        <w:rPr>
          <w:rFonts w:ascii="Arial" w:hAnsi="Arial" w:cs="Arial"/>
        </w:rPr>
      </w:pPr>
      <w:r w:rsidRPr="00D263CB">
        <w:rPr>
          <w:rFonts w:ascii="Arial" w:hAnsi="Arial" w:cs="Arial"/>
          <w:b/>
        </w:rPr>
        <w:t>Objetivo específico 1</w:t>
      </w:r>
      <w:r w:rsidRPr="00D263CB">
        <w:rPr>
          <w:rFonts w:ascii="Arial" w:hAnsi="Arial" w:cs="Arial"/>
        </w:rPr>
        <w:t>: Transparencia y eficacia de la administración pública al servicio de los derechos de las personas en general, con revaloración de los servidores y funcionarios públicos</w:t>
      </w:r>
    </w:p>
    <w:p w14:paraId="39254728" w14:textId="77777777" w:rsidR="004A0157" w:rsidRPr="00D263CB" w:rsidRDefault="004A0157" w:rsidP="00D263CB">
      <w:pPr>
        <w:pStyle w:val="NoSpacing"/>
        <w:jc w:val="both"/>
        <w:rPr>
          <w:rFonts w:ascii="Arial" w:hAnsi="Arial" w:cs="Arial"/>
          <w:color w:val="000000"/>
        </w:rPr>
      </w:pPr>
      <w:r w:rsidRPr="00D263CB">
        <w:rPr>
          <w:rFonts w:ascii="Arial" w:hAnsi="Arial" w:cs="Arial"/>
          <w:b/>
          <w:iCs/>
          <w:color w:val="000000"/>
        </w:rPr>
        <w:t>Objetivo Especifico 2</w:t>
      </w:r>
      <w:r w:rsidRPr="00D263CB">
        <w:rPr>
          <w:rFonts w:ascii="Arial" w:hAnsi="Arial" w:cs="Arial"/>
          <w:iCs/>
          <w:color w:val="000000"/>
        </w:rPr>
        <w:t xml:space="preserve">: Fortalecer la modernización de la gestión del gobierno local. </w:t>
      </w:r>
    </w:p>
    <w:p w14:paraId="6627A04C" w14:textId="77777777" w:rsidR="004A0157" w:rsidRPr="00D263CB" w:rsidRDefault="004A0157" w:rsidP="00D263CB">
      <w:pPr>
        <w:pStyle w:val="NoSpacing"/>
        <w:jc w:val="both"/>
        <w:rPr>
          <w:rFonts w:ascii="Arial" w:hAnsi="Arial" w:cs="Arial"/>
          <w:b/>
        </w:rPr>
      </w:pPr>
      <w:r w:rsidRPr="00D263CB">
        <w:rPr>
          <w:rFonts w:ascii="Arial" w:hAnsi="Arial" w:cs="Arial"/>
          <w:b/>
        </w:rPr>
        <w:t>LINEAMIENTOS DE POLÍTICA</w:t>
      </w:r>
    </w:p>
    <w:p w14:paraId="193D6A7D" w14:textId="77777777" w:rsidR="004A0157" w:rsidRPr="00D263CB" w:rsidRDefault="004A0157" w:rsidP="00D263CB">
      <w:pPr>
        <w:pStyle w:val="NoSpacing"/>
        <w:jc w:val="both"/>
        <w:rPr>
          <w:rFonts w:ascii="Arial" w:hAnsi="Arial" w:cs="Arial"/>
          <w:b/>
        </w:rPr>
      </w:pPr>
      <w:r w:rsidRPr="00D263CB">
        <w:rPr>
          <w:rFonts w:ascii="Arial" w:hAnsi="Arial" w:cs="Arial"/>
          <w:b/>
        </w:rPr>
        <w:t>Gobierno Local</w:t>
      </w:r>
    </w:p>
    <w:p w14:paraId="642AFFF2" w14:textId="77777777" w:rsidR="004A0157" w:rsidRPr="00D263CB" w:rsidRDefault="004A0157" w:rsidP="00D263CB">
      <w:pPr>
        <w:pStyle w:val="NoSpacing"/>
        <w:jc w:val="both"/>
        <w:rPr>
          <w:rFonts w:ascii="Arial" w:hAnsi="Arial" w:cs="Arial"/>
        </w:rPr>
      </w:pPr>
      <w:r w:rsidRPr="00D263CB">
        <w:rPr>
          <w:rFonts w:ascii="Arial" w:hAnsi="Arial" w:cs="Arial"/>
        </w:rPr>
        <w:t>Mejorar la Gestión del Gobierno Local, asegurando su presencia en todo el territorio local, incrementando la cobertura, eficiencia y calidad de sus servicios y la celeridad en la atención de trámites.</w:t>
      </w:r>
    </w:p>
    <w:p w14:paraId="60A9CC24" w14:textId="77777777" w:rsidR="004A0157" w:rsidRPr="00D263CB" w:rsidRDefault="004A0157" w:rsidP="00D263CB">
      <w:pPr>
        <w:pStyle w:val="NoSpacing"/>
        <w:jc w:val="both"/>
        <w:rPr>
          <w:rFonts w:ascii="Arial" w:hAnsi="Arial" w:cs="Arial"/>
          <w:b/>
        </w:rPr>
      </w:pPr>
      <w:r w:rsidRPr="00D263CB">
        <w:rPr>
          <w:rFonts w:ascii="Arial" w:hAnsi="Arial" w:cs="Arial"/>
          <w:b/>
        </w:rPr>
        <w:t>Gobernabilidad</w:t>
      </w:r>
    </w:p>
    <w:p w14:paraId="6D096A20" w14:textId="77777777" w:rsidR="004A0157" w:rsidRPr="00D263CB" w:rsidRDefault="004A0157" w:rsidP="00D263CB">
      <w:pPr>
        <w:pStyle w:val="NoSpacing"/>
        <w:jc w:val="both"/>
        <w:rPr>
          <w:rFonts w:ascii="Arial" w:hAnsi="Arial" w:cs="Arial"/>
        </w:rPr>
      </w:pPr>
      <w:r w:rsidRPr="00D263CB">
        <w:rPr>
          <w:rFonts w:ascii="Arial" w:hAnsi="Arial" w:cs="Arial"/>
        </w:rPr>
        <w:t>Fortalecer los espacios y mecanismos de participación ciudadana en las decisiones públicas, afianzando su capacidad de fiscalización y garantizando la transparencia de la información pública y la rendición de cuentas</w:t>
      </w:r>
    </w:p>
    <w:p w14:paraId="1D3940CB" w14:textId="2DFE2864" w:rsidR="004A0157" w:rsidRDefault="004A0157" w:rsidP="00A373DD">
      <w:pPr>
        <w:pStyle w:val="NoSpacing"/>
        <w:spacing w:line="360" w:lineRule="auto"/>
        <w:jc w:val="both"/>
        <w:rPr>
          <w:rFonts w:ascii="Arial" w:hAnsi="Arial" w:cs="Arial"/>
        </w:rPr>
      </w:pPr>
      <w:r w:rsidRPr="00D263CB">
        <w:rPr>
          <w:rFonts w:ascii="Arial" w:hAnsi="Arial" w:cs="Arial"/>
        </w:rPr>
        <w:t>Generalizar la planificación participativa y concertada, sobre la base de una visión compartida de futuro, de forma tal que se logre la cohesión social necesaria para alcanzar los objetivos de desarrollo en el mediano y largo plazo.</w:t>
      </w:r>
    </w:p>
    <w:p w14:paraId="1BA97063" w14:textId="77777777" w:rsidR="008C0C6B" w:rsidRPr="008C0C6B" w:rsidRDefault="008C0C6B" w:rsidP="008C0C6B">
      <w:pPr>
        <w:jc w:val="both"/>
        <w:rPr>
          <w:rFonts w:ascii="Arial" w:hAnsi="Arial" w:cs="Arial"/>
          <w:b/>
          <w:bCs/>
        </w:rPr>
      </w:pPr>
      <w:r w:rsidRPr="008C0C6B">
        <w:rPr>
          <w:rFonts w:ascii="Arial" w:hAnsi="Arial" w:cs="Arial"/>
          <w:b/>
          <w:bCs/>
        </w:rPr>
        <w:t>Seguridad Ciudadana</w:t>
      </w:r>
    </w:p>
    <w:p w14:paraId="4E493B17" w14:textId="77777777" w:rsidR="008C0C6B" w:rsidRPr="008C0C6B" w:rsidRDefault="008C0C6B" w:rsidP="008C0C6B">
      <w:pPr>
        <w:jc w:val="both"/>
        <w:rPr>
          <w:rFonts w:ascii="Arial" w:hAnsi="Arial" w:cs="Arial"/>
          <w:bCs/>
        </w:rPr>
      </w:pPr>
      <w:r w:rsidRPr="008C0C6B">
        <w:rPr>
          <w:rFonts w:ascii="Arial" w:hAnsi="Arial" w:cs="Arial"/>
          <w:bCs/>
        </w:rPr>
        <w:t>Propiciar una cultura cívica de paz, de respeto a la ley y las normas de convivencia, promoviendo una educación y una ética pública que incidan en el respeto de los derechos humanos, y sensibilizar a la ciudadanía contra la violencia.</w:t>
      </w:r>
    </w:p>
    <w:p w14:paraId="38776644" w14:textId="77777777" w:rsidR="004A0157" w:rsidRPr="00D263CB" w:rsidRDefault="004A0157" w:rsidP="00A373DD">
      <w:pPr>
        <w:pStyle w:val="NoSpacing"/>
        <w:spacing w:line="360" w:lineRule="auto"/>
        <w:jc w:val="both"/>
        <w:rPr>
          <w:rFonts w:ascii="Arial" w:hAnsi="Arial" w:cs="Arial"/>
          <w:b/>
        </w:rPr>
      </w:pPr>
      <w:r w:rsidRPr="00D263CB">
        <w:rPr>
          <w:rFonts w:ascii="Arial" w:hAnsi="Arial" w:cs="Arial"/>
          <w:b/>
        </w:rPr>
        <w:t>PRIORIDADES</w:t>
      </w:r>
    </w:p>
    <w:p w14:paraId="579B1339" w14:textId="77777777" w:rsidR="004A0157" w:rsidRPr="006B106A" w:rsidRDefault="004A0157" w:rsidP="006B106A">
      <w:pPr>
        <w:pStyle w:val="NoSpacing"/>
        <w:numPr>
          <w:ilvl w:val="0"/>
          <w:numId w:val="92"/>
        </w:numPr>
        <w:rPr>
          <w:rFonts w:ascii="Arial" w:hAnsi="Arial" w:cs="Arial"/>
        </w:rPr>
      </w:pPr>
      <w:r w:rsidRPr="006B106A">
        <w:rPr>
          <w:rFonts w:ascii="Arial" w:hAnsi="Arial" w:cs="Arial"/>
        </w:rPr>
        <w:t xml:space="preserve">Mejora de la Gestión de Gobierno Local. </w:t>
      </w:r>
    </w:p>
    <w:p w14:paraId="733D4759" w14:textId="630C457E" w:rsidR="004A0157" w:rsidRPr="006B106A" w:rsidRDefault="004A0157" w:rsidP="006B106A">
      <w:pPr>
        <w:pStyle w:val="NoSpacing"/>
        <w:numPr>
          <w:ilvl w:val="0"/>
          <w:numId w:val="92"/>
        </w:numPr>
        <w:rPr>
          <w:rFonts w:ascii="Arial" w:hAnsi="Arial" w:cs="Arial"/>
        </w:rPr>
      </w:pPr>
      <w:r w:rsidRPr="006B106A">
        <w:rPr>
          <w:rFonts w:ascii="Arial" w:hAnsi="Arial" w:cs="Arial"/>
        </w:rPr>
        <w:t>Recuperación de la credibilidad del gobierno local.</w:t>
      </w:r>
    </w:p>
    <w:p w14:paraId="1FF0BE63" w14:textId="77777777" w:rsidR="008C0C6B" w:rsidRPr="006B106A" w:rsidRDefault="008C0C6B" w:rsidP="006B106A">
      <w:pPr>
        <w:pStyle w:val="NoSpacing"/>
        <w:numPr>
          <w:ilvl w:val="0"/>
          <w:numId w:val="92"/>
        </w:numPr>
        <w:rPr>
          <w:rFonts w:ascii="Arial" w:hAnsi="Arial" w:cs="Arial"/>
          <w:bCs/>
        </w:rPr>
      </w:pPr>
      <w:r w:rsidRPr="006B106A">
        <w:rPr>
          <w:rFonts w:ascii="Arial" w:hAnsi="Arial" w:cs="Arial"/>
          <w:bCs/>
        </w:rPr>
        <w:t>Garantizar la seguridad ciudadana.</w:t>
      </w:r>
    </w:p>
    <w:p w14:paraId="10E712C7" w14:textId="77777777" w:rsidR="00634E90" w:rsidRDefault="00634E90" w:rsidP="00634E90">
      <w:pPr>
        <w:pStyle w:val="NoSpacing"/>
        <w:rPr>
          <w:rFonts w:ascii="Arial" w:hAnsi="Arial" w:cs="Arial"/>
          <w:b/>
          <w:sz w:val="20"/>
          <w:szCs w:val="20"/>
        </w:rPr>
      </w:pPr>
      <w:r w:rsidRPr="00C37A96">
        <w:rPr>
          <w:rFonts w:ascii="Arial" w:hAnsi="Arial" w:cs="Arial"/>
          <w:b/>
          <w:noProof/>
          <w:lang w:val="en-US"/>
        </w:rPr>
        <w:drawing>
          <wp:inline distT="0" distB="0" distL="0" distR="0" wp14:anchorId="3BB885C3" wp14:editId="30F054C5">
            <wp:extent cx="781050" cy="581025"/>
            <wp:effectExtent l="0" t="0" r="0" b="9525"/>
            <wp:docPr id="47" name="Imagen 47"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0BC81012" w14:textId="77777777" w:rsidR="00634E90" w:rsidRPr="00561F7F" w:rsidRDefault="00634E90" w:rsidP="00634E90">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151D49B9" w14:textId="77777777" w:rsidR="00634E90" w:rsidRDefault="00634E90" w:rsidP="00634E90">
      <w:pPr>
        <w:autoSpaceDE w:val="0"/>
        <w:autoSpaceDN w:val="0"/>
        <w:adjustRightInd w:val="0"/>
        <w:spacing w:after="0" w:line="360" w:lineRule="auto"/>
        <w:rPr>
          <w:rFonts w:ascii="Arial" w:hAnsi="Arial" w:cs="Arial"/>
          <w:b/>
          <w:bCs/>
          <w:color w:val="000000"/>
          <w:sz w:val="20"/>
          <w:szCs w:val="20"/>
        </w:rPr>
      </w:pPr>
      <w:r w:rsidRPr="006E42E2">
        <w:rPr>
          <w:rFonts w:ascii="Arial" w:hAnsi="Arial" w:cs="Arial"/>
          <w:b/>
          <w:bCs/>
          <w:color w:val="000000"/>
          <w:sz w:val="20"/>
          <w:szCs w:val="20"/>
        </w:rPr>
        <w:t xml:space="preserve">EJE ESTRATEGICO 4: DESARROLLO ECONOMICO Y COMPETITIVIDAD </w:t>
      </w:r>
    </w:p>
    <w:p w14:paraId="1FA2071D" w14:textId="77777777" w:rsidR="00634E90" w:rsidRPr="006E42E2" w:rsidRDefault="00634E90" w:rsidP="00634E90">
      <w:pPr>
        <w:autoSpaceDE w:val="0"/>
        <w:autoSpaceDN w:val="0"/>
        <w:adjustRightInd w:val="0"/>
        <w:spacing w:after="0" w:line="360" w:lineRule="auto"/>
        <w:rPr>
          <w:rFonts w:ascii="Arial" w:hAnsi="Arial" w:cs="Arial"/>
          <w:b/>
          <w:bCs/>
          <w:color w:val="000000"/>
          <w:sz w:val="20"/>
          <w:szCs w:val="20"/>
        </w:rPr>
      </w:pPr>
      <w:r>
        <w:rPr>
          <w:rFonts w:ascii="Arial" w:hAnsi="Arial" w:cs="Arial"/>
          <w:b/>
          <w:bCs/>
          <w:color w:val="000000"/>
          <w:sz w:val="20"/>
          <w:szCs w:val="20"/>
        </w:rPr>
        <w:t xml:space="preserve"> </w:t>
      </w:r>
      <w:r w:rsidRPr="00B2228A">
        <w:rPr>
          <w:rFonts w:ascii="Arial" w:hAnsi="Arial" w:cs="Arial"/>
          <w:b/>
          <w:sz w:val="20"/>
          <w:szCs w:val="20"/>
        </w:rPr>
        <w:t>Objetivo</w:t>
      </w:r>
      <w:r>
        <w:rPr>
          <w:rFonts w:ascii="Arial" w:hAnsi="Arial" w:cs="Arial"/>
          <w:b/>
          <w:sz w:val="20"/>
          <w:szCs w:val="20"/>
        </w:rPr>
        <w:t xml:space="preserve"> Estratégico Territorial</w:t>
      </w:r>
      <w:r w:rsidRPr="00B2228A">
        <w:rPr>
          <w:rFonts w:ascii="Arial" w:hAnsi="Arial" w:cs="Arial"/>
          <w:b/>
          <w:sz w:val="20"/>
          <w:szCs w:val="20"/>
        </w:rPr>
        <w:t xml:space="preserve"> Principal:</w:t>
      </w:r>
      <w:r>
        <w:t xml:space="preserve"> </w:t>
      </w:r>
      <w:r w:rsidRPr="00187FE6">
        <w:rPr>
          <w:rFonts w:ascii="Arial" w:hAnsi="Arial" w:cs="Arial"/>
          <w:sz w:val="20"/>
          <w:szCs w:val="20"/>
        </w:rPr>
        <w:t>“Desarrollar una econ</w:t>
      </w:r>
      <w:r>
        <w:rPr>
          <w:rFonts w:ascii="Arial" w:hAnsi="Arial" w:cs="Arial"/>
          <w:sz w:val="20"/>
          <w:szCs w:val="20"/>
        </w:rPr>
        <w:t>omía diversificada,</w:t>
      </w:r>
      <w:r w:rsidRPr="00187FE6">
        <w:rPr>
          <w:rFonts w:ascii="Arial" w:hAnsi="Arial" w:cs="Arial"/>
          <w:sz w:val="20"/>
          <w:szCs w:val="20"/>
        </w:rPr>
        <w:t xml:space="preserve"> con crecimiento sostenible,</w:t>
      </w:r>
      <w:r>
        <w:rPr>
          <w:rFonts w:ascii="Arial" w:hAnsi="Arial" w:cs="Arial"/>
          <w:sz w:val="20"/>
          <w:szCs w:val="20"/>
        </w:rPr>
        <w:t xml:space="preserve"> </w:t>
      </w:r>
      <w:r w:rsidRPr="00187FE6">
        <w:rPr>
          <w:rFonts w:ascii="Arial" w:hAnsi="Arial" w:cs="Arial"/>
          <w:sz w:val="20"/>
          <w:szCs w:val="20"/>
        </w:rPr>
        <w:t>generadora de empleo digno</w:t>
      </w:r>
    </w:p>
    <w:p w14:paraId="25F7B343" w14:textId="77777777" w:rsidR="00634E90" w:rsidRDefault="00634E90" w:rsidP="00634E90">
      <w:pPr>
        <w:autoSpaceDE w:val="0"/>
        <w:autoSpaceDN w:val="0"/>
        <w:adjustRightInd w:val="0"/>
        <w:spacing w:after="0" w:line="360" w:lineRule="auto"/>
        <w:rPr>
          <w:rFonts w:ascii="Arial" w:hAnsi="Arial" w:cs="Arial"/>
          <w:color w:val="000000"/>
          <w:sz w:val="24"/>
          <w:szCs w:val="24"/>
        </w:rPr>
      </w:pPr>
      <w:r w:rsidRPr="006E42E2">
        <w:rPr>
          <w:rFonts w:ascii="Arial" w:hAnsi="Arial" w:cs="Arial"/>
          <w:b/>
          <w:bCs/>
          <w:color w:val="000000"/>
        </w:rPr>
        <w:t>Objetivos Estratégico</w:t>
      </w:r>
      <w:r>
        <w:rPr>
          <w:rFonts w:ascii="Arial" w:hAnsi="Arial" w:cs="Arial"/>
          <w:b/>
          <w:bCs/>
          <w:color w:val="000000"/>
        </w:rPr>
        <w:t xml:space="preserve"> Territoriales Específicos</w:t>
      </w:r>
      <w:r w:rsidRPr="000E3888">
        <w:rPr>
          <w:rFonts w:ascii="Arial" w:hAnsi="Arial" w:cs="Arial"/>
          <w:b/>
          <w:bCs/>
          <w:color w:val="000000"/>
          <w:sz w:val="24"/>
          <w:szCs w:val="24"/>
        </w:rPr>
        <w:t xml:space="preserve">: </w:t>
      </w:r>
    </w:p>
    <w:p w14:paraId="2AA4CF02" w14:textId="77777777" w:rsidR="00634E90" w:rsidRPr="00047657" w:rsidRDefault="00634E90" w:rsidP="00D8613E">
      <w:pPr>
        <w:pStyle w:val="ListParagraph"/>
        <w:numPr>
          <w:ilvl w:val="0"/>
          <w:numId w:val="72"/>
        </w:numPr>
        <w:autoSpaceDE w:val="0"/>
        <w:autoSpaceDN w:val="0"/>
        <w:adjustRightInd w:val="0"/>
        <w:spacing w:after="0" w:line="360" w:lineRule="auto"/>
        <w:rPr>
          <w:rFonts w:ascii="Arial" w:hAnsi="Arial" w:cs="Arial"/>
          <w:color w:val="000000"/>
        </w:rPr>
      </w:pPr>
      <w:r w:rsidRPr="00047657">
        <w:rPr>
          <w:rFonts w:ascii="Arial" w:hAnsi="Arial" w:cs="Arial"/>
          <w:iCs/>
          <w:color w:val="000000"/>
        </w:rPr>
        <w:t>Fortalecer la capacidad productiva de los productores agropecuarios</w:t>
      </w:r>
    </w:p>
    <w:p w14:paraId="0FA64603" w14:textId="77777777" w:rsidR="00634E90" w:rsidRPr="00047657" w:rsidRDefault="00634E90" w:rsidP="00D8613E">
      <w:pPr>
        <w:pStyle w:val="ListParagraph"/>
        <w:numPr>
          <w:ilvl w:val="0"/>
          <w:numId w:val="72"/>
        </w:numPr>
        <w:autoSpaceDE w:val="0"/>
        <w:autoSpaceDN w:val="0"/>
        <w:adjustRightInd w:val="0"/>
        <w:spacing w:after="0" w:line="360" w:lineRule="auto"/>
        <w:rPr>
          <w:rFonts w:ascii="Arial" w:hAnsi="Arial" w:cs="Arial"/>
          <w:color w:val="000000"/>
        </w:rPr>
      </w:pPr>
      <w:r w:rsidRPr="00047657">
        <w:rPr>
          <w:rFonts w:ascii="Arial" w:hAnsi="Arial" w:cs="Arial"/>
          <w:iCs/>
          <w:color w:val="000000"/>
        </w:rPr>
        <w:t xml:space="preserve">Promover el ecoturismo y turismo vivencial </w:t>
      </w:r>
    </w:p>
    <w:p w14:paraId="78D8A319" w14:textId="77777777" w:rsidR="00634E90" w:rsidRPr="006E42E2" w:rsidRDefault="00634E90" w:rsidP="00634E90">
      <w:pPr>
        <w:autoSpaceDE w:val="0"/>
        <w:autoSpaceDN w:val="0"/>
        <w:adjustRightInd w:val="0"/>
        <w:spacing w:after="0" w:line="360" w:lineRule="auto"/>
        <w:jc w:val="both"/>
        <w:rPr>
          <w:rFonts w:ascii="Arial" w:hAnsi="Arial" w:cs="Arial"/>
          <w:b/>
          <w:bCs/>
          <w:color w:val="000000"/>
          <w:sz w:val="20"/>
          <w:szCs w:val="20"/>
        </w:rPr>
      </w:pPr>
      <w:r w:rsidRPr="006E42E2">
        <w:rPr>
          <w:rFonts w:ascii="Arial" w:hAnsi="Arial" w:cs="Arial"/>
          <w:b/>
          <w:bCs/>
          <w:color w:val="000000"/>
          <w:sz w:val="20"/>
          <w:szCs w:val="20"/>
        </w:rPr>
        <w:t>LINEAMIENTOS DE POLITICA</w:t>
      </w:r>
    </w:p>
    <w:p w14:paraId="29F5F743" w14:textId="77777777" w:rsidR="00634E90" w:rsidRPr="000E3888" w:rsidRDefault="00634E90" w:rsidP="00634E90">
      <w:pPr>
        <w:autoSpaceDE w:val="0"/>
        <w:autoSpaceDN w:val="0"/>
        <w:adjustRightInd w:val="0"/>
        <w:spacing w:after="0" w:line="360" w:lineRule="auto"/>
        <w:jc w:val="both"/>
        <w:rPr>
          <w:rFonts w:ascii="Arial" w:hAnsi="Arial" w:cs="Arial"/>
          <w:bCs/>
          <w:color w:val="000000"/>
        </w:rPr>
      </w:pPr>
      <w:r w:rsidRPr="000E3888">
        <w:rPr>
          <w:rFonts w:ascii="Arial" w:hAnsi="Arial" w:cs="Arial"/>
          <w:bCs/>
          <w:color w:val="000000"/>
        </w:rPr>
        <w:t>Promover la construcción de una economía con estructura productiva d</w:t>
      </w:r>
      <w:r>
        <w:rPr>
          <w:rFonts w:ascii="Arial" w:hAnsi="Arial" w:cs="Arial"/>
          <w:bCs/>
          <w:color w:val="000000"/>
        </w:rPr>
        <w:t>iversificada, intensiva con aplicación de la tecnología</w:t>
      </w:r>
      <w:r w:rsidRPr="000E3888">
        <w:rPr>
          <w:rFonts w:ascii="Arial" w:hAnsi="Arial" w:cs="Arial"/>
          <w:bCs/>
          <w:color w:val="000000"/>
        </w:rPr>
        <w:t xml:space="preserve">, y que permita generar igualdad de oportunidades, empleo digno; para así poder tener tasas de crecimiento sostenibles en el tiempo. </w:t>
      </w:r>
    </w:p>
    <w:p w14:paraId="5C1B7E82" w14:textId="77777777" w:rsidR="00634E90" w:rsidRPr="006E42E2" w:rsidRDefault="00634E90" w:rsidP="00634E90">
      <w:pPr>
        <w:autoSpaceDE w:val="0"/>
        <w:autoSpaceDN w:val="0"/>
        <w:adjustRightInd w:val="0"/>
        <w:spacing w:after="0" w:line="360" w:lineRule="auto"/>
        <w:jc w:val="both"/>
        <w:rPr>
          <w:rFonts w:ascii="Arial" w:hAnsi="Arial" w:cs="Arial"/>
          <w:b/>
          <w:bCs/>
          <w:color w:val="000000"/>
          <w:sz w:val="20"/>
          <w:szCs w:val="20"/>
        </w:rPr>
      </w:pPr>
      <w:r w:rsidRPr="006E42E2">
        <w:rPr>
          <w:rFonts w:ascii="Arial" w:hAnsi="Arial" w:cs="Arial"/>
          <w:b/>
          <w:bCs/>
          <w:color w:val="000000"/>
          <w:sz w:val="20"/>
          <w:szCs w:val="20"/>
        </w:rPr>
        <w:t>PRIORIDADES</w:t>
      </w:r>
    </w:p>
    <w:p w14:paraId="25D131C5" w14:textId="77777777" w:rsidR="00634E90" w:rsidRPr="000E3888" w:rsidRDefault="00634E90" w:rsidP="00D8613E">
      <w:pPr>
        <w:pStyle w:val="ListParagraph"/>
        <w:numPr>
          <w:ilvl w:val="0"/>
          <w:numId w:val="69"/>
        </w:numPr>
        <w:rPr>
          <w:rFonts w:ascii="Arial" w:hAnsi="Arial" w:cs="Arial"/>
          <w:bCs/>
          <w:color w:val="000000"/>
        </w:rPr>
      </w:pPr>
      <w:r w:rsidRPr="000E3888">
        <w:rPr>
          <w:rFonts w:ascii="Arial" w:hAnsi="Arial" w:cs="Arial"/>
          <w:bCs/>
          <w:color w:val="000000"/>
        </w:rPr>
        <w:t>Crecimiento económico sostenido.</w:t>
      </w:r>
    </w:p>
    <w:p w14:paraId="656F25A9" w14:textId="23C8C685" w:rsidR="004F47C0" w:rsidRPr="008C0C6B" w:rsidRDefault="00634E90" w:rsidP="00D8613E">
      <w:pPr>
        <w:pStyle w:val="ListParagraph"/>
        <w:numPr>
          <w:ilvl w:val="0"/>
          <w:numId w:val="69"/>
        </w:numPr>
        <w:rPr>
          <w:rFonts w:ascii="Arial" w:hAnsi="Arial" w:cs="Arial"/>
          <w:bCs/>
        </w:rPr>
      </w:pPr>
      <w:r w:rsidRPr="000E3888">
        <w:rPr>
          <w:rFonts w:ascii="Arial" w:hAnsi="Arial" w:cs="Arial"/>
          <w:bCs/>
          <w:color w:val="000000"/>
        </w:rPr>
        <w:t xml:space="preserve">Diversificación </w:t>
      </w:r>
      <w:r w:rsidR="008C0C6B" w:rsidRPr="008C0C6B">
        <w:rPr>
          <w:rFonts w:ascii="Arial" w:hAnsi="Arial" w:cs="Arial"/>
          <w:bCs/>
        </w:rPr>
        <w:t xml:space="preserve">productiva. </w:t>
      </w:r>
    </w:p>
    <w:p w14:paraId="7404AF17" w14:textId="77777777" w:rsidR="004F47C0" w:rsidRPr="008C0C6B" w:rsidRDefault="004F47C0" w:rsidP="004F47C0">
      <w:pPr>
        <w:pStyle w:val="ListParagraph"/>
        <w:ind w:left="643"/>
        <w:rPr>
          <w:rFonts w:ascii="Arial" w:hAnsi="Arial" w:cs="Arial"/>
          <w:bCs/>
        </w:rPr>
      </w:pPr>
    </w:p>
    <w:p w14:paraId="72BDF85E" w14:textId="77777777" w:rsidR="004F47C0" w:rsidRPr="004F47C0" w:rsidRDefault="004F47C0" w:rsidP="004F47C0">
      <w:pPr>
        <w:rPr>
          <w:rFonts w:ascii="Arial" w:hAnsi="Arial" w:cs="Arial"/>
          <w:bCs/>
          <w:color w:val="000000"/>
        </w:rPr>
      </w:pPr>
      <w:r w:rsidRPr="004F47C0">
        <w:rPr>
          <w:rFonts w:ascii="Arial" w:hAnsi="Arial" w:cs="Arial"/>
          <w:b/>
          <w:sz w:val="20"/>
          <w:szCs w:val="20"/>
        </w:rPr>
        <w:t>EJE ESTRATEGICO 5: DESARROLLO LOCAL E INFRAESTRUCTURA</w:t>
      </w:r>
    </w:p>
    <w:p w14:paraId="7CEE2774" w14:textId="77777777" w:rsidR="004F47C0" w:rsidRPr="005B11CA" w:rsidRDefault="004F47C0" w:rsidP="004F47C0">
      <w:pPr>
        <w:autoSpaceDE w:val="0"/>
        <w:autoSpaceDN w:val="0"/>
        <w:adjustRightInd w:val="0"/>
        <w:spacing w:after="0" w:line="360" w:lineRule="auto"/>
        <w:rPr>
          <w:rFonts w:ascii="Arial" w:hAnsi="Arial" w:cs="Arial"/>
          <w:color w:val="000000"/>
        </w:rPr>
      </w:pPr>
      <w:r w:rsidRPr="005B11CA">
        <w:rPr>
          <w:rFonts w:ascii="Arial" w:hAnsi="Arial" w:cs="Arial"/>
          <w:b/>
          <w:bCs/>
          <w:color w:val="000000"/>
        </w:rPr>
        <w:t xml:space="preserve">Objetivos Estratégicos: </w:t>
      </w:r>
    </w:p>
    <w:p w14:paraId="576C9057" w14:textId="77777777" w:rsidR="004F47C0" w:rsidRPr="005B11CA" w:rsidRDefault="004F47C0" w:rsidP="00D8613E">
      <w:pPr>
        <w:pStyle w:val="ListParagraph"/>
        <w:numPr>
          <w:ilvl w:val="0"/>
          <w:numId w:val="70"/>
        </w:numPr>
        <w:autoSpaceDE w:val="0"/>
        <w:autoSpaceDN w:val="0"/>
        <w:adjustRightInd w:val="0"/>
        <w:spacing w:after="0" w:line="360" w:lineRule="auto"/>
        <w:rPr>
          <w:rFonts w:ascii="Arial" w:hAnsi="Arial" w:cs="Arial"/>
          <w:color w:val="000000"/>
        </w:rPr>
      </w:pPr>
      <w:r w:rsidRPr="005B11CA">
        <w:rPr>
          <w:rFonts w:ascii="Arial" w:hAnsi="Arial" w:cs="Arial"/>
          <w:color w:val="000000"/>
        </w:rPr>
        <w:t>Promover infraestructura d</w:t>
      </w:r>
      <w:r>
        <w:rPr>
          <w:rFonts w:ascii="Arial" w:hAnsi="Arial" w:cs="Arial"/>
          <w:color w:val="000000"/>
        </w:rPr>
        <w:t>e desarrollo económico y social de calidad</w:t>
      </w:r>
    </w:p>
    <w:p w14:paraId="7AEA358A" w14:textId="77777777" w:rsidR="004F47C0" w:rsidRPr="00B956D2" w:rsidRDefault="004F47C0" w:rsidP="00D8613E">
      <w:pPr>
        <w:pStyle w:val="ListParagraph"/>
        <w:numPr>
          <w:ilvl w:val="0"/>
          <w:numId w:val="70"/>
        </w:numPr>
        <w:rPr>
          <w:rFonts w:ascii="Arial" w:hAnsi="Arial" w:cs="Arial"/>
          <w:color w:val="000000"/>
        </w:rPr>
      </w:pPr>
      <w:r w:rsidRPr="00B956D2">
        <w:rPr>
          <w:rFonts w:ascii="Arial" w:hAnsi="Arial" w:cs="Arial"/>
          <w:color w:val="000000"/>
        </w:rPr>
        <w:t>Desarrollar el territorio con mayor cohesión en lo físico, económico, social e institucional.</w:t>
      </w:r>
    </w:p>
    <w:p w14:paraId="0614EA78" w14:textId="77777777" w:rsidR="004F47C0" w:rsidRDefault="004F47C0" w:rsidP="004F47C0">
      <w:pPr>
        <w:autoSpaceDE w:val="0"/>
        <w:autoSpaceDN w:val="0"/>
        <w:adjustRightInd w:val="0"/>
        <w:spacing w:after="0" w:line="360" w:lineRule="auto"/>
        <w:rPr>
          <w:rFonts w:ascii="Arial" w:hAnsi="Arial" w:cs="Arial"/>
          <w:b/>
          <w:bCs/>
        </w:rPr>
      </w:pPr>
      <w:r w:rsidRPr="005B11CA">
        <w:rPr>
          <w:rFonts w:ascii="Arial" w:hAnsi="Arial" w:cs="Arial"/>
          <w:b/>
          <w:bCs/>
        </w:rPr>
        <w:t xml:space="preserve">Acciones Estratégicas: </w:t>
      </w:r>
    </w:p>
    <w:p w14:paraId="6B73B078" w14:textId="77777777" w:rsidR="004F47C0" w:rsidRDefault="004F47C0" w:rsidP="004F47C0">
      <w:pPr>
        <w:autoSpaceDE w:val="0"/>
        <w:autoSpaceDN w:val="0"/>
        <w:adjustRightInd w:val="0"/>
        <w:spacing w:after="0" w:line="360" w:lineRule="auto"/>
        <w:rPr>
          <w:rFonts w:ascii="Arial" w:hAnsi="Arial" w:cs="Arial"/>
          <w:b/>
          <w:bCs/>
        </w:rPr>
      </w:pPr>
      <w:r w:rsidRPr="00747ADD">
        <w:rPr>
          <w:rFonts w:ascii="Arial" w:hAnsi="Arial" w:cs="Arial"/>
          <w:sz w:val="20"/>
          <w:szCs w:val="20"/>
        </w:rPr>
        <w:t xml:space="preserve">Promover el fortalecimiento de capacidades </w:t>
      </w:r>
      <w:r>
        <w:rPr>
          <w:rFonts w:ascii="Arial" w:hAnsi="Arial" w:cs="Arial"/>
          <w:sz w:val="20"/>
          <w:szCs w:val="20"/>
        </w:rPr>
        <w:t>de los funcionarios</w:t>
      </w:r>
      <w:r w:rsidRPr="00747ADD">
        <w:rPr>
          <w:rFonts w:ascii="Arial" w:hAnsi="Arial" w:cs="Arial"/>
          <w:sz w:val="20"/>
          <w:szCs w:val="20"/>
        </w:rPr>
        <w:t xml:space="preserve"> locales para elaborar los estudios técnicos que requieren l</w:t>
      </w:r>
      <w:r>
        <w:rPr>
          <w:rFonts w:ascii="Arial" w:hAnsi="Arial" w:cs="Arial"/>
          <w:sz w:val="20"/>
          <w:szCs w:val="20"/>
        </w:rPr>
        <w:t>os proyectos de inversión</w:t>
      </w:r>
    </w:p>
    <w:p w14:paraId="5045D23F" w14:textId="77777777" w:rsidR="004F47C0" w:rsidRPr="007772C5" w:rsidRDefault="004F47C0" w:rsidP="004F47C0">
      <w:pPr>
        <w:autoSpaceDE w:val="0"/>
        <w:autoSpaceDN w:val="0"/>
        <w:adjustRightInd w:val="0"/>
        <w:spacing w:after="0" w:line="360" w:lineRule="auto"/>
        <w:jc w:val="both"/>
        <w:rPr>
          <w:rFonts w:ascii="Arial" w:hAnsi="Arial" w:cs="Arial"/>
          <w:b/>
          <w:sz w:val="20"/>
          <w:szCs w:val="20"/>
        </w:rPr>
      </w:pPr>
      <w:r w:rsidRPr="007772C5">
        <w:rPr>
          <w:rFonts w:ascii="Arial" w:hAnsi="Arial" w:cs="Arial"/>
          <w:b/>
          <w:sz w:val="20"/>
          <w:szCs w:val="20"/>
        </w:rPr>
        <w:t>LINEAMIENTOS DE POLITICA</w:t>
      </w:r>
    </w:p>
    <w:p w14:paraId="219F8F09" w14:textId="77777777" w:rsidR="004F47C0" w:rsidRPr="000E3888" w:rsidRDefault="004F47C0" w:rsidP="00D8613E">
      <w:pPr>
        <w:pStyle w:val="ListParagraph"/>
        <w:numPr>
          <w:ilvl w:val="0"/>
          <w:numId w:val="57"/>
        </w:numPr>
        <w:autoSpaceDE w:val="0"/>
        <w:autoSpaceDN w:val="0"/>
        <w:adjustRightInd w:val="0"/>
        <w:spacing w:after="0" w:line="360" w:lineRule="auto"/>
        <w:jc w:val="both"/>
        <w:rPr>
          <w:rFonts w:ascii="Arial" w:hAnsi="Arial" w:cs="Arial"/>
        </w:rPr>
      </w:pPr>
      <w:r w:rsidRPr="000E3888">
        <w:rPr>
          <w:rFonts w:ascii="Arial" w:hAnsi="Arial" w:cs="Arial"/>
        </w:rPr>
        <w:t>Lograr la cohesión territorial competitiva, sustentada en el desarrollo de sus potencialidades económicas, de sus recursos naturales y l</w:t>
      </w:r>
      <w:r>
        <w:rPr>
          <w:rFonts w:ascii="Arial" w:hAnsi="Arial" w:cs="Arial"/>
        </w:rPr>
        <w:t>as capacidades de la población.</w:t>
      </w:r>
    </w:p>
    <w:p w14:paraId="013EFF13" w14:textId="77777777" w:rsidR="004F47C0" w:rsidRPr="000E3888" w:rsidRDefault="004F47C0" w:rsidP="004F47C0">
      <w:pPr>
        <w:autoSpaceDE w:val="0"/>
        <w:autoSpaceDN w:val="0"/>
        <w:adjustRightInd w:val="0"/>
        <w:spacing w:after="0" w:line="360" w:lineRule="auto"/>
        <w:jc w:val="both"/>
        <w:rPr>
          <w:rFonts w:ascii="Arial" w:hAnsi="Arial" w:cs="Arial"/>
          <w:b/>
        </w:rPr>
      </w:pPr>
      <w:r w:rsidRPr="000E3888">
        <w:rPr>
          <w:rFonts w:ascii="Arial" w:hAnsi="Arial" w:cs="Arial"/>
          <w:b/>
        </w:rPr>
        <w:t>PRIORIDADES</w:t>
      </w:r>
    </w:p>
    <w:p w14:paraId="68CC3538" w14:textId="77777777" w:rsidR="004F47C0" w:rsidRPr="000E3888" w:rsidRDefault="004F47C0" w:rsidP="00D8613E">
      <w:pPr>
        <w:pStyle w:val="ListParagraph"/>
        <w:numPr>
          <w:ilvl w:val="0"/>
          <w:numId w:val="71"/>
        </w:numPr>
        <w:autoSpaceDE w:val="0"/>
        <w:autoSpaceDN w:val="0"/>
        <w:adjustRightInd w:val="0"/>
        <w:spacing w:after="0" w:line="360" w:lineRule="auto"/>
        <w:jc w:val="both"/>
        <w:rPr>
          <w:rFonts w:ascii="Arial" w:hAnsi="Arial" w:cs="Arial"/>
        </w:rPr>
      </w:pPr>
      <w:r w:rsidRPr="000E3888">
        <w:rPr>
          <w:rFonts w:ascii="Arial" w:hAnsi="Arial" w:cs="Arial"/>
        </w:rPr>
        <w:t xml:space="preserve">Cohesión territorial competitiva.  </w:t>
      </w:r>
    </w:p>
    <w:p w14:paraId="7D22A3D2" w14:textId="77777777" w:rsidR="004F47C0" w:rsidRDefault="004F47C0" w:rsidP="00D8613E">
      <w:pPr>
        <w:pStyle w:val="ListParagraph"/>
        <w:numPr>
          <w:ilvl w:val="0"/>
          <w:numId w:val="71"/>
        </w:numPr>
        <w:autoSpaceDE w:val="0"/>
        <w:autoSpaceDN w:val="0"/>
        <w:adjustRightInd w:val="0"/>
        <w:spacing w:after="0" w:line="360" w:lineRule="auto"/>
        <w:jc w:val="both"/>
        <w:rPr>
          <w:rFonts w:ascii="Arial" w:hAnsi="Arial" w:cs="Arial"/>
        </w:rPr>
      </w:pPr>
      <w:r>
        <w:rPr>
          <w:rFonts w:ascii="Arial" w:hAnsi="Arial" w:cs="Arial"/>
        </w:rPr>
        <w:t xml:space="preserve">Construcción de </w:t>
      </w:r>
      <w:r w:rsidRPr="000E3888">
        <w:rPr>
          <w:rFonts w:ascii="Arial" w:hAnsi="Arial" w:cs="Arial"/>
        </w:rPr>
        <w:t xml:space="preserve">Infraestructura </w:t>
      </w:r>
      <w:r>
        <w:rPr>
          <w:rFonts w:ascii="Arial" w:hAnsi="Arial" w:cs="Arial"/>
        </w:rPr>
        <w:t xml:space="preserve">social y productiva </w:t>
      </w:r>
      <w:r w:rsidRPr="000E3888">
        <w:rPr>
          <w:rFonts w:ascii="Arial" w:hAnsi="Arial" w:cs="Arial"/>
        </w:rPr>
        <w:t>de calidad.</w:t>
      </w:r>
    </w:p>
    <w:p w14:paraId="34F3ABF9" w14:textId="77777777" w:rsidR="004F47C0" w:rsidRDefault="004F47C0" w:rsidP="00D263CB">
      <w:pPr>
        <w:pStyle w:val="NoSpacing"/>
        <w:spacing w:line="360" w:lineRule="auto"/>
        <w:jc w:val="both"/>
        <w:rPr>
          <w:rFonts w:ascii="Arial" w:hAnsi="Arial" w:cs="Arial"/>
        </w:rPr>
      </w:pPr>
    </w:p>
    <w:p w14:paraId="03192C87" w14:textId="77777777" w:rsidR="001C0968" w:rsidRPr="001C0968" w:rsidRDefault="001C0968" w:rsidP="001C0968">
      <w:pPr>
        <w:autoSpaceDE w:val="0"/>
        <w:autoSpaceDN w:val="0"/>
        <w:adjustRightInd w:val="0"/>
        <w:spacing w:after="0" w:line="360" w:lineRule="auto"/>
        <w:jc w:val="both"/>
        <w:rPr>
          <w:rFonts w:ascii="Arial" w:hAnsi="Arial" w:cs="Arial"/>
          <w:b/>
          <w:color w:val="000000"/>
        </w:rPr>
      </w:pPr>
      <w:r w:rsidRPr="001C0968">
        <w:rPr>
          <w:rFonts w:ascii="Arial" w:hAnsi="Arial" w:cs="Arial"/>
          <w:b/>
          <w:color w:val="000000"/>
        </w:rPr>
        <w:t>EJE ESTRATEGICO 6: MEDIO AMBIENTE Y GESTION DE RIESGO DE DESASTRES</w:t>
      </w:r>
    </w:p>
    <w:p w14:paraId="77CDEBF0" w14:textId="77777777" w:rsidR="001C0968" w:rsidRPr="001C0968" w:rsidRDefault="001C0968" w:rsidP="001C0968">
      <w:pPr>
        <w:autoSpaceDE w:val="0"/>
        <w:autoSpaceDN w:val="0"/>
        <w:adjustRightInd w:val="0"/>
        <w:spacing w:after="0" w:line="360" w:lineRule="auto"/>
        <w:jc w:val="both"/>
        <w:rPr>
          <w:rFonts w:ascii="Arial" w:hAnsi="Arial" w:cs="Arial"/>
          <w:b/>
          <w:color w:val="000000"/>
        </w:rPr>
      </w:pPr>
      <w:r w:rsidRPr="001C0968">
        <w:rPr>
          <w:rFonts w:ascii="Arial" w:hAnsi="Arial" w:cs="Arial"/>
          <w:b/>
        </w:rPr>
        <w:t xml:space="preserve">Objetivo Principal: </w:t>
      </w:r>
      <w:r w:rsidRPr="001C0968">
        <w:rPr>
          <w:rFonts w:ascii="Arial" w:hAnsi="Arial" w:cs="Arial"/>
        </w:rPr>
        <w:t xml:space="preserve"> Aprovechamiento eficiente, responsable y sostenible de la diversidad biológica, asegurando una calidad ambiental adecuada para la vida saludable de las personas y el desarrollo sostenible de la localidad.</w:t>
      </w:r>
    </w:p>
    <w:p w14:paraId="31E15F89" w14:textId="77777777" w:rsidR="001C0968" w:rsidRPr="001C0968" w:rsidRDefault="001C0968" w:rsidP="001C0968">
      <w:pPr>
        <w:autoSpaceDE w:val="0"/>
        <w:autoSpaceDN w:val="0"/>
        <w:adjustRightInd w:val="0"/>
        <w:spacing w:after="0" w:line="360" w:lineRule="auto"/>
        <w:rPr>
          <w:rFonts w:ascii="Arial" w:hAnsi="Arial" w:cs="Arial"/>
          <w:b/>
          <w:bCs/>
        </w:rPr>
      </w:pPr>
      <w:r w:rsidRPr="001C0968">
        <w:rPr>
          <w:rFonts w:ascii="Arial" w:hAnsi="Arial" w:cs="Arial"/>
          <w:b/>
          <w:bCs/>
        </w:rPr>
        <w:t xml:space="preserve">Objetivos Estratégicos: </w:t>
      </w:r>
    </w:p>
    <w:p w14:paraId="2E1AD33A" w14:textId="77777777" w:rsidR="001C0968" w:rsidRPr="001C0968" w:rsidRDefault="001C0968" w:rsidP="001C0968">
      <w:pPr>
        <w:pStyle w:val="NoSpacing"/>
        <w:spacing w:line="360" w:lineRule="auto"/>
        <w:jc w:val="both"/>
        <w:rPr>
          <w:rFonts w:ascii="Arial" w:hAnsi="Arial" w:cs="Arial"/>
        </w:rPr>
      </w:pPr>
      <w:r w:rsidRPr="001C0968">
        <w:rPr>
          <w:rFonts w:ascii="Arial" w:hAnsi="Arial" w:cs="Arial"/>
          <w:b/>
        </w:rPr>
        <w:t xml:space="preserve">OE6.1 </w:t>
      </w:r>
      <w:r w:rsidRPr="001C0968">
        <w:rPr>
          <w:rFonts w:ascii="Arial" w:hAnsi="Arial" w:cs="Arial"/>
        </w:rPr>
        <w:t xml:space="preserve">Promover la Conservación de los recursos naturales </w:t>
      </w:r>
    </w:p>
    <w:p w14:paraId="56262459" w14:textId="77777777" w:rsidR="001C0968" w:rsidRDefault="001C0968" w:rsidP="001C0968">
      <w:pPr>
        <w:pStyle w:val="NoSpacing"/>
        <w:spacing w:line="360" w:lineRule="auto"/>
        <w:jc w:val="both"/>
        <w:rPr>
          <w:rFonts w:ascii="Arial" w:hAnsi="Arial" w:cs="Arial"/>
        </w:rPr>
      </w:pPr>
      <w:r w:rsidRPr="001C0968">
        <w:rPr>
          <w:rFonts w:ascii="Arial" w:hAnsi="Arial" w:cs="Arial"/>
          <w:b/>
        </w:rPr>
        <w:t xml:space="preserve">OE6.2. </w:t>
      </w:r>
      <w:r w:rsidRPr="001C0968">
        <w:rPr>
          <w:rFonts w:ascii="Arial" w:hAnsi="Arial" w:cs="Arial"/>
        </w:rPr>
        <w:t xml:space="preserve">Promover la Gestión de aguas residuales </w:t>
      </w:r>
    </w:p>
    <w:p w14:paraId="104D40BA" w14:textId="77777777" w:rsidR="00F56548" w:rsidRDefault="00F56548" w:rsidP="00F56548">
      <w:pPr>
        <w:pStyle w:val="NoSpacing"/>
        <w:rPr>
          <w:rFonts w:ascii="Arial" w:hAnsi="Arial" w:cs="Arial"/>
          <w:b/>
          <w:sz w:val="20"/>
          <w:szCs w:val="20"/>
        </w:rPr>
      </w:pPr>
      <w:r w:rsidRPr="00C37A96">
        <w:rPr>
          <w:rFonts w:ascii="Arial" w:hAnsi="Arial" w:cs="Arial"/>
          <w:b/>
          <w:noProof/>
          <w:lang w:val="en-US"/>
        </w:rPr>
        <w:drawing>
          <wp:inline distT="0" distB="0" distL="0" distR="0" wp14:anchorId="0EF0D59F" wp14:editId="483FF640">
            <wp:extent cx="781050" cy="581025"/>
            <wp:effectExtent l="0" t="0" r="0" b="9525"/>
            <wp:docPr id="60" name="Imagen 60"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7EB8E39A" w14:textId="77777777" w:rsidR="00F56548" w:rsidRPr="00561F7F" w:rsidRDefault="00F56548" w:rsidP="00F56548">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16008874" w14:textId="77777777" w:rsidR="001C0968" w:rsidRPr="001C0968" w:rsidRDefault="001C0968" w:rsidP="001C0968">
      <w:pPr>
        <w:pStyle w:val="NoSpacing"/>
        <w:spacing w:line="360" w:lineRule="auto"/>
        <w:jc w:val="both"/>
        <w:rPr>
          <w:rFonts w:ascii="Arial" w:hAnsi="Arial" w:cs="Arial"/>
        </w:rPr>
      </w:pPr>
      <w:r w:rsidRPr="001C0968">
        <w:rPr>
          <w:rFonts w:ascii="Arial" w:hAnsi="Arial" w:cs="Arial"/>
          <w:b/>
        </w:rPr>
        <w:t>OE6.3</w:t>
      </w:r>
      <w:r w:rsidRPr="001C0968">
        <w:rPr>
          <w:rFonts w:ascii="Arial" w:hAnsi="Arial" w:cs="Arial"/>
        </w:rPr>
        <w:t>. Fortalecer la Gestión de residuos sólidos</w:t>
      </w:r>
    </w:p>
    <w:p w14:paraId="2D7F8735" w14:textId="77777777" w:rsidR="001C0968" w:rsidRPr="001C0968" w:rsidRDefault="001C0968" w:rsidP="001C0968">
      <w:pPr>
        <w:pStyle w:val="NoSpacing"/>
        <w:spacing w:line="360" w:lineRule="auto"/>
        <w:jc w:val="both"/>
        <w:rPr>
          <w:rFonts w:ascii="Arial" w:hAnsi="Arial" w:cs="Arial"/>
        </w:rPr>
      </w:pPr>
      <w:r w:rsidRPr="001C0968">
        <w:rPr>
          <w:rFonts w:ascii="Arial" w:hAnsi="Arial" w:cs="Arial"/>
          <w:b/>
        </w:rPr>
        <w:t>OE6.4</w:t>
      </w:r>
      <w:r w:rsidRPr="001C0968">
        <w:rPr>
          <w:rFonts w:ascii="Arial" w:hAnsi="Arial" w:cs="Arial"/>
        </w:rPr>
        <w:t>. Fortalecer la gestión de riesgos de desastres naturales</w:t>
      </w:r>
    </w:p>
    <w:p w14:paraId="1072D785" w14:textId="77777777" w:rsidR="001C0968" w:rsidRPr="001C0968" w:rsidRDefault="001C0968" w:rsidP="001C0968">
      <w:pPr>
        <w:spacing w:line="360" w:lineRule="auto"/>
        <w:jc w:val="both"/>
        <w:rPr>
          <w:rFonts w:ascii="Arial" w:hAnsi="Arial" w:cs="Arial"/>
          <w:b/>
        </w:rPr>
      </w:pPr>
      <w:r w:rsidRPr="001C0968">
        <w:rPr>
          <w:rFonts w:ascii="Arial" w:hAnsi="Arial" w:cs="Arial"/>
          <w:b/>
        </w:rPr>
        <w:t>Lineamientos de Política:</w:t>
      </w:r>
    </w:p>
    <w:p w14:paraId="20C2C5F0" w14:textId="77777777" w:rsidR="001C0968" w:rsidRPr="001C0968" w:rsidRDefault="001C0968" w:rsidP="00D8613E">
      <w:pPr>
        <w:pStyle w:val="ListParagraph"/>
        <w:numPr>
          <w:ilvl w:val="0"/>
          <w:numId w:val="50"/>
        </w:numPr>
        <w:spacing w:line="360" w:lineRule="auto"/>
        <w:jc w:val="both"/>
        <w:rPr>
          <w:rFonts w:ascii="Arial" w:hAnsi="Arial" w:cs="Arial"/>
        </w:rPr>
      </w:pPr>
      <w:r w:rsidRPr="001C0968">
        <w:rPr>
          <w:rFonts w:ascii="Arial" w:hAnsi="Arial" w:cs="Arial"/>
        </w:rPr>
        <w:t>Manejo adecuado de residuos sólidos, impulsando una cultura de clasificación desde la población misma</w:t>
      </w:r>
    </w:p>
    <w:p w14:paraId="6B3039A3" w14:textId="77777777" w:rsidR="001C0968" w:rsidRPr="001C0968" w:rsidRDefault="001C0968" w:rsidP="00D8613E">
      <w:pPr>
        <w:pStyle w:val="ListParagraph"/>
        <w:numPr>
          <w:ilvl w:val="0"/>
          <w:numId w:val="50"/>
        </w:numPr>
        <w:spacing w:line="360" w:lineRule="auto"/>
        <w:jc w:val="both"/>
        <w:rPr>
          <w:rFonts w:ascii="Arial" w:hAnsi="Arial" w:cs="Arial"/>
        </w:rPr>
      </w:pPr>
      <w:r w:rsidRPr="001C0968">
        <w:rPr>
          <w:rFonts w:ascii="Arial" w:hAnsi="Arial" w:cs="Arial"/>
        </w:rPr>
        <w:t xml:space="preserve">Manejo adecuado y sostenible de los recursos hídricos. </w:t>
      </w:r>
    </w:p>
    <w:p w14:paraId="34201DEC" w14:textId="77777777" w:rsidR="001C0968" w:rsidRPr="001C0968" w:rsidRDefault="001C0968" w:rsidP="00D8613E">
      <w:pPr>
        <w:pStyle w:val="ListParagraph"/>
        <w:numPr>
          <w:ilvl w:val="0"/>
          <w:numId w:val="50"/>
        </w:numPr>
        <w:autoSpaceDE w:val="0"/>
        <w:autoSpaceDN w:val="0"/>
        <w:adjustRightInd w:val="0"/>
        <w:spacing w:after="0" w:line="360" w:lineRule="auto"/>
        <w:jc w:val="both"/>
        <w:rPr>
          <w:rFonts w:ascii="Arial" w:hAnsi="Arial" w:cs="Arial"/>
          <w:color w:val="000000"/>
        </w:rPr>
      </w:pPr>
      <w:r w:rsidRPr="001C0968">
        <w:rPr>
          <w:rFonts w:ascii="Arial" w:hAnsi="Arial" w:cs="Arial"/>
        </w:rPr>
        <w:t>Promulgas marcos normativos dentro de la competencia municipal, declarar zonas protegidas de recursos forestales para evitar la tala indiscrimada de árboles y arbustos.</w:t>
      </w:r>
    </w:p>
    <w:p w14:paraId="4F28BC60" w14:textId="77777777" w:rsidR="001C0968" w:rsidRPr="001C0968" w:rsidRDefault="001C0968" w:rsidP="00D8613E">
      <w:pPr>
        <w:pStyle w:val="ListParagraph"/>
        <w:numPr>
          <w:ilvl w:val="0"/>
          <w:numId w:val="50"/>
        </w:numPr>
        <w:autoSpaceDE w:val="0"/>
        <w:autoSpaceDN w:val="0"/>
        <w:adjustRightInd w:val="0"/>
        <w:spacing w:after="0" w:line="360" w:lineRule="auto"/>
        <w:jc w:val="both"/>
        <w:rPr>
          <w:rFonts w:ascii="Arial" w:hAnsi="Arial" w:cs="Arial"/>
          <w:bCs/>
          <w:color w:val="000000"/>
        </w:rPr>
      </w:pPr>
      <w:r w:rsidRPr="001C0968">
        <w:rPr>
          <w:rFonts w:ascii="Arial" w:hAnsi="Arial" w:cs="Arial"/>
          <w:bCs/>
          <w:color w:val="000000"/>
        </w:rPr>
        <w:t>Promover el cambio hacia el crecimiento verde, de modo que se favorezca el uso eficiente y sostenible de los recursos naturales, para el logro de una calidad ambiental adecuada.</w:t>
      </w:r>
    </w:p>
    <w:p w14:paraId="68CFA050" w14:textId="77777777" w:rsidR="001C0968" w:rsidRPr="001C0968" w:rsidRDefault="001C0968" w:rsidP="001C0968">
      <w:pPr>
        <w:autoSpaceDE w:val="0"/>
        <w:autoSpaceDN w:val="0"/>
        <w:adjustRightInd w:val="0"/>
        <w:spacing w:after="0" w:line="360" w:lineRule="auto"/>
        <w:jc w:val="both"/>
        <w:rPr>
          <w:rFonts w:ascii="Arial" w:hAnsi="Arial" w:cs="Arial"/>
          <w:b/>
          <w:bCs/>
          <w:color w:val="000000"/>
        </w:rPr>
      </w:pPr>
      <w:r w:rsidRPr="001C0968">
        <w:rPr>
          <w:rFonts w:ascii="Arial" w:hAnsi="Arial" w:cs="Arial"/>
          <w:b/>
          <w:bCs/>
          <w:color w:val="000000"/>
        </w:rPr>
        <w:t>PRIORIDADES</w:t>
      </w:r>
    </w:p>
    <w:p w14:paraId="00461D6B" w14:textId="77777777" w:rsidR="001C0968" w:rsidRPr="001C0968" w:rsidRDefault="001C0968" w:rsidP="001C0968">
      <w:pPr>
        <w:autoSpaceDE w:val="0"/>
        <w:autoSpaceDN w:val="0"/>
        <w:adjustRightInd w:val="0"/>
        <w:spacing w:after="0" w:line="360" w:lineRule="auto"/>
        <w:jc w:val="both"/>
        <w:rPr>
          <w:rFonts w:ascii="Arial" w:hAnsi="Arial" w:cs="Arial"/>
          <w:bCs/>
          <w:color w:val="000000"/>
        </w:rPr>
      </w:pPr>
      <w:r w:rsidRPr="001C0968">
        <w:rPr>
          <w:rFonts w:ascii="Arial" w:hAnsi="Arial" w:cs="Arial"/>
          <w:bCs/>
          <w:color w:val="000000"/>
        </w:rPr>
        <w:t>1. Aprovechamiento sostenible de la diversidad biológica.</w:t>
      </w:r>
    </w:p>
    <w:p w14:paraId="1CE34B1E" w14:textId="77777777" w:rsidR="001C0968" w:rsidRPr="001C0968" w:rsidRDefault="001C0968" w:rsidP="001C0968">
      <w:pPr>
        <w:autoSpaceDE w:val="0"/>
        <w:autoSpaceDN w:val="0"/>
        <w:adjustRightInd w:val="0"/>
        <w:spacing w:after="0" w:line="360" w:lineRule="auto"/>
        <w:jc w:val="both"/>
        <w:rPr>
          <w:rFonts w:ascii="Arial" w:hAnsi="Arial" w:cs="Arial"/>
          <w:bCs/>
          <w:color w:val="000000"/>
        </w:rPr>
      </w:pPr>
      <w:r w:rsidRPr="001C0968">
        <w:rPr>
          <w:rFonts w:ascii="Arial" w:hAnsi="Arial" w:cs="Arial"/>
          <w:bCs/>
          <w:color w:val="000000"/>
        </w:rPr>
        <w:t xml:space="preserve"> 2. Ambiente saludable y gestión de recursos hídricos.</w:t>
      </w:r>
    </w:p>
    <w:p w14:paraId="56C58F0C" w14:textId="77777777" w:rsidR="001C0968" w:rsidRPr="001C0968" w:rsidRDefault="001C0968" w:rsidP="001C0968">
      <w:pPr>
        <w:autoSpaceDE w:val="0"/>
        <w:autoSpaceDN w:val="0"/>
        <w:adjustRightInd w:val="0"/>
        <w:spacing w:after="0" w:line="360" w:lineRule="auto"/>
        <w:jc w:val="both"/>
        <w:rPr>
          <w:rFonts w:ascii="Arial" w:hAnsi="Arial" w:cs="Arial"/>
          <w:bCs/>
          <w:color w:val="000000"/>
        </w:rPr>
      </w:pPr>
      <w:r w:rsidRPr="001C0968">
        <w:rPr>
          <w:rFonts w:ascii="Arial" w:hAnsi="Arial" w:cs="Arial"/>
          <w:bCs/>
          <w:color w:val="000000"/>
        </w:rPr>
        <w:t xml:space="preserve"> 3.  Riesgo de desastres y vulnerabilidad ante el cambio climático</w:t>
      </w:r>
    </w:p>
    <w:p w14:paraId="740D9CB8" w14:textId="77777777" w:rsidR="001C0968" w:rsidRPr="001C0968" w:rsidRDefault="001C0968" w:rsidP="00D263CB">
      <w:pPr>
        <w:pStyle w:val="NoSpacing"/>
        <w:spacing w:line="360" w:lineRule="auto"/>
        <w:jc w:val="both"/>
        <w:rPr>
          <w:rFonts w:ascii="Arial" w:hAnsi="Arial" w:cs="Arial"/>
        </w:rPr>
        <w:sectPr w:rsidR="001C0968" w:rsidRPr="001C0968" w:rsidSect="00EB64BF">
          <w:footerReference w:type="default" r:id="rId52"/>
          <w:pgSz w:w="11907" w:h="16839" w:code="9"/>
          <w:pgMar w:top="567" w:right="1418" w:bottom="1191" w:left="1418" w:header="709" w:footer="709" w:gutter="0"/>
          <w:cols w:space="708"/>
          <w:docGrid w:linePitch="360"/>
        </w:sectPr>
      </w:pPr>
    </w:p>
    <w:p w14:paraId="4942251F" w14:textId="77777777" w:rsidR="003F0546" w:rsidRDefault="003F0546" w:rsidP="003F0546">
      <w:pPr>
        <w:pStyle w:val="NoSpacing"/>
        <w:rPr>
          <w:rFonts w:ascii="Arial" w:hAnsi="Arial" w:cs="Arial"/>
          <w:b/>
          <w:sz w:val="20"/>
          <w:szCs w:val="20"/>
        </w:rPr>
      </w:pPr>
      <w:r w:rsidRPr="00C37A96">
        <w:rPr>
          <w:rFonts w:ascii="Arial" w:hAnsi="Arial" w:cs="Arial"/>
          <w:b/>
          <w:noProof/>
          <w:lang w:val="en-US"/>
        </w:rPr>
        <w:drawing>
          <wp:inline distT="0" distB="0" distL="0" distR="0" wp14:anchorId="58D6C5A6" wp14:editId="42694753">
            <wp:extent cx="781050" cy="581025"/>
            <wp:effectExtent l="0" t="0" r="0" b="9525"/>
            <wp:docPr id="8" name="Imagen 8"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0996EDDB" w14:textId="77777777" w:rsidR="003F0546" w:rsidRPr="00561F7F" w:rsidRDefault="003F0546" w:rsidP="003F0546">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7E2FAAFE" w14:textId="77777777" w:rsidR="00FD29D1" w:rsidRDefault="00203C24" w:rsidP="00550DF7">
      <w:pPr>
        <w:autoSpaceDE w:val="0"/>
        <w:autoSpaceDN w:val="0"/>
        <w:adjustRightInd w:val="0"/>
        <w:spacing w:after="0" w:line="360" w:lineRule="auto"/>
        <w:jc w:val="center"/>
        <w:rPr>
          <w:rFonts w:ascii="Arial" w:hAnsi="Arial" w:cs="Arial"/>
        </w:rPr>
      </w:pPr>
      <w:r>
        <w:rPr>
          <w:rFonts w:ascii="Arial" w:hAnsi="Arial" w:cs="Arial"/>
        </w:rPr>
        <w:t xml:space="preserve">3-2 </w:t>
      </w:r>
      <w:r w:rsidR="00FD29D1">
        <w:rPr>
          <w:rFonts w:ascii="Arial" w:hAnsi="Arial" w:cs="Arial"/>
        </w:rPr>
        <w:t>MATRIZ</w:t>
      </w:r>
      <w:r w:rsidR="00550DF7">
        <w:rPr>
          <w:rFonts w:ascii="Arial" w:hAnsi="Arial" w:cs="Arial"/>
        </w:rPr>
        <w:t xml:space="preserve"> DE OBJETIVOS ESTRATEGICOS TERRITORIALES / ACCIONES ESTRATEGICOS TERRITORIALES</w:t>
      </w:r>
    </w:p>
    <w:tbl>
      <w:tblPr>
        <w:tblStyle w:val="TableGrid"/>
        <w:tblW w:w="0" w:type="auto"/>
        <w:tblLayout w:type="fixed"/>
        <w:tblLook w:val="04A0" w:firstRow="1" w:lastRow="0" w:firstColumn="1" w:lastColumn="0" w:noHBand="0" w:noVBand="1"/>
      </w:tblPr>
      <w:tblGrid>
        <w:gridCol w:w="988"/>
        <w:gridCol w:w="2501"/>
        <w:gridCol w:w="1419"/>
        <w:gridCol w:w="1517"/>
        <w:gridCol w:w="658"/>
        <w:gridCol w:w="1559"/>
        <w:gridCol w:w="1559"/>
        <w:gridCol w:w="1326"/>
        <w:gridCol w:w="1181"/>
        <w:gridCol w:w="1181"/>
        <w:gridCol w:w="1182"/>
      </w:tblGrid>
      <w:tr w:rsidR="00550DF7" w:rsidRPr="00550DF7" w14:paraId="29347937" w14:textId="77777777" w:rsidTr="006C0E4B">
        <w:tc>
          <w:tcPr>
            <w:tcW w:w="3489" w:type="dxa"/>
            <w:gridSpan w:val="2"/>
          </w:tcPr>
          <w:p w14:paraId="05BFDA92" w14:textId="77777777" w:rsidR="00550DF7" w:rsidRPr="00550DF7" w:rsidRDefault="00550DF7" w:rsidP="009C2F0E">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OET / AET</w:t>
            </w:r>
          </w:p>
        </w:tc>
        <w:tc>
          <w:tcPr>
            <w:tcW w:w="1419" w:type="dxa"/>
            <w:vMerge w:val="restart"/>
          </w:tcPr>
          <w:p w14:paraId="2C30D61A" w14:textId="77777777" w:rsidR="00550DF7" w:rsidRPr="00550DF7" w:rsidRDefault="00550DF7" w:rsidP="00516D98">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INDICADOR</w:t>
            </w:r>
          </w:p>
        </w:tc>
        <w:tc>
          <w:tcPr>
            <w:tcW w:w="1517" w:type="dxa"/>
            <w:vMerge w:val="restart"/>
          </w:tcPr>
          <w:p w14:paraId="68926CB9" w14:textId="77777777" w:rsidR="00550DF7" w:rsidRPr="00550DF7" w:rsidRDefault="00550DF7" w:rsidP="00550DF7">
            <w:pPr>
              <w:pStyle w:val="NoSpacing"/>
              <w:rPr>
                <w:rFonts w:ascii="Arial" w:hAnsi="Arial" w:cs="Arial"/>
                <w:b/>
                <w:sz w:val="20"/>
                <w:szCs w:val="20"/>
              </w:rPr>
            </w:pPr>
            <w:r w:rsidRPr="00550DF7">
              <w:rPr>
                <w:rFonts w:ascii="Arial" w:hAnsi="Arial" w:cs="Arial"/>
                <w:b/>
                <w:sz w:val="20"/>
                <w:szCs w:val="20"/>
              </w:rPr>
              <w:t>Responsable del cumplimiento de OET / AET</w:t>
            </w:r>
          </w:p>
        </w:tc>
        <w:tc>
          <w:tcPr>
            <w:tcW w:w="2217" w:type="dxa"/>
            <w:gridSpan w:val="2"/>
          </w:tcPr>
          <w:p w14:paraId="5461E7C5" w14:textId="77777777" w:rsidR="00550DF7" w:rsidRPr="00550DF7" w:rsidRDefault="00550DF7" w:rsidP="009C2F0E">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LINEA BASE</w:t>
            </w:r>
          </w:p>
        </w:tc>
        <w:tc>
          <w:tcPr>
            <w:tcW w:w="6429" w:type="dxa"/>
            <w:gridSpan w:val="5"/>
          </w:tcPr>
          <w:p w14:paraId="4B05665A" w14:textId="77777777" w:rsidR="00550DF7" w:rsidRPr="00550DF7" w:rsidRDefault="00550DF7" w:rsidP="009C2F0E">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LOGROS ESPERADOS</w:t>
            </w:r>
          </w:p>
        </w:tc>
      </w:tr>
      <w:tr w:rsidR="006C0E4B" w:rsidRPr="00550DF7" w14:paraId="7C11DDB1" w14:textId="77777777" w:rsidTr="006C0E4B">
        <w:tc>
          <w:tcPr>
            <w:tcW w:w="988" w:type="dxa"/>
          </w:tcPr>
          <w:p w14:paraId="5D1B09BF" w14:textId="77777777" w:rsidR="00B630C1" w:rsidRPr="00550DF7" w:rsidRDefault="00B630C1" w:rsidP="00516D98">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CODIGO</w:t>
            </w:r>
          </w:p>
        </w:tc>
        <w:tc>
          <w:tcPr>
            <w:tcW w:w="2501" w:type="dxa"/>
          </w:tcPr>
          <w:p w14:paraId="7151CB43" w14:textId="77777777" w:rsidR="00B630C1" w:rsidRPr="00550DF7" w:rsidRDefault="00B630C1" w:rsidP="00516D98">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ENUNCIADO</w:t>
            </w:r>
          </w:p>
        </w:tc>
        <w:tc>
          <w:tcPr>
            <w:tcW w:w="1419" w:type="dxa"/>
            <w:vMerge/>
          </w:tcPr>
          <w:p w14:paraId="69EFB23D" w14:textId="77777777" w:rsidR="00B630C1" w:rsidRPr="00550DF7" w:rsidRDefault="00B630C1" w:rsidP="00516D98">
            <w:pPr>
              <w:autoSpaceDE w:val="0"/>
              <w:autoSpaceDN w:val="0"/>
              <w:adjustRightInd w:val="0"/>
              <w:spacing w:line="360" w:lineRule="auto"/>
              <w:jc w:val="both"/>
              <w:rPr>
                <w:rFonts w:ascii="Arial" w:hAnsi="Arial" w:cs="Arial"/>
                <w:b/>
                <w:sz w:val="18"/>
                <w:szCs w:val="18"/>
              </w:rPr>
            </w:pPr>
          </w:p>
        </w:tc>
        <w:tc>
          <w:tcPr>
            <w:tcW w:w="1517" w:type="dxa"/>
            <w:vMerge/>
          </w:tcPr>
          <w:p w14:paraId="2B95B364" w14:textId="77777777" w:rsidR="00B630C1" w:rsidRPr="00550DF7" w:rsidRDefault="00B630C1" w:rsidP="00516D98">
            <w:pPr>
              <w:autoSpaceDE w:val="0"/>
              <w:autoSpaceDN w:val="0"/>
              <w:adjustRightInd w:val="0"/>
              <w:spacing w:line="360" w:lineRule="auto"/>
              <w:jc w:val="both"/>
              <w:rPr>
                <w:rFonts w:ascii="Arial" w:hAnsi="Arial" w:cs="Arial"/>
                <w:b/>
                <w:sz w:val="18"/>
                <w:szCs w:val="18"/>
              </w:rPr>
            </w:pPr>
          </w:p>
        </w:tc>
        <w:tc>
          <w:tcPr>
            <w:tcW w:w="658" w:type="dxa"/>
          </w:tcPr>
          <w:p w14:paraId="290FC604" w14:textId="77777777" w:rsidR="00B630C1" w:rsidRPr="00550DF7" w:rsidRDefault="00B630C1" w:rsidP="00516D98">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AÑO</w:t>
            </w:r>
          </w:p>
        </w:tc>
        <w:tc>
          <w:tcPr>
            <w:tcW w:w="1559" w:type="dxa"/>
          </w:tcPr>
          <w:p w14:paraId="5D2C5441" w14:textId="77777777" w:rsidR="00B630C1" w:rsidRPr="00550DF7" w:rsidRDefault="00B630C1" w:rsidP="00516D98">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VALOR</w:t>
            </w:r>
          </w:p>
        </w:tc>
        <w:tc>
          <w:tcPr>
            <w:tcW w:w="1559" w:type="dxa"/>
          </w:tcPr>
          <w:p w14:paraId="08A9226D" w14:textId="77777777" w:rsidR="00B630C1" w:rsidRPr="00550DF7" w:rsidRDefault="00550DF7" w:rsidP="00516D98">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2022</w:t>
            </w:r>
          </w:p>
        </w:tc>
        <w:tc>
          <w:tcPr>
            <w:tcW w:w="1326" w:type="dxa"/>
          </w:tcPr>
          <w:p w14:paraId="5B9A56C9" w14:textId="77777777" w:rsidR="00B630C1" w:rsidRPr="00550DF7" w:rsidRDefault="00550DF7" w:rsidP="00516D98">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2024</w:t>
            </w:r>
          </w:p>
        </w:tc>
        <w:tc>
          <w:tcPr>
            <w:tcW w:w="1181" w:type="dxa"/>
          </w:tcPr>
          <w:p w14:paraId="4B0036C9" w14:textId="77777777" w:rsidR="00B630C1" w:rsidRPr="00550DF7" w:rsidRDefault="00550DF7" w:rsidP="00516D98">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2026</w:t>
            </w:r>
          </w:p>
        </w:tc>
        <w:tc>
          <w:tcPr>
            <w:tcW w:w="1181" w:type="dxa"/>
          </w:tcPr>
          <w:p w14:paraId="624287B9" w14:textId="77777777" w:rsidR="00B630C1" w:rsidRPr="00550DF7" w:rsidRDefault="00550DF7" w:rsidP="00516D98">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2028</w:t>
            </w:r>
          </w:p>
        </w:tc>
        <w:tc>
          <w:tcPr>
            <w:tcW w:w="1182" w:type="dxa"/>
          </w:tcPr>
          <w:p w14:paraId="2D5DA1B8" w14:textId="77777777" w:rsidR="00B630C1" w:rsidRPr="00550DF7" w:rsidRDefault="00550DF7" w:rsidP="00516D98">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2030</w:t>
            </w:r>
          </w:p>
        </w:tc>
      </w:tr>
      <w:tr w:rsidR="006C0E4B" w:rsidRPr="009C2F0E" w14:paraId="71F7D3E7" w14:textId="77777777" w:rsidTr="006C0E4B">
        <w:tc>
          <w:tcPr>
            <w:tcW w:w="988" w:type="dxa"/>
            <w:vMerge w:val="restart"/>
          </w:tcPr>
          <w:p w14:paraId="5472C4F0" w14:textId="77777777" w:rsidR="00082071" w:rsidRPr="009C2F0E" w:rsidRDefault="00082071" w:rsidP="00082071">
            <w:pPr>
              <w:autoSpaceDE w:val="0"/>
              <w:autoSpaceDN w:val="0"/>
              <w:adjustRightInd w:val="0"/>
              <w:spacing w:line="360" w:lineRule="auto"/>
              <w:jc w:val="both"/>
              <w:rPr>
                <w:rFonts w:ascii="Arial" w:hAnsi="Arial" w:cs="Arial"/>
                <w:sz w:val="18"/>
                <w:szCs w:val="18"/>
              </w:rPr>
            </w:pPr>
            <w:r w:rsidRPr="009C2F0E">
              <w:rPr>
                <w:rFonts w:ascii="Arial" w:hAnsi="Arial" w:cs="Arial"/>
                <w:sz w:val="18"/>
                <w:szCs w:val="18"/>
              </w:rPr>
              <w:t>OET.01</w:t>
            </w:r>
          </w:p>
        </w:tc>
        <w:tc>
          <w:tcPr>
            <w:tcW w:w="2501" w:type="dxa"/>
            <w:vMerge w:val="restart"/>
          </w:tcPr>
          <w:p w14:paraId="51FA0BEB" w14:textId="77777777" w:rsidR="00082071" w:rsidRPr="009C2F0E" w:rsidRDefault="00082071" w:rsidP="00082071">
            <w:pPr>
              <w:pStyle w:val="NoSpacing"/>
              <w:jc w:val="both"/>
              <w:rPr>
                <w:rFonts w:ascii="Arial" w:hAnsi="Arial" w:cs="Arial"/>
                <w:sz w:val="18"/>
                <w:szCs w:val="18"/>
              </w:rPr>
            </w:pPr>
            <w:r w:rsidRPr="009C2F0E">
              <w:rPr>
                <w:rFonts w:ascii="Arial" w:hAnsi="Arial" w:cs="Arial"/>
                <w:sz w:val="18"/>
                <w:szCs w:val="18"/>
              </w:rPr>
              <w:t>“Ejercicio efectivo de los derechos humanos y dignidad de las personas, con inclusión social de la población más pobre y vulnerable</w:t>
            </w:r>
          </w:p>
        </w:tc>
        <w:tc>
          <w:tcPr>
            <w:tcW w:w="1419" w:type="dxa"/>
          </w:tcPr>
          <w:p w14:paraId="00A82352" w14:textId="77777777" w:rsidR="00082071" w:rsidRPr="009C2F0E" w:rsidRDefault="00082071" w:rsidP="00082071">
            <w:pPr>
              <w:pStyle w:val="NoSpacing"/>
              <w:rPr>
                <w:sz w:val="18"/>
                <w:szCs w:val="18"/>
              </w:rPr>
            </w:pPr>
            <w:r w:rsidRPr="009C2F0E">
              <w:rPr>
                <w:sz w:val="18"/>
                <w:szCs w:val="18"/>
              </w:rPr>
              <w:t>Porcentaje de Incidencia de la pobreza</w:t>
            </w:r>
          </w:p>
        </w:tc>
        <w:tc>
          <w:tcPr>
            <w:tcW w:w="1517" w:type="dxa"/>
          </w:tcPr>
          <w:p w14:paraId="4D5FB84F" w14:textId="77777777" w:rsidR="00082071" w:rsidRPr="009C2F0E" w:rsidRDefault="009C2F0E" w:rsidP="00082071">
            <w:pPr>
              <w:autoSpaceDE w:val="0"/>
              <w:autoSpaceDN w:val="0"/>
              <w:adjustRightInd w:val="0"/>
              <w:spacing w:line="360" w:lineRule="auto"/>
              <w:jc w:val="both"/>
              <w:rPr>
                <w:rFonts w:ascii="Arial" w:hAnsi="Arial" w:cs="Arial"/>
                <w:sz w:val="18"/>
                <w:szCs w:val="18"/>
              </w:rPr>
            </w:pPr>
            <w:r>
              <w:rPr>
                <w:rFonts w:ascii="Arial" w:hAnsi="Arial" w:cs="Arial"/>
                <w:sz w:val="18"/>
                <w:szCs w:val="18"/>
              </w:rPr>
              <w:t>Municipalidad Distrital de Huacrapuqio</w:t>
            </w:r>
          </w:p>
        </w:tc>
        <w:tc>
          <w:tcPr>
            <w:tcW w:w="658" w:type="dxa"/>
          </w:tcPr>
          <w:p w14:paraId="6C2E9F64" w14:textId="77777777" w:rsidR="00082071" w:rsidRPr="009C2F0E" w:rsidRDefault="00BF0C48" w:rsidP="00082071">
            <w:pPr>
              <w:pStyle w:val="NoSpacing"/>
              <w:jc w:val="both"/>
              <w:rPr>
                <w:rFonts w:ascii="Arial" w:hAnsi="Arial" w:cs="Arial"/>
                <w:sz w:val="18"/>
                <w:szCs w:val="18"/>
              </w:rPr>
            </w:pPr>
            <w:r w:rsidRPr="009C2F0E">
              <w:rPr>
                <w:rFonts w:ascii="Arial" w:hAnsi="Arial" w:cs="Arial"/>
                <w:sz w:val="18"/>
                <w:szCs w:val="18"/>
              </w:rPr>
              <w:t>2020</w:t>
            </w:r>
          </w:p>
        </w:tc>
        <w:tc>
          <w:tcPr>
            <w:tcW w:w="1559" w:type="dxa"/>
          </w:tcPr>
          <w:p w14:paraId="53A5ABD3" w14:textId="77777777" w:rsidR="00082071" w:rsidRPr="009C2F0E" w:rsidRDefault="00082071" w:rsidP="00082071">
            <w:pPr>
              <w:pStyle w:val="NoSpacing"/>
              <w:jc w:val="both"/>
              <w:rPr>
                <w:rFonts w:ascii="Arial" w:hAnsi="Arial" w:cs="Arial"/>
                <w:sz w:val="18"/>
                <w:szCs w:val="18"/>
              </w:rPr>
            </w:pPr>
            <w:r w:rsidRPr="009C2F0E">
              <w:rPr>
                <w:rFonts w:ascii="Arial" w:hAnsi="Arial" w:cs="Arial"/>
                <w:sz w:val="18"/>
                <w:szCs w:val="18"/>
              </w:rPr>
              <w:t>Población en situación de pobreza 42.9 %</w:t>
            </w:r>
          </w:p>
        </w:tc>
        <w:tc>
          <w:tcPr>
            <w:tcW w:w="1559" w:type="dxa"/>
          </w:tcPr>
          <w:p w14:paraId="15BD9818" w14:textId="77777777" w:rsidR="00082071" w:rsidRPr="009C2F0E" w:rsidRDefault="00BF0C48" w:rsidP="00BF0C48">
            <w:pPr>
              <w:pStyle w:val="NoSpacing"/>
              <w:rPr>
                <w:rFonts w:ascii="Arial" w:hAnsi="Arial" w:cs="Arial"/>
                <w:sz w:val="18"/>
                <w:szCs w:val="18"/>
              </w:rPr>
            </w:pPr>
            <w:r w:rsidRPr="009C2F0E">
              <w:rPr>
                <w:rFonts w:ascii="Arial" w:hAnsi="Arial" w:cs="Arial"/>
                <w:sz w:val="18"/>
                <w:szCs w:val="18"/>
              </w:rPr>
              <w:t>Poblac</w:t>
            </w:r>
            <w:r w:rsidR="009C2F0E">
              <w:rPr>
                <w:rFonts w:ascii="Arial" w:hAnsi="Arial" w:cs="Arial"/>
                <w:sz w:val="18"/>
                <w:szCs w:val="18"/>
              </w:rPr>
              <w:t>ión en situación de pobreza 42</w:t>
            </w:r>
            <w:r w:rsidRPr="009C2F0E">
              <w:rPr>
                <w:rFonts w:ascii="Arial" w:hAnsi="Arial" w:cs="Arial"/>
                <w:sz w:val="18"/>
                <w:szCs w:val="18"/>
              </w:rPr>
              <w:t xml:space="preserve"> %</w:t>
            </w:r>
          </w:p>
        </w:tc>
        <w:tc>
          <w:tcPr>
            <w:tcW w:w="1326" w:type="dxa"/>
          </w:tcPr>
          <w:p w14:paraId="25808D6A" w14:textId="77777777" w:rsidR="00082071" w:rsidRPr="009C2F0E" w:rsidRDefault="009C2F0E" w:rsidP="009C2F0E">
            <w:pPr>
              <w:pStyle w:val="NoSpacing"/>
              <w:jc w:val="both"/>
              <w:rPr>
                <w:rFonts w:ascii="Arial" w:hAnsi="Arial" w:cs="Arial"/>
                <w:sz w:val="18"/>
                <w:szCs w:val="18"/>
              </w:rPr>
            </w:pPr>
            <w:r w:rsidRPr="009C2F0E">
              <w:rPr>
                <w:rFonts w:ascii="Arial" w:hAnsi="Arial" w:cs="Arial"/>
                <w:sz w:val="18"/>
                <w:szCs w:val="18"/>
              </w:rPr>
              <w:t>Poblac</w:t>
            </w:r>
            <w:r>
              <w:rPr>
                <w:rFonts w:ascii="Arial" w:hAnsi="Arial" w:cs="Arial"/>
                <w:sz w:val="18"/>
                <w:szCs w:val="18"/>
              </w:rPr>
              <w:t>ión en situación de pobreza 41</w:t>
            </w:r>
            <w:r w:rsidRPr="009C2F0E">
              <w:rPr>
                <w:rFonts w:ascii="Arial" w:hAnsi="Arial" w:cs="Arial"/>
                <w:sz w:val="18"/>
                <w:szCs w:val="18"/>
              </w:rPr>
              <w:t xml:space="preserve"> %</w:t>
            </w:r>
          </w:p>
        </w:tc>
        <w:tc>
          <w:tcPr>
            <w:tcW w:w="1181" w:type="dxa"/>
          </w:tcPr>
          <w:p w14:paraId="4FBDD3EE" w14:textId="77777777" w:rsidR="00082071" w:rsidRPr="009C2F0E" w:rsidRDefault="009C2F0E" w:rsidP="009C2F0E">
            <w:pPr>
              <w:pStyle w:val="NoSpacing"/>
              <w:jc w:val="both"/>
              <w:rPr>
                <w:rFonts w:ascii="Arial" w:hAnsi="Arial" w:cs="Arial"/>
                <w:sz w:val="18"/>
                <w:szCs w:val="18"/>
              </w:rPr>
            </w:pPr>
            <w:r w:rsidRPr="009C2F0E">
              <w:rPr>
                <w:rFonts w:ascii="Arial" w:hAnsi="Arial" w:cs="Arial"/>
                <w:sz w:val="18"/>
                <w:szCs w:val="18"/>
              </w:rPr>
              <w:t>Poblac</w:t>
            </w:r>
            <w:r>
              <w:rPr>
                <w:rFonts w:ascii="Arial" w:hAnsi="Arial" w:cs="Arial"/>
                <w:sz w:val="18"/>
                <w:szCs w:val="18"/>
              </w:rPr>
              <w:t>ión en situación de pobreza 40</w:t>
            </w:r>
            <w:r w:rsidRPr="009C2F0E">
              <w:rPr>
                <w:rFonts w:ascii="Arial" w:hAnsi="Arial" w:cs="Arial"/>
                <w:sz w:val="18"/>
                <w:szCs w:val="18"/>
              </w:rPr>
              <w:t xml:space="preserve"> %</w:t>
            </w:r>
          </w:p>
        </w:tc>
        <w:tc>
          <w:tcPr>
            <w:tcW w:w="1181" w:type="dxa"/>
          </w:tcPr>
          <w:p w14:paraId="407822AF" w14:textId="77777777" w:rsidR="00082071" w:rsidRPr="009C2F0E" w:rsidRDefault="009C2F0E" w:rsidP="009C2F0E">
            <w:pPr>
              <w:pStyle w:val="NoSpacing"/>
              <w:jc w:val="both"/>
              <w:rPr>
                <w:rFonts w:ascii="Arial" w:hAnsi="Arial" w:cs="Arial"/>
                <w:sz w:val="18"/>
                <w:szCs w:val="18"/>
              </w:rPr>
            </w:pPr>
            <w:r w:rsidRPr="009C2F0E">
              <w:rPr>
                <w:rFonts w:ascii="Arial" w:hAnsi="Arial" w:cs="Arial"/>
                <w:sz w:val="18"/>
                <w:szCs w:val="18"/>
              </w:rPr>
              <w:t>Poblac</w:t>
            </w:r>
            <w:r>
              <w:rPr>
                <w:rFonts w:ascii="Arial" w:hAnsi="Arial" w:cs="Arial"/>
                <w:sz w:val="18"/>
                <w:szCs w:val="18"/>
              </w:rPr>
              <w:t>ión en situación de pobreza 39</w:t>
            </w:r>
            <w:r w:rsidRPr="009C2F0E">
              <w:rPr>
                <w:rFonts w:ascii="Arial" w:hAnsi="Arial" w:cs="Arial"/>
                <w:sz w:val="18"/>
                <w:szCs w:val="18"/>
              </w:rPr>
              <w:t xml:space="preserve"> %</w:t>
            </w:r>
          </w:p>
        </w:tc>
        <w:tc>
          <w:tcPr>
            <w:tcW w:w="1182" w:type="dxa"/>
          </w:tcPr>
          <w:p w14:paraId="5BD76984" w14:textId="77777777" w:rsidR="00082071" w:rsidRPr="009C2F0E" w:rsidRDefault="009C2F0E" w:rsidP="009C2F0E">
            <w:pPr>
              <w:pStyle w:val="NoSpacing"/>
              <w:jc w:val="both"/>
              <w:rPr>
                <w:rFonts w:ascii="Arial" w:hAnsi="Arial" w:cs="Arial"/>
                <w:sz w:val="18"/>
                <w:szCs w:val="18"/>
              </w:rPr>
            </w:pPr>
            <w:r w:rsidRPr="009C2F0E">
              <w:rPr>
                <w:rFonts w:ascii="Arial" w:hAnsi="Arial" w:cs="Arial"/>
                <w:sz w:val="18"/>
                <w:szCs w:val="18"/>
              </w:rPr>
              <w:t>Poblac</w:t>
            </w:r>
            <w:r>
              <w:rPr>
                <w:rFonts w:ascii="Arial" w:hAnsi="Arial" w:cs="Arial"/>
                <w:sz w:val="18"/>
                <w:szCs w:val="18"/>
              </w:rPr>
              <w:t>ión en situación de pobreza 38</w:t>
            </w:r>
            <w:r w:rsidRPr="009C2F0E">
              <w:rPr>
                <w:rFonts w:ascii="Arial" w:hAnsi="Arial" w:cs="Arial"/>
                <w:sz w:val="18"/>
                <w:szCs w:val="18"/>
              </w:rPr>
              <w:t xml:space="preserve"> %</w:t>
            </w:r>
          </w:p>
        </w:tc>
      </w:tr>
      <w:tr w:rsidR="006C0E4B" w:rsidRPr="009C2F0E" w14:paraId="38E17478" w14:textId="77777777" w:rsidTr="006C0E4B">
        <w:tc>
          <w:tcPr>
            <w:tcW w:w="988" w:type="dxa"/>
            <w:vMerge/>
          </w:tcPr>
          <w:p w14:paraId="4B8934C9" w14:textId="77777777" w:rsidR="00082071" w:rsidRPr="009C2F0E" w:rsidRDefault="00082071" w:rsidP="00082071">
            <w:pPr>
              <w:autoSpaceDE w:val="0"/>
              <w:autoSpaceDN w:val="0"/>
              <w:adjustRightInd w:val="0"/>
              <w:spacing w:line="360" w:lineRule="auto"/>
              <w:jc w:val="both"/>
              <w:rPr>
                <w:rFonts w:ascii="Arial" w:hAnsi="Arial" w:cs="Arial"/>
                <w:sz w:val="18"/>
                <w:szCs w:val="18"/>
              </w:rPr>
            </w:pPr>
          </w:p>
        </w:tc>
        <w:tc>
          <w:tcPr>
            <w:tcW w:w="2501" w:type="dxa"/>
            <w:vMerge/>
          </w:tcPr>
          <w:p w14:paraId="69BAE433" w14:textId="77777777" w:rsidR="00082071" w:rsidRPr="009C2F0E" w:rsidRDefault="00082071" w:rsidP="00082071">
            <w:pPr>
              <w:autoSpaceDE w:val="0"/>
              <w:autoSpaceDN w:val="0"/>
              <w:adjustRightInd w:val="0"/>
              <w:spacing w:line="360" w:lineRule="auto"/>
              <w:jc w:val="both"/>
              <w:rPr>
                <w:rFonts w:ascii="Arial" w:hAnsi="Arial" w:cs="Arial"/>
                <w:sz w:val="18"/>
                <w:szCs w:val="18"/>
              </w:rPr>
            </w:pPr>
          </w:p>
        </w:tc>
        <w:tc>
          <w:tcPr>
            <w:tcW w:w="1419" w:type="dxa"/>
          </w:tcPr>
          <w:p w14:paraId="41D168EC" w14:textId="77777777" w:rsidR="00082071" w:rsidRPr="009C2F0E" w:rsidRDefault="00082071" w:rsidP="00082071">
            <w:pPr>
              <w:pStyle w:val="NoSpacing"/>
              <w:jc w:val="both"/>
              <w:rPr>
                <w:rFonts w:ascii="Arial" w:hAnsi="Arial" w:cs="Arial"/>
                <w:sz w:val="18"/>
                <w:szCs w:val="18"/>
              </w:rPr>
            </w:pPr>
            <w:r w:rsidRPr="009C2F0E">
              <w:rPr>
                <w:rFonts w:ascii="Arial" w:hAnsi="Arial" w:cs="Arial"/>
                <w:sz w:val="18"/>
                <w:szCs w:val="18"/>
              </w:rPr>
              <w:t>Porcentaje de Incidencia de la pobreza extrema</w:t>
            </w:r>
          </w:p>
        </w:tc>
        <w:tc>
          <w:tcPr>
            <w:tcW w:w="1517" w:type="dxa"/>
          </w:tcPr>
          <w:p w14:paraId="19B2EAE5" w14:textId="77777777" w:rsidR="00082071" w:rsidRPr="009C2F0E" w:rsidRDefault="009C2F0E" w:rsidP="00082071">
            <w:pPr>
              <w:autoSpaceDE w:val="0"/>
              <w:autoSpaceDN w:val="0"/>
              <w:adjustRightInd w:val="0"/>
              <w:spacing w:line="360" w:lineRule="auto"/>
              <w:jc w:val="both"/>
              <w:rPr>
                <w:rFonts w:ascii="Arial" w:hAnsi="Arial" w:cs="Arial"/>
                <w:sz w:val="18"/>
                <w:szCs w:val="18"/>
              </w:rPr>
            </w:pPr>
            <w:r>
              <w:rPr>
                <w:rFonts w:ascii="Arial" w:hAnsi="Arial" w:cs="Arial"/>
                <w:sz w:val="18"/>
                <w:szCs w:val="18"/>
              </w:rPr>
              <w:t>Municipalidad Distrital de Huacrapuqio</w:t>
            </w:r>
          </w:p>
        </w:tc>
        <w:tc>
          <w:tcPr>
            <w:tcW w:w="658" w:type="dxa"/>
          </w:tcPr>
          <w:p w14:paraId="7FEA1FC4" w14:textId="77777777" w:rsidR="00082071" w:rsidRPr="009C2F0E" w:rsidRDefault="00BF0C48" w:rsidP="00082071">
            <w:pPr>
              <w:pStyle w:val="NoSpacing"/>
              <w:jc w:val="both"/>
              <w:rPr>
                <w:rFonts w:ascii="Arial" w:hAnsi="Arial" w:cs="Arial"/>
                <w:sz w:val="18"/>
                <w:szCs w:val="18"/>
              </w:rPr>
            </w:pPr>
            <w:r w:rsidRPr="009C2F0E">
              <w:rPr>
                <w:rFonts w:ascii="Arial" w:hAnsi="Arial" w:cs="Arial"/>
                <w:sz w:val="18"/>
                <w:szCs w:val="18"/>
              </w:rPr>
              <w:t>2020</w:t>
            </w:r>
          </w:p>
        </w:tc>
        <w:tc>
          <w:tcPr>
            <w:tcW w:w="1559" w:type="dxa"/>
          </w:tcPr>
          <w:p w14:paraId="53D19478" w14:textId="77777777" w:rsidR="00082071" w:rsidRPr="009C2F0E" w:rsidRDefault="00082071" w:rsidP="00082071">
            <w:pPr>
              <w:pStyle w:val="NoSpacing"/>
              <w:jc w:val="both"/>
              <w:rPr>
                <w:rFonts w:ascii="Arial" w:hAnsi="Arial" w:cs="Arial"/>
                <w:sz w:val="18"/>
                <w:szCs w:val="18"/>
              </w:rPr>
            </w:pPr>
            <w:r w:rsidRPr="009C2F0E">
              <w:rPr>
                <w:rFonts w:ascii="Arial" w:hAnsi="Arial" w:cs="Arial"/>
                <w:sz w:val="18"/>
                <w:szCs w:val="18"/>
              </w:rPr>
              <w:t>Población en situación de Pobreza Extrema 8.9 %</w:t>
            </w:r>
          </w:p>
        </w:tc>
        <w:tc>
          <w:tcPr>
            <w:tcW w:w="1559" w:type="dxa"/>
          </w:tcPr>
          <w:p w14:paraId="2A399996" w14:textId="77777777" w:rsidR="00082071" w:rsidRPr="009C2F0E" w:rsidRDefault="009C2F0E" w:rsidP="009C2F0E">
            <w:pPr>
              <w:pStyle w:val="NoSpacing"/>
              <w:rPr>
                <w:rFonts w:ascii="Arial" w:hAnsi="Arial" w:cs="Arial"/>
                <w:sz w:val="18"/>
                <w:szCs w:val="18"/>
              </w:rPr>
            </w:pPr>
            <w:r w:rsidRPr="009C2F0E">
              <w:rPr>
                <w:rFonts w:ascii="Arial" w:hAnsi="Arial" w:cs="Arial"/>
                <w:sz w:val="18"/>
                <w:szCs w:val="18"/>
              </w:rPr>
              <w:t>Población en situación de P</w:t>
            </w:r>
            <w:r>
              <w:rPr>
                <w:rFonts w:ascii="Arial" w:hAnsi="Arial" w:cs="Arial"/>
                <w:sz w:val="18"/>
                <w:szCs w:val="18"/>
              </w:rPr>
              <w:t>obreza Extrema 8.5</w:t>
            </w:r>
            <w:r w:rsidRPr="009C2F0E">
              <w:rPr>
                <w:rFonts w:ascii="Arial" w:hAnsi="Arial" w:cs="Arial"/>
                <w:sz w:val="18"/>
                <w:szCs w:val="18"/>
              </w:rPr>
              <w:t xml:space="preserve"> %</w:t>
            </w:r>
          </w:p>
        </w:tc>
        <w:tc>
          <w:tcPr>
            <w:tcW w:w="1326" w:type="dxa"/>
          </w:tcPr>
          <w:p w14:paraId="7EC5C8BC" w14:textId="77777777" w:rsidR="00082071" w:rsidRPr="009C2F0E" w:rsidRDefault="009C2F0E" w:rsidP="009C2F0E">
            <w:pPr>
              <w:pStyle w:val="NoSpacing"/>
              <w:rPr>
                <w:rFonts w:ascii="Arial" w:hAnsi="Arial" w:cs="Arial"/>
                <w:sz w:val="18"/>
                <w:szCs w:val="18"/>
              </w:rPr>
            </w:pPr>
            <w:r w:rsidRPr="009C2F0E">
              <w:rPr>
                <w:rFonts w:ascii="Arial" w:hAnsi="Arial" w:cs="Arial"/>
                <w:sz w:val="18"/>
                <w:szCs w:val="18"/>
              </w:rPr>
              <w:t>Población en situación de P</w:t>
            </w:r>
            <w:r>
              <w:rPr>
                <w:rFonts w:ascii="Arial" w:hAnsi="Arial" w:cs="Arial"/>
                <w:sz w:val="18"/>
                <w:szCs w:val="18"/>
              </w:rPr>
              <w:t>obreza Extrema 8</w:t>
            </w:r>
            <w:r w:rsidRPr="009C2F0E">
              <w:rPr>
                <w:rFonts w:ascii="Arial" w:hAnsi="Arial" w:cs="Arial"/>
                <w:sz w:val="18"/>
                <w:szCs w:val="18"/>
              </w:rPr>
              <w:t xml:space="preserve"> %</w:t>
            </w:r>
          </w:p>
        </w:tc>
        <w:tc>
          <w:tcPr>
            <w:tcW w:w="1181" w:type="dxa"/>
          </w:tcPr>
          <w:p w14:paraId="04B2CBD0" w14:textId="77777777" w:rsidR="00082071" w:rsidRPr="009C2F0E" w:rsidRDefault="009C2F0E" w:rsidP="009C2F0E">
            <w:pPr>
              <w:pStyle w:val="NoSpacing"/>
              <w:rPr>
                <w:rFonts w:ascii="Arial" w:hAnsi="Arial" w:cs="Arial"/>
                <w:sz w:val="18"/>
                <w:szCs w:val="18"/>
              </w:rPr>
            </w:pPr>
            <w:r w:rsidRPr="009C2F0E">
              <w:rPr>
                <w:rFonts w:ascii="Arial" w:hAnsi="Arial" w:cs="Arial"/>
                <w:sz w:val="18"/>
                <w:szCs w:val="18"/>
              </w:rPr>
              <w:t>Población en situación de P</w:t>
            </w:r>
            <w:r>
              <w:rPr>
                <w:rFonts w:ascii="Arial" w:hAnsi="Arial" w:cs="Arial"/>
                <w:sz w:val="18"/>
                <w:szCs w:val="18"/>
              </w:rPr>
              <w:t>obreza Extrema 7.5</w:t>
            </w:r>
            <w:r w:rsidRPr="009C2F0E">
              <w:rPr>
                <w:rFonts w:ascii="Arial" w:hAnsi="Arial" w:cs="Arial"/>
                <w:sz w:val="18"/>
                <w:szCs w:val="18"/>
              </w:rPr>
              <w:t xml:space="preserve"> %</w:t>
            </w:r>
          </w:p>
        </w:tc>
        <w:tc>
          <w:tcPr>
            <w:tcW w:w="1181" w:type="dxa"/>
          </w:tcPr>
          <w:p w14:paraId="5A41933F" w14:textId="77777777" w:rsidR="00082071" w:rsidRPr="009C2F0E" w:rsidRDefault="009C2F0E" w:rsidP="009C2F0E">
            <w:pPr>
              <w:pStyle w:val="NoSpacing"/>
              <w:rPr>
                <w:rFonts w:ascii="Arial" w:hAnsi="Arial" w:cs="Arial"/>
                <w:sz w:val="18"/>
                <w:szCs w:val="18"/>
              </w:rPr>
            </w:pPr>
            <w:r w:rsidRPr="009C2F0E">
              <w:rPr>
                <w:rFonts w:ascii="Arial" w:hAnsi="Arial" w:cs="Arial"/>
                <w:sz w:val="18"/>
                <w:szCs w:val="18"/>
              </w:rPr>
              <w:t>Población en situación de P</w:t>
            </w:r>
            <w:r>
              <w:rPr>
                <w:rFonts w:ascii="Arial" w:hAnsi="Arial" w:cs="Arial"/>
                <w:sz w:val="18"/>
                <w:szCs w:val="18"/>
              </w:rPr>
              <w:t>obreza Extrema 7</w:t>
            </w:r>
            <w:r w:rsidRPr="009C2F0E">
              <w:rPr>
                <w:rFonts w:ascii="Arial" w:hAnsi="Arial" w:cs="Arial"/>
                <w:sz w:val="18"/>
                <w:szCs w:val="18"/>
              </w:rPr>
              <w:t xml:space="preserve"> %</w:t>
            </w:r>
          </w:p>
        </w:tc>
        <w:tc>
          <w:tcPr>
            <w:tcW w:w="1182" w:type="dxa"/>
          </w:tcPr>
          <w:p w14:paraId="20BAC9EE" w14:textId="77777777" w:rsidR="00082071" w:rsidRPr="009C2F0E" w:rsidRDefault="009C2F0E" w:rsidP="009C2F0E">
            <w:pPr>
              <w:pStyle w:val="NoSpacing"/>
              <w:rPr>
                <w:rFonts w:ascii="Arial" w:hAnsi="Arial" w:cs="Arial"/>
                <w:sz w:val="18"/>
                <w:szCs w:val="18"/>
              </w:rPr>
            </w:pPr>
            <w:r w:rsidRPr="009C2F0E">
              <w:rPr>
                <w:rFonts w:ascii="Arial" w:hAnsi="Arial" w:cs="Arial"/>
                <w:sz w:val="18"/>
                <w:szCs w:val="18"/>
              </w:rPr>
              <w:t>Población en situación de P</w:t>
            </w:r>
            <w:r>
              <w:rPr>
                <w:rFonts w:ascii="Arial" w:hAnsi="Arial" w:cs="Arial"/>
                <w:sz w:val="18"/>
                <w:szCs w:val="18"/>
              </w:rPr>
              <w:t>obreza Extrema 6.5</w:t>
            </w:r>
            <w:r w:rsidRPr="009C2F0E">
              <w:rPr>
                <w:rFonts w:ascii="Arial" w:hAnsi="Arial" w:cs="Arial"/>
                <w:sz w:val="18"/>
                <w:szCs w:val="18"/>
              </w:rPr>
              <w:t xml:space="preserve"> %</w:t>
            </w:r>
          </w:p>
        </w:tc>
      </w:tr>
      <w:tr w:rsidR="00BF0C48" w:rsidRPr="00550DF7" w14:paraId="324335BA" w14:textId="77777777" w:rsidTr="006C0E4B">
        <w:tc>
          <w:tcPr>
            <w:tcW w:w="15071" w:type="dxa"/>
            <w:gridSpan w:val="11"/>
          </w:tcPr>
          <w:p w14:paraId="3C3E0499" w14:textId="77777777" w:rsidR="00BF0C48" w:rsidRPr="00BF0C48" w:rsidRDefault="00BF0C48" w:rsidP="00516D98">
            <w:pPr>
              <w:autoSpaceDE w:val="0"/>
              <w:autoSpaceDN w:val="0"/>
              <w:adjustRightInd w:val="0"/>
              <w:spacing w:line="360" w:lineRule="auto"/>
              <w:jc w:val="both"/>
              <w:rPr>
                <w:rFonts w:ascii="Arial" w:hAnsi="Arial" w:cs="Arial"/>
                <w:b/>
                <w:sz w:val="18"/>
                <w:szCs w:val="18"/>
              </w:rPr>
            </w:pPr>
            <w:r w:rsidRPr="00BF0C48">
              <w:rPr>
                <w:rFonts w:ascii="Arial" w:hAnsi="Arial" w:cs="Arial"/>
                <w:b/>
                <w:sz w:val="18"/>
                <w:szCs w:val="18"/>
              </w:rPr>
              <w:t>ACCIONES ESTRATEGICAS DEL OET.01</w:t>
            </w:r>
          </w:p>
        </w:tc>
      </w:tr>
      <w:tr w:rsidR="00426314" w:rsidRPr="006C0E4B" w14:paraId="38E76D50" w14:textId="77777777" w:rsidTr="006C0E4B">
        <w:tc>
          <w:tcPr>
            <w:tcW w:w="988" w:type="dxa"/>
          </w:tcPr>
          <w:p w14:paraId="5770F9BC" w14:textId="77777777" w:rsidR="00426314" w:rsidRPr="003F0546" w:rsidRDefault="00426314" w:rsidP="00426314">
            <w:pPr>
              <w:pStyle w:val="NoSpacing"/>
              <w:rPr>
                <w:rFonts w:ascii="Arial" w:hAnsi="Arial" w:cs="Arial"/>
                <w:sz w:val="16"/>
                <w:szCs w:val="16"/>
              </w:rPr>
            </w:pPr>
            <w:r w:rsidRPr="003F0546">
              <w:rPr>
                <w:rFonts w:ascii="Arial" w:hAnsi="Arial" w:cs="Arial"/>
                <w:sz w:val="16"/>
                <w:szCs w:val="16"/>
              </w:rPr>
              <w:t>AET.01.01</w:t>
            </w:r>
          </w:p>
        </w:tc>
        <w:tc>
          <w:tcPr>
            <w:tcW w:w="2501" w:type="dxa"/>
          </w:tcPr>
          <w:p w14:paraId="242980FB" w14:textId="77777777" w:rsidR="00426314" w:rsidRPr="006C0E4B" w:rsidRDefault="00426314" w:rsidP="00426314">
            <w:pPr>
              <w:pStyle w:val="NoSpacing"/>
              <w:rPr>
                <w:rFonts w:ascii="Arial" w:hAnsi="Arial" w:cs="Arial"/>
                <w:sz w:val="18"/>
                <w:szCs w:val="18"/>
              </w:rPr>
            </w:pPr>
            <w:r w:rsidRPr="006C0E4B">
              <w:rPr>
                <w:rFonts w:ascii="Arial" w:hAnsi="Arial" w:cs="Arial"/>
                <w:sz w:val="18"/>
                <w:szCs w:val="18"/>
              </w:rPr>
              <w:t>Fomentar la no violen</w:t>
            </w:r>
            <w:r>
              <w:rPr>
                <w:rFonts w:ascii="Arial" w:hAnsi="Arial" w:cs="Arial"/>
                <w:sz w:val="18"/>
                <w:szCs w:val="18"/>
              </w:rPr>
              <w:t>cia y maltrato familiar.</w:t>
            </w:r>
          </w:p>
        </w:tc>
        <w:tc>
          <w:tcPr>
            <w:tcW w:w="1419" w:type="dxa"/>
          </w:tcPr>
          <w:p w14:paraId="6745F54C" w14:textId="77777777" w:rsidR="00E1646F" w:rsidRPr="006C0E4B" w:rsidRDefault="00E1646F" w:rsidP="00426314">
            <w:pPr>
              <w:pStyle w:val="NoSpacing"/>
              <w:rPr>
                <w:rFonts w:ascii="Arial" w:hAnsi="Arial" w:cs="Arial"/>
                <w:sz w:val="18"/>
                <w:szCs w:val="18"/>
              </w:rPr>
            </w:pPr>
          </w:p>
        </w:tc>
        <w:tc>
          <w:tcPr>
            <w:tcW w:w="1517" w:type="dxa"/>
          </w:tcPr>
          <w:p w14:paraId="01E055D5" w14:textId="77777777" w:rsidR="00E1646F" w:rsidRDefault="00E1646F" w:rsidP="00E1646F">
            <w:pPr>
              <w:pStyle w:val="NoSpacing"/>
              <w:rPr>
                <w:rFonts w:ascii="Arial" w:hAnsi="Arial" w:cs="Arial"/>
                <w:sz w:val="18"/>
                <w:szCs w:val="18"/>
              </w:rPr>
            </w:pPr>
            <w:r>
              <w:rPr>
                <w:rFonts w:ascii="Arial" w:hAnsi="Arial" w:cs="Arial"/>
                <w:sz w:val="18"/>
                <w:szCs w:val="18"/>
              </w:rPr>
              <w:t>Sub prefecto</w:t>
            </w:r>
          </w:p>
          <w:p w14:paraId="16496B1A" w14:textId="77777777" w:rsidR="00426314" w:rsidRPr="006C0E4B" w:rsidRDefault="00E1646F" w:rsidP="00E1646F">
            <w:pPr>
              <w:pStyle w:val="NoSpacing"/>
              <w:rPr>
                <w:rFonts w:ascii="Arial" w:hAnsi="Arial" w:cs="Arial"/>
                <w:sz w:val="18"/>
                <w:szCs w:val="18"/>
              </w:rPr>
            </w:pPr>
            <w:r>
              <w:rPr>
                <w:rFonts w:ascii="Arial" w:hAnsi="Arial" w:cs="Arial"/>
                <w:sz w:val="18"/>
                <w:szCs w:val="18"/>
              </w:rPr>
              <w:t>PNP</w:t>
            </w:r>
          </w:p>
        </w:tc>
        <w:tc>
          <w:tcPr>
            <w:tcW w:w="658" w:type="dxa"/>
          </w:tcPr>
          <w:p w14:paraId="199E8A0F" w14:textId="77777777" w:rsidR="00426314" w:rsidRPr="006C0E4B" w:rsidRDefault="00756D69" w:rsidP="00426314">
            <w:pPr>
              <w:pStyle w:val="NoSpacing"/>
              <w:rPr>
                <w:rFonts w:ascii="Arial" w:hAnsi="Arial" w:cs="Arial"/>
                <w:sz w:val="18"/>
                <w:szCs w:val="18"/>
              </w:rPr>
            </w:pPr>
            <w:r w:rsidRPr="009C2F0E">
              <w:rPr>
                <w:rFonts w:ascii="Arial" w:hAnsi="Arial" w:cs="Arial"/>
                <w:sz w:val="18"/>
                <w:szCs w:val="18"/>
              </w:rPr>
              <w:t>2020</w:t>
            </w:r>
          </w:p>
        </w:tc>
        <w:tc>
          <w:tcPr>
            <w:tcW w:w="1559" w:type="dxa"/>
          </w:tcPr>
          <w:p w14:paraId="7223221C" w14:textId="77777777" w:rsidR="00426314"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559" w:type="dxa"/>
          </w:tcPr>
          <w:p w14:paraId="48E08302" w14:textId="77777777" w:rsidR="00426314"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326" w:type="dxa"/>
          </w:tcPr>
          <w:p w14:paraId="680EC0DC" w14:textId="77777777" w:rsidR="00426314"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1" w:type="dxa"/>
          </w:tcPr>
          <w:p w14:paraId="1909AFA9" w14:textId="77777777" w:rsidR="00426314"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1" w:type="dxa"/>
          </w:tcPr>
          <w:p w14:paraId="23A4A3EA" w14:textId="77777777" w:rsidR="00426314"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2" w:type="dxa"/>
          </w:tcPr>
          <w:p w14:paraId="7E31005A" w14:textId="77777777" w:rsidR="00426314" w:rsidRPr="006C0E4B" w:rsidRDefault="00913710" w:rsidP="00913710">
            <w:pPr>
              <w:pStyle w:val="NoSpacing"/>
              <w:jc w:val="center"/>
              <w:rPr>
                <w:rFonts w:ascii="Arial" w:hAnsi="Arial" w:cs="Arial"/>
                <w:sz w:val="18"/>
                <w:szCs w:val="18"/>
              </w:rPr>
            </w:pPr>
            <w:r>
              <w:rPr>
                <w:rFonts w:ascii="Arial" w:hAnsi="Arial" w:cs="Arial"/>
                <w:sz w:val="18"/>
                <w:szCs w:val="18"/>
              </w:rPr>
              <w:t>X</w:t>
            </w:r>
          </w:p>
        </w:tc>
      </w:tr>
      <w:tr w:rsidR="00913710" w:rsidRPr="006C0E4B" w14:paraId="4228DFCE" w14:textId="77777777" w:rsidTr="006C0E4B">
        <w:tc>
          <w:tcPr>
            <w:tcW w:w="988" w:type="dxa"/>
          </w:tcPr>
          <w:p w14:paraId="21597034" w14:textId="77777777" w:rsidR="00913710" w:rsidRPr="006C0E4B" w:rsidRDefault="00913710" w:rsidP="00913710">
            <w:pPr>
              <w:pStyle w:val="NoSpacing"/>
              <w:rPr>
                <w:rFonts w:ascii="Arial" w:hAnsi="Arial" w:cs="Arial"/>
                <w:sz w:val="18"/>
                <w:szCs w:val="18"/>
              </w:rPr>
            </w:pPr>
            <w:r w:rsidRPr="003F0546">
              <w:rPr>
                <w:rFonts w:ascii="Arial" w:hAnsi="Arial" w:cs="Arial"/>
                <w:sz w:val="16"/>
                <w:szCs w:val="16"/>
              </w:rPr>
              <w:t>AET.01.</w:t>
            </w:r>
            <w:r>
              <w:rPr>
                <w:rFonts w:ascii="Arial" w:hAnsi="Arial" w:cs="Arial"/>
                <w:sz w:val="16"/>
                <w:szCs w:val="16"/>
              </w:rPr>
              <w:t>02</w:t>
            </w:r>
          </w:p>
        </w:tc>
        <w:tc>
          <w:tcPr>
            <w:tcW w:w="2501" w:type="dxa"/>
          </w:tcPr>
          <w:p w14:paraId="7F324212" w14:textId="77777777" w:rsidR="00913710" w:rsidRPr="006C0E4B" w:rsidRDefault="00913710" w:rsidP="00913710">
            <w:pPr>
              <w:pStyle w:val="NoSpacing"/>
              <w:rPr>
                <w:rFonts w:ascii="Arial" w:hAnsi="Arial" w:cs="Arial"/>
                <w:sz w:val="18"/>
                <w:szCs w:val="18"/>
              </w:rPr>
            </w:pPr>
            <w:r w:rsidRPr="006C0E4B">
              <w:rPr>
                <w:rFonts w:ascii="Arial" w:hAnsi="Arial" w:cs="Arial"/>
                <w:sz w:val="18"/>
                <w:szCs w:val="18"/>
              </w:rPr>
              <w:t>Incorporar componentes de tipo productivo en las acciones y programas sociales</w:t>
            </w:r>
          </w:p>
        </w:tc>
        <w:tc>
          <w:tcPr>
            <w:tcW w:w="1419" w:type="dxa"/>
          </w:tcPr>
          <w:p w14:paraId="461D9BCF" w14:textId="77777777" w:rsidR="00913710" w:rsidRPr="006C0E4B" w:rsidRDefault="00913710" w:rsidP="00913710">
            <w:pPr>
              <w:pStyle w:val="NoSpacing"/>
              <w:rPr>
                <w:rFonts w:ascii="Arial" w:hAnsi="Arial" w:cs="Arial"/>
                <w:sz w:val="18"/>
                <w:szCs w:val="18"/>
              </w:rPr>
            </w:pPr>
          </w:p>
        </w:tc>
        <w:tc>
          <w:tcPr>
            <w:tcW w:w="1517" w:type="dxa"/>
          </w:tcPr>
          <w:p w14:paraId="78EF23FF" w14:textId="77777777" w:rsidR="00913710" w:rsidRPr="006C0E4B" w:rsidRDefault="00913710" w:rsidP="00913710">
            <w:pPr>
              <w:pStyle w:val="NoSpacing"/>
              <w:rPr>
                <w:rFonts w:ascii="Arial" w:hAnsi="Arial" w:cs="Arial"/>
                <w:sz w:val="18"/>
                <w:szCs w:val="18"/>
              </w:rPr>
            </w:pPr>
            <w:r>
              <w:rPr>
                <w:rFonts w:ascii="Arial" w:hAnsi="Arial" w:cs="Arial"/>
                <w:sz w:val="18"/>
                <w:szCs w:val="18"/>
              </w:rPr>
              <w:t>Municipalidad distrital de Huacrapuquio</w:t>
            </w:r>
          </w:p>
        </w:tc>
        <w:tc>
          <w:tcPr>
            <w:tcW w:w="658" w:type="dxa"/>
          </w:tcPr>
          <w:p w14:paraId="0944D8A3" w14:textId="77777777" w:rsidR="00913710" w:rsidRPr="006C0E4B" w:rsidRDefault="00913710" w:rsidP="00913710">
            <w:pPr>
              <w:pStyle w:val="NoSpacing"/>
              <w:rPr>
                <w:rFonts w:ascii="Arial" w:hAnsi="Arial" w:cs="Arial"/>
                <w:sz w:val="18"/>
                <w:szCs w:val="18"/>
              </w:rPr>
            </w:pPr>
            <w:r w:rsidRPr="009C2F0E">
              <w:rPr>
                <w:rFonts w:ascii="Arial" w:hAnsi="Arial" w:cs="Arial"/>
                <w:sz w:val="18"/>
                <w:szCs w:val="18"/>
              </w:rPr>
              <w:t>2020</w:t>
            </w:r>
          </w:p>
        </w:tc>
        <w:tc>
          <w:tcPr>
            <w:tcW w:w="1559" w:type="dxa"/>
          </w:tcPr>
          <w:p w14:paraId="3137A761"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559" w:type="dxa"/>
          </w:tcPr>
          <w:p w14:paraId="3F1CF6A0"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326" w:type="dxa"/>
          </w:tcPr>
          <w:p w14:paraId="552E2F6A"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1" w:type="dxa"/>
          </w:tcPr>
          <w:p w14:paraId="67DDE6CC"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1" w:type="dxa"/>
          </w:tcPr>
          <w:p w14:paraId="46EC1286"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2" w:type="dxa"/>
          </w:tcPr>
          <w:p w14:paraId="698F8687"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r>
      <w:tr w:rsidR="00913710" w:rsidRPr="006C0E4B" w14:paraId="25FED2C5" w14:textId="77777777" w:rsidTr="006C0E4B">
        <w:tc>
          <w:tcPr>
            <w:tcW w:w="988" w:type="dxa"/>
          </w:tcPr>
          <w:p w14:paraId="351EB7DB" w14:textId="77777777" w:rsidR="00913710" w:rsidRPr="006C0E4B" w:rsidRDefault="00913710" w:rsidP="00913710">
            <w:pPr>
              <w:pStyle w:val="NoSpacing"/>
              <w:rPr>
                <w:rFonts w:ascii="Arial" w:hAnsi="Arial" w:cs="Arial"/>
                <w:sz w:val="18"/>
                <w:szCs w:val="18"/>
              </w:rPr>
            </w:pPr>
            <w:r w:rsidRPr="003F0546">
              <w:rPr>
                <w:rFonts w:ascii="Arial" w:hAnsi="Arial" w:cs="Arial"/>
                <w:sz w:val="16"/>
                <w:szCs w:val="16"/>
              </w:rPr>
              <w:t>AET.01.0</w:t>
            </w:r>
            <w:r>
              <w:rPr>
                <w:rFonts w:ascii="Arial" w:hAnsi="Arial" w:cs="Arial"/>
                <w:sz w:val="16"/>
                <w:szCs w:val="16"/>
              </w:rPr>
              <w:t>3</w:t>
            </w:r>
          </w:p>
        </w:tc>
        <w:tc>
          <w:tcPr>
            <w:tcW w:w="2501" w:type="dxa"/>
          </w:tcPr>
          <w:p w14:paraId="7680141D" w14:textId="77777777" w:rsidR="00913710" w:rsidRPr="006C0E4B" w:rsidRDefault="00913710" w:rsidP="00913710">
            <w:pPr>
              <w:pStyle w:val="NoSpacing"/>
              <w:rPr>
                <w:rFonts w:ascii="Arial" w:hAnsi="Arial" w:cs="Arial"/>
                <w:sz w:val="18"/>
                <w:szCs w:val="18"/>
              </w:rPr>
            </w:pPr>
            <w:r w:rsidRPr="006C0E4B">
              <w:rPr>
                <w:rFonts w:ascii="Arial" w:hAnsi="Arial" w:cs="Arial"/>
                <w:sz w:val="18"/>
                <w:szCs w:val="18"/>
              </w:rPr>
              <w:t>Implementar sistemas de seguimiento y monitoreo a los programa</w:t>
            </w:r>
            <w:r>
              <w:rPr>
                <w:rFonts w:ascii="Arial" w:hAnsi="Arial" w:cs="Arial"/>
                <w:sz w:val="18"/>
                <w:szCs w:val="18"/>
              </w:rPr>
              <w:t>s sociales.</w:t>
            </w:r>
          </w:p>
        </w:tc>
        <w:tc>
          <w:tcPr>
            <w:tcW w:w="1419" w:type="dxa"/>
          </w:tcPr>
          <w:p w14:paraId="2A908849" w14:textId="77777777" w:rsidR="00913710" w:rsidRPr="006C0E4B" w:rsidRDefault="00913710" w:rsidP="00913710">
            <w:pPr>
              <w:pStyle w:val="NoSpacing"/>
              <w:rPr>
                <w:rFonts w:ascii="Arial" w:hAnsi="Arial" w:cs="Arial"/>
                <w:sz w:val="18"/>
                <w:szCs w:val="18"/>
              </w:rPr>
            </w:pPr>
          </w:p>
        </w:tc>
        <w:tc>
          <w:tcPr>
            <w:tcW w:w="1517" w:type="dxa"/>
          </w:tcPr>
          <w:p w14:paraId="05C913CB" w14:textId="77777777" w:rsidR="00913710" w:rsidRPr="006C0E4B" w:rsidRDefault="00913710" w:rsidP="00913710">
            <w:pPr>
              <w:pStyle w:val="NoSpacing"/>
              <w:rPr>
                <w:rFonts w:ascii="Arial" w:hAnsi="Arial" w:cs="Arial"/>
                <w:sz w:val="18"/>
                <w:szCs w:val="18"/>
              </w:rPr>
            </w:pPr>
            <w:r>
              <w:rPr>
                <w:rFonts w:ascii="Arial" w:hAnsi="Arial" w:cs="Arial"/>
                <w:sz w:val="18"/>
                <w:szCs w:val="18"/>
              </w:rPr>
              <w:t>Municipalidad distrital de Huacrapuquio</w:t>
            </w:r>
          </w:p>
        </w:tc>
        <w:tc>
          <w:tcPr>
            <w:tcW w:w="658" w:type="dxa"/>
          </w:tcPr>
          <w:p w14:paraId="0E08F9DD" w14:textId="77777777" w:rsidR="00913710" w:rsidRPr="006C0E4B" w:rsidRDefault="00913710" w:rsidP="00913710">
            <w:pPr>
              <w:pStyle w:val="NoSpacing"/>
              <w:rPr>
                <w:rFonts w:ascii="Arial" w:hAnsi="Arial" w:cs="Arial"/>
                <w:sz w:val="18"/>
                <w:szCs w:val="18"/>
              </w:rPr>
            </w:pPr>
            <w:r w:rsidRPr="009C2F0E">
              <w:rPr>
                <w:rFonts w:ascii="Arial" w:hAnsi="Arial" w:cs="Arial"/>
                <w:sz w:val="18"/>
                <w:szCs w:val="18"/>
              </w:rPr>
              <w:t>2020</w:t>
            </w:r>
          </w:p>
        </w:tc>
        <w:tc>
          <w:tcPr>
            <w:tcW w:w="1559" w:type="dxa"/>
          </w:tcPr>
          <w:p w14:paraId="09663FB9"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559" w:type="dxa"/>
          </w:tcPr>
          <w:p w14:paraId="32A744AB"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326" w:type="dxa"/>
          </w:tcPr>
          <w:p w14:paraId="56023142"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1" w:type="dxa"/>
          </w:tcPr>
          <w:p w14:paraId="2D28825A"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1" w:type="dxa"/>
          </w:tcPr>
          <w:p w14:paraId="061D7437"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2" w:type="dxa"/>
          </w:tcPr>
          <w:p w14:paraId="33001A54"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r>
      <w:tr w:rsidR="00913710" w:rsidRPr="006C0E4B" w14:paraId="33003B56" w14:textId="77777777" w:rsidTr="006C0E4B">
        <w:tc>
          <w:tcPr>
            <w:tcW w:w="988" w:type="dxa"/>
          </w:tcPr>
          <w:p w14:paraId="3BE8A9A1" w14:textId="77777777" w:rsidR="00913710" w:rsidRPr="006C0E4B" w:rsidRDefault="00913710" w:rsidP="00913710">
            <w:pPr>
              <w:pStyle w:val="NoSpacing"/>
              <w:rPr>
                <w:rFonts w:ascii="Arial" w:hAnsi="Arial" w:cs="Arial"/>
                <w:sz w:val="18"/>
                <w:szCs w:val="18"/>
              </w:rPr>
            </w:pPr>
            <w:r w:rsidRPr="003F0546">
              <w:rPr>
                <w:rFonts w:ascii="Arial" w:hAnsi="Arial" w:cs="Arial"/>
                <w:sz w:val="16"/>
                <w:szCs w:val="16"/>
              </w:rPr>
              <w:t>AET.01.</w:t>
            </w:r>
            <w:r>
              <w:rPr>
                <w:rFonts w:ascii="Arial" w:hAnsi="Arial" w:cs="Arial"/>
                <w:sz w:val="16"/>
                <w:szCs w:val="16"/>
              </w:rPr>
              <w:t>04</w:t>
            </w:r>
          </w:p>
        </w:tc>
        <w:tc>
          <w:tcPr>
            <w:tcW w:w="2501" w:type="dxa"/>
          </w:tcPr>
          <w:p w14:paraId="67C06C10" w14:textId="77777777" w:rsidR="00913710" w:rsidRPr="006C0E4B" w:rsidRDefault="00913710" w:rsidP="00913710">
            <w:pPr>
              <w:pStyle w:val="NoSpacing"/>
              <w:jc w:val="both"/>
              <w:rPr>
                <w:rFonts w:ascii="Arial" w:hAnsi="Arial" w:cs="Arial"/>
                <w:sz w:val="18"/>
                <w:szCs w:val="18"/>
              </w:rPr>
            </w:pPr>
            <w:r w:rsidRPr="000C6DD6">
              <w:rPr>
                <w:rFonts w:ascii="Arial" w:hAnsi="Arial" w:cs="Arial"/>
                <w:sz w:val="20"/>
                <w:szCs w:val="20"/>
              </w:rPr>
              <w:t>Fortalecer las capacidades en seguridad alimentaria de las familias</w:t>
            </w:r>
          </w:p>
        </w:tc>
        <w:tc>
          <w:tcPr>
            <w:tcW w:w="1419" w:type="dxa"/>
          </w:tcPr>
          <w:p w14:paraId="5BFE9533" w14:textId="77777777" w:rsidR="00913710" w:rsidRPr="006C0E4B" w:rsidRDefault="00913710" w:rsidP="00913710">
            <w:pPr>
              <w:pStyle w:val="NoSpacing"/>
              <w:rPr>
                <w:rFonts w:ascii="Arial" w:hAnsi="Arial" w:cs="Arial"/>
                <w:sz w:val="18"/>
                <w:szCs w:val="18"/>
              </w:rPr>
            </w:pPr>
          </w:p>
        </w:tc>
        <w:tc>
          <w:tcPr>
            <w:tcW w:w="1517" w:type="dxa"/>
          </w:tcPr>
          <w:p w14:paraId="50AEBB3D" w14:textId="77777777" w:rsidR="00913710" w:rsidRPr="006C0E4B" w:rsidRDefault="00913710" w:rsidP="00913710">
            <w:pPr>
              <w:pStyle w:val="NoSpacing"/>
              <w:rPr>
                <w:rFonts w:ascii="Arial" w:hAnsi="Arial" w:cs="Arial"/>
                <w:sz w:val="18"/>
                <w:szCs w:val="18"/>
              </w:rPr>
            </w:pPr>
            <w:r>
              <w:rPr>
                <w:rFonts w:ascii="Arial" w:hAnsi="Arial" w:cs="Arial"/>
                <w:sz w:val="18"/>
                <w:szCs w:val="18"/>
              </w:rPr>
              <w:t>Municipalidad distrital de Huacrapuquio</w:t>
            </w:r>
          </w:p>
        </w:tc>
        <w:tc>
          <w:tcPr>
            <w:tcW w:w="658" w:type="dxa"/>
          </w:tcPr>
          <w:p w14:paraId="5A51FAB6" w14:textId="77777777" w:rsidR="00913710" w:rsidRPr="006C0E4B" w:rsidRDefault="00913710" w:rsidP="00913710">
            <w:pPr>
              <w:pStyle w:val="NoSpacing"/>
              <w:rPr>
                <w:rFonts w:ascii="Arial" w:hAnsi="Arial" w:cs="Arial"/>
                <w:sz w:val="18"/>
                <w:szCs w:val="18"/>
              </w:rPr>
            </w:pPr>
            <w:r w:rsidRPr="009C2F0E">
              <w:rPr>
                <w:rFonts w:ascii="Arial" w:hAnsi="Arial" w:cs="Arial"/>
                <w:sz w:val="18"/>
                <w:szCs w:val="18"/>
              </w:rPr>
              <w:t>2020</w:t>
            </w:r>
          </w:p>
        </w:tc>
        <w:tc>
          <w:tcPr>
            <w:tcW w:w="1559" w:type="dxa"/>
          </w:tcPr>
          <w:p w14:paraId="160BF302"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559" w:type="dxa"/>
          </w:tcPr>
          <w:p w14:paraId="637653DD"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326" w:type="dxa"/>
          </w:tcPr>
          <w:p w14:paraId="4D7C31B5"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1" w:type="dxa"/>
          </w:tcPr>
          <w:p w14:paraId="308BC03A"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1" w:type="dxa"/>
          </w:tcPr>
          <w:p w14:paraId="7C5A31E1"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2" w:type="dxa"/>
          </w:tcPr>
          <w:p w14:paraId="2B388983"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r>
      <w:tr w:rsidR="00913710" w:rsidRPr="006C0E4B" w14:paraId="630ACB05" w14:textId="77777777" w:rsidTr="006C0E4B">
        <w:tc>
          <w:tcPr>
            <w:tcW w:w="988" w:type="dxa"/>
          </w:tcPr>
          <w:p w14:paraId="2AF1166E" w14:textId="77777777" w:rsidR="00913710" w:rsidRPr="006C0E4B" w:rsidRDefault="00913710" w:rsidP="00913710">
            <w:pPr>
              <w:pStyle w:val="NoSpacing"/>
              <w:rPr>
                <w:rFonts w:ascii="Arial" w:hAnsi="Arial" w:cs="Arial"/>
                <w:sz w:val="18"/>
                <w:szCs w:val="18"/>
              </w:rPr>
            </w:pPr>
            <w:r w:rsidRPr="003F0546">
              <w:rPr>
                <w:rFonts w:ascii="Arial" w:hAnsi="Arial" w:cs="Arial"/>
                <w:sz w:val="16"/>
                <w:szCs w:val="16"/>
              </w:rPr>
              <w:t>AET.01.</w:t>
            </w:r>
            <w:r>
              <w:rPr>
                <w:rFonts w:ascii="Arial" w:hAnsi="Arial" w:cs="Arial"/>
                <w:sz w:val="16"/>
                <w:szCs w:val="16"/>
              </w:rPr>
              <w:t>05</w:t>
            </w:r>
          </w:p>
        </w:tc>
        <w:tc>
          <w:tcPr>
            <w:tcW w:w="2501" w:type="dxa"/>
          </w:tcPr>
          <w:p w14:paraId="7DF638AC" w14:textId="77777777" w:rsidR="00913710" w:rsidRPr="000C6DD6" w:rsidRDefault="00913710" w:rsidP="00913710">
            <w:pPr>
              <w:pStyle w:val="NoSpacing"/>
              <w:jc w:val="both"/>
              <w:rPr>
                <w:rFonts w:ascii="Arial" w:hAnsi="Arial" w:cs="Arial"/>
                <w:sz w:val="20"/>
                <w:szCs w:val="20"/>
              </w:rPr>
            </w:pPr>
            <w:r w:rsidRPr="000C6DD6">
              <w:rPr>
                <w:rFonts w:ascii="Arial" w:hAnsi="Arial" w:cs="Arial"/>
                <w:sz w:val="20"/>
                <w:szCs w:val="20"/>
              </w:rPr>
              <w:t>Fortalecer los espacios de participación, concertación y control  ciudadano</w:t>
            </w:r>
          </w:p>
        </w:tc>
        <w:tc>
          <w:tcPr>
            <w:tcW w:w="1419" w:type="dxa"/>
          </w:tcPr>
          <w:p w14:paraId="69E91FF5" w14:textId="77777777" w:rsidR="00913710" w:rsidRPr="006C0E4B" w:rsidRDefault="00913710" w:rsidP="00913710">
            <w:pPr>
              <w:pStyle w:val="NoSpacing"/>
              <w:rPr>
                <w:rFonts w:ascii="Arial" w:hAnsi="Arial" w:cs="Arial"/>
                <w:sz w:val="18"/>
                <w:szCs w:val="18"/>
              </w:rPr>
            </w:pPr>
          </w:p>
        </w:tc>
        <w:tc>
          <w:tcPr>
            <w:tcW w:w="1517" w:type="dxa"/>
          </w:tcPr>
          <w:p w14:paraId="2F7BF56A" w14:textId="77777777" w:rsidR="00913710" w:rsidRPr="006C0E4B" w:rsidRDefault="00913710" w:rsidP="00913710">
            <w:pPr>
              <w:pStyle w:val="NoSpacing"/>
              <w:rPr>
                <w:rFonts w:ascii="Arial" w:hAnsi="Arial" w:cs="Arial"/>
                <w:sz w:val="18"/>
                <w:szCs w:val="18"/>
              </w:rPr>
            </w:pPr>
            <w:r>
              <w:rPr>
                <w:rFonts w:ascii="Arial" w:hAnsi="Arial" w:cs="Arial"/>
                <w:sz w:val="18"/>
                <w:szCs w:val="18"/>
              </w:rPr>
              <w:t>Municipalidad distrital de Huacrapuquio</w:t>
            </w:r>
          </w:p>
        </w:tc>
        <w:tc>
          <w:tcPr>
            <w:tcW w:w="658" w:type="dxa"/>
          </w:tcPr>
          <w:p w14:paraId="41829D34" w14:textId="77777777" w:rsidR="00913710" w:rsidRPr="006C0E4B" w:rsidRDefault="00913710" w:rsidP="00913710">
            <w:pPr>
              <w:pStyle w:val="NoSpacing"/>
              <w:rPr>
                <w:rFonts w:ascii="Arial" w:hAnsi="Arial" w:cs="Arial"/>
                <w:sz w:val="18"/>
                <w:szCs w:val="18"/>
              </w:rPr>
            </w:pPr>
            <w:r w:rsidRPr="009C2F0E">
              <w:rPr>
                <w:rFonts w:ascii="Arial" w:hAnsi="Arial" w:cs="Arial"/>
                <w:sz w:val="18"/>
                <w:szCs w:val="18"/>
              </w:rPr>
              <w:t>2020</w:t>
            </w:r>
          </w:p>
        </w:tc>
        <w:tc>
          <w:tcPr>
            <w:tcW w:w="1559" w:type="dxa"/>
          </w:tcPr>
          <w:p w14:paraId="4AD5A87C"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559" w:type="dxa"/>
          </w:tcPr>
          <w:p w14:paraId="01AD79AA"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326" w:type="dxa"/>
          </w:tcPr>
          <w:p w14:paraId="77210F59"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1" w:type="dxa"/>
          </w:tcPr>
          <w:p w14:paraId="4A56CA10"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1" w:type="dxa"/>
          </w:tcPr>
          <w:p w14:paraId="7E92949C"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2" w:type="dxa"/>
          </w:tcPr>
          <w:p w14:paraId="585C2BD7"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r>
      <w:tr w:rsidR="00913710" w:rsidRPr="006C0E4B" w14:paraId="7D6B0A50" w14:textId="77777777" w:rsidTr="006C0E4B">
        <w:tc>
          <w:tcPr>
            <w:tcW w:w="988" w:type="dxa"/>
          </w:tcPr>
          <w:p w14:paraId="301B5895" w14:textId="77777777" w:rsidR="00913710" w:rsidRPr="006C0E4B" w:rsidRDefault="00913710" w:rsidP="00913710">
            <w:pPr>
              <w:pStyle w:val="NoSpacing"/>
              <w:rPr>
                <w:rFonts w:ascii="Arial" w:hAnsi="Arial" w:cs="Arial"/>
                <w:sz w:val="18"/>
                <w:szCs w:val="18"/>
              </w:rPr>
            </w:pPr>
            <w:r w:rsidRPr="003F0546">
              <w:rPr>
                <w:rFonts w:ascii="Arial" w:hAnsi="Arial" w:cs="Arial"/>
                <w:sz w:val="16"/>
                <w:szCs w:val="16"/>
              </w:rPr>
              <w:t>AET.01.</w:t>
            </w:r>
            <w:r>
              <w:rPr>
                <w:rFonts w:ascii="Arial" w:hAnsi="Arial" w:cs="Arial"/>
                <w:sz w:val="16"/>
                <w:szCs w:val="16"/>
              </w:rPr>
              <w:t>06</w:t>
            </w:r>
          </w:p>
        </w:tc>
        <w:tc>
          <w:tcPr>
            <w:tcW w:w="2501" w:type="dxa"/>
          </w:tcPr>
          <w:p w14:paraId="242216D6" w14:textId="77777777" w:rsidR="00913710" w:rsidRPr="000C6DD6" w:rsidRDefault="00913710" w:rsidP="00913710">
            <w:pPr>
              <w:pStyle w:val="NoSpacing"/>
              <w:jc w:val="both"/>
              <w:rPr>
                <w:rFonts w:ascii="Arial" w:hAnsi="Arial" w:cs="Arial"/>
                <w:sz w:val="20"/>
                <w:szCs w:val="20"/>
              </w:rPr>
            </w:pPr>
            <w:r>
              <w:rPr>
                <w:rFonts w:ascii="Arial" w:hAnsi="Arial" w:cs="Arial"/>
                <w:sz w:val="20"/>
                <w:szCs w:val="20"/>
              </w:rPr>
              <w:t>F</w:t>
            </w:r>
            <w:r w:rsidRPr="000C6DD6">
              <w:rPr>
                <w:rFonts w:ascii="Arial" w:hAnsi="Arial" w:cs="Arial"/>
                <w:sz w:val="20"/>
                <w:szCs w:val="20"/>
              </w:rPr>
              <w:t>ortalecer</w:t>
            </w:r>
            <w:r>
              <w:rPr>
                <w:rFonts w:ascii="Arial" w:hAnsi="Arial" w:cs="Arial"/>
                <w:sz w:val="20"/>
                <w:szCs w:val="20"/>
              </w:rPr>
              <w:t xml:space="preserve"> las capacidades </w:t>
            </w:r>
            <w:r w:rsidRPr="000C6DD6">
              <w:rPr>
                <w:rFonts w:ascii="Arial" w:hAnsi="Arial" w:cs="Arial"/>
                <w:sz w:val="20"/>
                <w:szCs w:val="20"/>
              </w:rPr>
              <w:t>de los representantes de las organiz</w:t>
            </w:r>
            <w:r>
              <w:rPr>
                <w:rFonts w:ascii="Arial" w:hAnsi="Arial" w:cs="Arial"/>
                <w:sz w:val="20"/>
                <w:szCs w:val="20"/>
              </w:rPr>
              <w:t>aciones sociales.</w:t>
            </w:r>
          </w:p>
        </w:tc>
        <w:tc>
          <w:tcPr>
            <w:tcW w:w="1419" w:type="dxa"/>
          </w:tcPr>
          <w:p w14:paraId="4AD2C6E4" w14:textId="77777777" w:rsidR="00913710" w:rsidRPr="006C0E4B" w:rsidRDefault="00913710" w:rsidP="00913710">
            <w:pPr>
              <w:pStyle w:val="NoSpacing"/>
              <w:rPr>
                <w:rFonts w:ascii="Arial" w:hAnsi="Arial" w:cs="Arial"/>
                <w:sz w:val="18"/>
                <w:szCs w:val="18"/>
              </w:rPr>
            </w:pPr>
          </w:p>
        </w:tc>
        <w:tc>
          <w:tcPr>
            <w:tcW w:w="1517" w:type="dxa"/>
          </w:tcPr>
          <w:p w14:paraId="1324E6AF" w14:textId="77777777" w:rsidR="00913710" w:rsidRPr="006C0E4B" w:rsidRDefault="00913710" w:rsidP="00913710">
            <w:pPr>
              <w:pStyle w:val="NoSpacing"/>
              <w:rPr>
                <w:rFonts w:ascii="Arial" w:hAnsi="Arial" w:cs="Arial"/>
                <w:sz w:val="18"/>
                <w:szCs w:val="18"/>
              </w:rPr>
            </w:pPr>
            <w:r>
              <w:rPr>
                <w:rFonts w:ascii="Arial" w:hAnsi="Arial" w:cs="Arial"/>
                <w:sz w:val="18"/>
                <w:szCs w:val="18"/>
              </w:rPr>
              <w:t>Municipalidad distrital de Huacrapuquio</w:t>
            </w:r>
          </w:p>
        </w:tc>
        <w:tc>
          <w:tcPr>
            <w:tcW w:w="658" w:type="dxa"/>
          </w:tcPr>
          <w:p w14:paraId="09B2707D" w14:textId="77777777" w:rsidR="00913710" w:rsidRPr="006C0E4B" w:rsidRDefault="00913710" w:rsidP="00913710">
            <w:pPr>
              <w:pStyle w:val="NoSpacing"/>
              <w:rPr>
                <w:rFonts w:ascii="Arial" w:hAnsi="Arial" w:cs="Arial"/>
                <w:sz w:val="18"/>
                <w:szCs w:val="18"/>
              </w:rPr>
            </w:pPr>
            <w:r w:rsidRPr="009C2F0E">
              <w:rPr>
                <w:rFonts w:ascii="Arial" w:hAnsi="Arial" w:cs="Arial"/>
                <w:sz w:val="18"/>
                <w:szCs w:val="18"/>
              </w:rPr>
              <w:t>2020</w:t>
            </w:r>
          </w:p>
        </w:tc>
        <w:tc>
          <w:tcPr>
            <w:tcW w:w="1559" w:type="dxa"/>
          </w:tcPr>
          <w:p w14:paraId="1D9225A2"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559" w:type="dxa"/>
          </w:tcPr>
          <w:p w14:paraId="0ABA7080"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326" w:type="dxa"/>
          </w:tcPr>
          <w:p w14:paraId="2D7A9E44"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1" w:type="dxa"/>
          </w:tcPr>
          <w:p w14:paraId="54166048"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1" w:type="dxa"/>
          </w:tcPr>
          <w:p w14:paraId="7978923A"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c>
          <w:tcPr>
            <w:tcW w:w="1182" w:type="dxa"/>
          </w:tcPr>
          <w:p w14:paraId="218EC6BD" w14:textId="77777777" w:rsidR="00913710" w:rsidRPr="006C0E4B" w:rsidRDefault="00913710" w:rsidP="00913710">
            <w:pPr>
              <w:pStyle w:val="NoSpacing"/>
              <w:jc w:val="center"/>
              <w:rPr>
                <w:rFonts w:ascii="Arial" w:hAnsi="Arial" w:cs="Arial"/>
                <w:sz w:val="18"/>
                <w:szCs w:val="18"/>
              </w:rPr>
            </w:pPr>
            <w:r>
              <w:rPr>
                <w:rFonts w:ascii="Arial" w:hAnsi="Arial" w:cs="Arial"/>
                <w:sz w:val="18"/>
                <w:szCs w:val="18"/>
              </w:rPr>
              <w:t>X</w:t>
            </w:r>
          </w:p>
        </w:tc>
      </w:tr>
    </w:tbl>
    <w:p w14:paraId="0E778E1C" w14:textId="77777777" w:rsidR="00576F4F" w:rsidRDefault="00576F4F" w:rsidP="00576F4F">
      <w:pPr>
        <w:pStyle w:val="NoSpacing"/>
        <w:rPr>
          <w:rFonts w:ascii="Arial" w:hAnsi="Arial" w:cs="Arial"/>
          <w:b/>
          <w:sz w:val="20"/>
          <w:szCs w:val="20"/>
        </w:rPr>
      </w:pPr>
      <w:r w:rsidRPr="00C37A96">
        <w:rPr>
          <w:rFonts w:ascii="Arial" w:hAnsi="Arial" w:cs="Arial"/>
          <w:b/>
          <w:noProof/>
          <w:lang w:val="en-US"/>
        </w:rPr>
        <w:drawing>
          <wp:inline distT="0" distB="0" distL="0" distR="0" wp14:anchorId="5BE202B5" wp14:editId="088EC581">
            <wp:extent cx="781050" cy="581025"/>
            <wp:effectExtent l="0" t="0" r="0" b="9525"/>
            <wp:docPr id="24" name="Imagen 24"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1B938325" w14:textId="77777777" w:rsidR="00576F4F" w:rsidRPr="00561F7F" w:rsidRDefault="00576F4F" w:rsidP="00576F4F">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tbl>
      <w:tblPr>
        <w:tblStyle w:val="TableGrid"/>
        <w:tblW w:w="0" w:type="auto"/>
        <w:tblLayout w:type="fixed"/>
        <w:tblLook w:val="04A0" w:firstRow="1" w:lastRow="0" w:firstColumn="1" w:lastColumn="0" w:noHBand="0" w:noVBand="1"/>
      </w:tblPr>
      <w:tblGrid>
        <w:gridCol w:w="1129"/>
        <w:gridCol w:w="1560"/>
        <w:gridCol w:w="1701"/>
        <w:gridCol w:w="1559"/>
        <w:gridCol w:w="850"/>
        <w:gridCol w:w="1418"/>
        <w:gridCol w:w="1417"/>
        <w:gridCol w:w="1418"/>
        <w:gridCol w:w="1417"/>
        <w:gridCol w:w="1418"/>
        <w:gridCol w:w="1184"/>
      </w:tblGrid>
      <w:tr w:rsidR="00576F4F" w:rsidRPr="00550DF7" w14:paraId="4B0A0AE7" w14:textId="77777777" w:rsidTr="005E7329">
        <w:tc>
          <w:tcPr>
            <w:tcW w:w="2689" w:type="dxa"/>
            <w:gridSpan w:val="2"/>
          </w:tcPr>
          <w:p w14:paraId="051AD40C" w14:textId="77777777" w:rsidR="00576F4F" w:rsidRPr="00550DF7" w:rsidRDefault="00576F4F" w:rsidP="00346EA6">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OET / AET</w:t>
            </w:r>
          </w:p>
        </w:tc>
        <w:tc>
          <w:tcPr>
            <w:tcW w:w="1701" w:type="dxa"/>
            <w:vMerge w:val="restart"/>
          </w:tcPr>
          <w:p w14:paraId="71458D46" w14:textId="77777777" w:rsidR="00576F4F" w:rsidRPr="00550DF7" w:rsidRDefault="00576F4F" w:rsidP="00346EA6">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INDICADOR</w:t>
            </w:r>
          </w:p>
        </w:tc>
        <w:tc>
          <w:tcPr>
            <w:tcW w:w="1559" w:type="dxa"/>
            <w:vMerge w:val="restart"/>
          </w:tcPr>
          <w:p w14:paraId="1449AA1F" w14:textId="77777777" w:rsidR="00576F4F" w:rsidRPr="00550DF7" w:rsidRDefault="00EA2A4D" w:rsidP="00346EA6">
            <w:pPr>
              <w:pStyle w:val="NoSpacing"/>
              <w:rPr>
                <w:rFonts w:ascii="Arial" w:hAnsi="Arial" w:cs="Arial"/>
                <w:b/>
                <w:sz w:val="20"/>
                <w:szCs w:val="20"/>
              </w:rPr>
            </w:pPr>
            <w:r>
              <w:rPr>
                <w:rFonts w:ascii="Arial" w:hAnsi="Arial" w:cs="Arial"/>
                <w:b/>
                <w:sz w:val="20"/>
                <w:szCs w:val="20"/>
              </w:rPr>
              <w:t xml:space="preserve">Responsable </w:t>
            </w:r>
            <w:r w:rsidR="00576F4F" w:rsidRPr="00550DF7">
              <w:rPr>
                <w:rFonts w:ascii="Arial" w:hAnsi="Arial" w:cs="Arial"/>
                <w:b/>
                <w:sz w:val="20"/>
                <w:szCs w:val="20"/>
              </w:rPr>
              <w:t xml:space="preserve"> cumplimiento de OET / AET</w:t>
            </w:r>
          </w:p>
        </w:tc>
        <w:tc>
          <w:tcPr>
            <w:tcW w:w="2268" w:type="dxa"/>
            <w:gridSpan w:val="2"/>
          </w:tcPr>
          <w:p w14:paraId="69102C1E" w14:textId="77777777" w:rsidR="00576F4F" w:rsidRPr="00550DF7" w:rsidRDefault="00576F4F" w:rsidP="00346EA6">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LINEA BASE</w:t>
            </w:r>
          </w:p>
        </w:tc>
        <w:tc>
          <w:tcPr>
            <w:tcW w:w="6854" w:type="dxa"/>
            <w:gridSpan w:val="5"/>
          </w:tcPr>
          <w:p w14:paraId="2C797854" w14:textId="77777777" w:rsidR="00576F4F" w:rsidRPr="00550DF7" w:rsidRDefault="00576F4F" w:rsidP="00346EA6">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LOGROS ESPERADOS</w:t>
            </w:r>
          </w:p>
        </w:tc>
      </w:tr>
      <w:tr w:rsidR="00576F4F" w:rsidRPr="00550DF7" w14:paraId="75F5E93B" w14:textId="77777777" w:rsidTr="00E9126F">
        <w:tc>
          <w:tcPr>
            <w:tcW w:w="1129" w:type="dxa"/>
          </w:tcPr>
          <w:p w14:paraId="5B511855" w14:textId="77777777" w:rsidR="00576F4F" w:rsidRPr="00550DF7" w:rsidRDefault="00576F4F" w:rsidP="00346EA6">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CODIGO</w:t>
            </w:r>
          </w:p>
        </w:tc>
        <w:tc>
          <w:tcPr>
            <w:tcW w:w="1560" w:type="dxa"/>
          </w:tcPr>
          <w:p w14:paraId="511F5B9B" w14:textId="77777777" w:rsidR="00576F4F" w:rsidRPr="00550DF7" w:rsidRDefault="00576F4F" w:rsidP="00346EA6">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ENUNCIADO</w:t>
            </w:r>
          </w:p>
        </w:tc>
        <w:tc>
          <w:tcPr>
            <w:tcW w:w="1701" w:type="dxa"/>
            <w:vMerge/>
          </w:tcPr>
          <w:p w14:paraId="3B0A2446" w14:textId="77777777" w:rsidR="00576F4F" w:rsidRPr="00550DF7" w:rsidRDefault="00576F4F" w:rsidP="00346EA6">
            <w:pPr>
              <w:autoSpaceDE w:val="0"/>
              <w:autoSpaceDN w:val="0"/>
              <w:adjustRightInd w:val="0"/>
              <w:spacing w:line="360" w:lineRule="auto"/>
              <w:jc w:val="both"/>
              <w:rPr>
                <w:rFonts w:ascii="Arial" w:hAnsi="Arial" w:cs="Arial"/>
                <w:b/>
                <w:sz w:val="18"/>
                <w:szCs w:val="18"/>
              </w:rPr>
            </w:pPr>
          </w:p>
        </w:tc>
        <w:tc>
          <w:tcPr>
            <w:tcW w:w="1559" w:type="dxa"/>
            <w:vMerge/>
          </w:tcPr>
          <w:p w14:paraId="0F1E588A" w14:textId="77777777" w:rsidR="00576F4F" w:rsidRPr="00550DF7" w:rsidRDefault="00576F4F" w:rsidP="00346EA6">
            <w:pPr>
              <w:autoSpaceDE w:val="0"/>
              <w:autoSpaceDN w:val="0"/>
              <w:adjustRightInd w:val="0"/>
              <w:spacing w:line="360" w:lineRule="auto"/>
              <w:jc w:val="both"/>
              <w:rPr>
                <w:rFonts w:ascii="Arial" w:hAnsi="Arial" w:cs="Arial"/>
                <w:b/>
                <w:sz w:val="18"/>
                <w:szCs w:val="18"/>
              </w:rPr>
            </w:pPr>
          </w:p>
        </w:tc>
        <w:tc>
          <w:tcPr>
            <w:tcW w:w="850" w:type="dxa"/>
          </w:tcPr>
          <w:p w14:paraId="1A376813" w14:textId="77777777" w:rsidR="00576F4F" w:rsidRPr="00550DF7" w:rsidRDefault="00576F4F" w:rsidP="00346EA6">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AÑO</w:t>
            </w:r>
          </w:p>
        </w:tc>
        <w:tc>
          <w:tcPr>
            <w:tcW w:w="1418" w:type="dxa"/>
          </w:tcPr>
          <w:p w14:paraId="5AA04E62" w14:textId="77777777" w:rsidR="00576F4F" w:rsidRPr="00550DF7" w:rsidRDefault="00576F4F" w:rsidP="00346EA6">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VALOR</w:t>
            </w:r>
          </w:p>
        </w:tc>
        <w:tc>
          <w:tcPr>
            <w:tcW w:w="1417" w:type="dxa"/>
          </w:tcPr>
          <w:p w14:paraId="52EBE941" w14:textId="77777777" w:rsidR="00576F4F" w:rsidRPr="00550DF7" w:rsidRDefault="00576F4F" w:rsidP="00346EA6">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2022</w:t>
            </w:r>
          </w:p>
        </w:tc>
        <w:tc>
          <w:tcPr>
            <w:tcW w:w="1418" w:type="dxa"/>
          </w:tcPr>
          <w:p w14:paraId="3F6052C8" w14:textId="77777777" w:rsidR="00576F4F" w:rsidRPr="00550DF7" w:rsidRDefault="00576F4F" w:rsidP="00346EA6">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2024</w:t>
            </w:r>
          </w:p>
        </w:tc>
        <w:tc>
          <w:tcPr>
            <w:tcW w:w="1417" w:type="dxa"/>
          </w:tcPr>
          <w:p w14:paraId="6D549945" w14:textId="77777777" w:rsidR="00576F4F" w:rsidRPr="00550DF7" w:rsidRDefault="00576F4F" w:rsidP="00346EA6">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2026</w:t>
            </w:r>
          </w:p>
        </w:tc>
        <w:tc>
          <w:tcPr>
            <w:tcW w:w="1418" w:type="dxa"/>
          </w:tcPr>
          <w:p w14:paraId="6188EB5E" w14:textId="77777777" w:rsidR="00576F4F" w:rsidRPr="00550DF7" w:rsidRDefault="00576F4F" w:rsidP="00346EA6">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2028</w:t>
            </w:r>
          </w:p>
        </w:tc>
        <w:tc>
          <w:tcPr>
            <w:tcW w:w="1184" w:type="dxa"/>
          </w:tcPr>
          <w:p w14:paraId="5CBA665D" w14:textId="77777777" w:rsidR="00576F4F" w:rsidRPr="00550DF7" w:rsidRDefault="00576F4F" w:rsidP="00346EA6">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2030</w:t>
            </w:r>
          </w:p>
        </w:tc>
      </w:tr>
      <w:tr w:rsidR="005E7329" w:rsidRPr="009C2F0E" w14:paraId="045FB957" w14:textId="77777777" w:rsidTr="00E9126F">
        <w:tc>
          <w:tcPr>
            <w:tcW w:w="1129" w:type="dxa"/>
            <w:vMerge w:val="restart"/>
          </w:tcPr>
          <w:p w14:paraId="76016867" w14:textId="77777777" w:rsidR="005E7329" w:rsidRDefault="005E7329" w:rsidP="00E9126F">
            <w:pPr>
              <w:autoSpaceDE w:val="0"/>
              <w:autoSpaceDN w:val="0"/>
              <w:adjustRightInd w:val="0"/>
              <w:spacing w:line="360" w:lineRule="auto"/>
              <w:jc w:val="both"/>
              <w:rPr>
                <w:rFonts w:ascii="Arial" w:hAnsi="Arial" w:cs="Arial"/>
                <w:sz w:val="18"/>
                <w:szCs w:val="18"/>
              </w:rPr>
            </w:pPr>
            <w:r w:rsidRPr="00E9126F">
              <w:rPr>
                <w:rFonts w:ascii="Arial" w:hAnsi="Arial" w:cs="Arial"/>
                <w:sz w:val="18"/>
                <w:szCs w:val="18"/>
              </w:rPr>
              <w:t>OET.02</w:t>
            </w:r>
            <w:r w:rsidR="00E9126F" w:rsidRPr="00E9126F">
              <w:rPr>
                <w:rFonts w:ascii="Arial" w:hAnsi="Arial" w:cs="Arial"/>
                <w:sz w:val="18"/>
                <w:szCs w:val="18"/>
              </w:rPr>
              <w:t>.01</w:t>
            </w:r>
          </w:p>
          <w:p w14:paraId="2F0F2DE2" w14:textId="77777777" w:rsidR="00E9126F" w:rsidRDefault="00E9126F" w:rsidP="00E9126F">
            <w:pPr>
              <w:autoSpaceDE w:val="0"/>
              <w:autoSpaceDN w:val="0"/>
              <w:adjustRightInd w:val="0"/>
              <w:spacing w:line="360" w:lineRule="auto"/>
              <w:jc w:val="both"/>
              <w:rPr>
                <w:rFonts w:ascii="Arial" w:hAnsi="Arial" w:cs="Arial"/>
                <w:sz w:val="18"/>
                <w:szCs w:val="18"/>
              </w:rPr>
            </w:pPr>
          </w:p>
          <w:p w14:paraId="745FF151" w14:textId="77777777" w:rsidR="00E9126F" w:rsidRDefault="00E9126F" w:rsidP="00E9126F">
            <w:pPr>
              <w:autoSpaceDE w:val="0"/>
              <w:autoSpaceDN w:val="0"/>
              <w:adjustRightInd w:val="0"/>
              <w:spacing w:line="360" w:lineRule="auto"/>
              <w:jc w:val="both"/>
              <w:rPr>
                <w:rFonts w:ascii="Arial" w:hAnsi="Arial" w:cs="Arial"/>
                <w:sz w:val="18"/>
                <w:szCs w:val="18"/>
              </w:rPr>
            </w:pPr>
          </w:p>
          <w:p w14:paraId="1FB9B5CD" w14:textId="77777777" w:rsidR="00E9126F" w:rsidRDefault="00E9126F" w:rsidP="00E9126F">
            <w:pPr>
              <w:autoSpaceDE w:val="0"/>
              <w:autoSpaceDN w:val="0"/>
              <w:adjustRightInd w:val="0"/>
              <w:spacing w:line="360" w:lineRule="auto"/>
              <w:jc w:val="both"/>
              <w:rPr>
                <w:rFonts w:ascii="Arial" w:hAnsi="Arial" w:cs="Arial"/>
                <w:sz w:val="18"/>
                <w:szCs w:val="18"/>
              </w:rPr>
            </w:pPr>
          </w:p>
          <w:p w14:paraId="3280393D" w14:textId="77777777" w:rsidR="00E9126F" w:rsidRDefault="00E9126F" w:rsidP="00E9126F">
            <w:pPr>
              <w:autoSpaceDE w:val="0"/>
              <w:autoSpaceDN w:val="0"/>
              <w:adjustRightInd w:val="0"/>
              <w:spacing w:line="360" w:lineRule="auto"/>
              <w:jc w:val="both"/>
              <w:rPr>
                <w:rFonts w:ascii="Arial" w:hAnsi="Arial" w:cs="Arial"/>
                <w:sz w:val="18"/>
                <w:szCs w:val="18"/>
              </w:rPr>
            </w:pPr>
          </w:p>
          <w:p w14:paraId="7C20A2BD" w14:textId="77777777" w:rsidR="00E9126F" w:rsidRDefault="00E9126F" w:rsidP="00E9126F">
            <w:pPr>
              <w:autoSpaceDE w:val="0"/>
              <w:autoSpaceDN w:val="0"/>
              <w:adjustRightInd w:val="0"/>
              <w:spacing w:line="360" w:lineRule="auto"/>
              <w:jc w:val="both"/>
              <w:rPr>
                <w:rFonts w:ascii="Arial" w:hAnsi="Arial" w:cs="Arial"/>
                <w:sz w:val="18"/>
                <w:szCs w:val="18"/>
              </w:rPr>
            </w:pPr>
          </w:p>
          <w:p w14:paraId="0B1014BD" w14:textId="77777777" w:rsidR="00E9126F" w:rsidRPr="00E9126F" w:rsidRDefault="00E9126F" w:rsidP="00E9126F">
            <w:pPr>
              <w:autoSpaceDE w:val="0"/>
              <w:autoSpaceDN w:val="0"/>
              <w:adjustRightInd w:val="0"/>
              <w:spacing w:line="360" w:lineRule="auto"/>
              <w:jc w:val="both"/>
              <w:rPr>
                <w:rFonts w:ascii="Arial" w:hAnsi="Arial" w:cs="Arial"/>
                <w:sz w:val="18"/>
                <w:szCs w:val="18"/>
              </w:rPr>
            </w:pPr>
          </w:p>
        </w:tc>
        <w:tc>
          <w:tcPr>
            <w:tcW w:w="1560" w:type="dxa"/>
            <w:vMerge w:val="restart"/>
          </w:tcPr>
          <w:p w14:paraId="02F855AE" w14:textId="77777777" w:rsidR="005E7329" w:rsidRPr="009C2F0E" w:rsidRDefault="005E7329" w:rsidP="003E2023">
            <w:pPr>
              <w:pStyle w:val="NoSpacing"/>
              <w:jc w:val="both"/>
              <w:rPr>
                <w:rFonts w:ascii="Arial" w:hAnsi="Arial" w:cs="Arial"/>
                <w:sz w:val="18"/>
                <w:szCs w:val="18"/>
              </w:rPr>
            </w:pPr>
            <w:r w:rsidRPr="000C6DD6">
              <w:rPr>
                <w:rFonts w:ascii="Arial" w:hAnsi="Arial" w:cs="Arial"/>
                <w:bCs/>
                <w:color w:val="000000"/>
                <w:sz w:val="20"/>
                <w:szCs w:val="20"/>
              </w:rPr>
              <w:t>Igualdad de oportunidades y acceso universal a los servicios básicos</w:t>
            </w:r>
          </w:p>
        </w:tc>
        <w:tc>
          <w:tcPr>
            <w:tcW w:w="1701" w:type="dxa"/>
          </w:tcPr>
          <w:p w14:paraId="0BFB9E79" w14:textId="77777777" w:rsidR="005E7329" w:rsidRPr="009C2F0E" w:rsidRDefault="005E7329" w:rsidP="00346EA6">
            <w:pPr>
              <w:pStyle w:val="NoSpacing"/>
              <w:rPr>
                <w:sz w:val="18"/>
                <w:szCs w:val="18"/>
              </w:rPr>
            </w:pPr>
            <w:r w:rsidRPr="00EA7069">
              <w:rPr>
                <w:rFonts w:ascii="Arial" w:hAnsi="Arial" w:cs="Arial"/>
                <w:color w:val="000000"/>
                <w:sz w:val="20"/>
                <w:szCs w:val="20"/>
              </w:rPr>
              <w:t>Porcentaje de niños menores de 5 años con anemia</w:t>
            </w:r>
          </w:p>
        </w:tc>
        <w:tc>
          <w:tcPr>
            <w:tcW w:w="1559" w:type="dxa"/>
          </w:tcPr>
          <w:p w14:paraId="4EFB4C85" w14:textId="77777777" w:rsidR="005E7329" w:rsidRPr="009C2F0E" w:rsidRDefault="005E7329" w:rsidP="00346EA6">
            <w:pPr>
              <w:autoSpaceDE w:val="0"/>
              <w:autoSpaceDN w:val="0"/>
              <w:adjustRightInd w:val="0"/>
              <w:spacing w:line="360" w:lineRule="auto"/>
              <w:jc w:val="both"/>
              <w:rPr>
                <w:rFonts w:ascii="Arial" w:hAnsi="Arial" w:cs="Arial"/>
                <w:sz w:val="18"/>
                <w:szCs w:val="18"/>
              </w:rPr>
            </w:pPr>
            <w:r>
              <w:rPr>
                <w:rFonts w:ascii="Arial" w:hAnsi="Arial" w:cs="Arial"/>
                <w:sz w:val="18"/>
                <w:szCs w:val="18"/>
              </w:rPr>
              <w:t>SECTOR SALUD    Y                            MDH</w:t>
            </w:r>
          </w:p>
        </w:tc>
        <w:tc>
          <w:tcPr>
            <w:tcW w:w="850" w:type="dxa"/>
          </w:tcPr>
          <w:p w14:paraId="19B35C82" w14:textId="77777777" w:rsidR="005E7329" w:rsidRPr="009C2F0E" w:rsidRDefault="005E7329" w:rsidP="00346EA6">
            <w:pPr>
              <w:pStyle w:val="NoSpacing"/>
              <w:jc w:val="both"/>
              <w:rPr>
                <w:rFonts w:ascii="Arial" w:hAnsi="Arial" w:cs="Arial"/>
                <w:sz w:val="18"/>
                <w:szCs w:val="18"/>
              </w:rPr>
            </w:pPr>
            <w:r w:rsidRPr="009C2F0E">
              <w:rPr>
                <w:rFonts w:ascii="Arial" w:hAnsi="Arial" w:cs="Arial"/>
                <w:sz w:val="18"/>
                <w:szCs w:val="18"/>
              </w:rPr>
              <w:t>2020</w:t>
            </w:r>
          </w:p>
        </w:tc>
        <w:tc>
          <w:tcPr>
            <w:tcW w:w="1418" w:type="dxa"/>
          </w:tcPr>
          <w:p w14:paraId="10F09563" w14:textId="77777777" w:rsidR="005E7329" w:rsidRPr="009C2F0E" w:rsidRDefault="005E7329" w:rsidP="007B3036">
            <w:pPr>
              <w:pStyle w:val="NoSpacing"/>
              <w:jc w:val="both"/>
              <w:rPr>
                <w:rFonts w:ascii="Arial" w:hAnsi="Arial" w:cs="Arial"/>
                <w:sz w:val="18"/>
                <w:szCs w:val="18"/>
              </w:rPr>
            </w:pPr>
            <w:r>
              <w:rPr>
                <w:rFonts w:ascii="Arial" w:hAnsi="Arial" w:cs="Arial"/>
                <w:color w:val="000000"/>
                <w:sz w:val="20"/>
                <w:szCs w:val="20"/>
              </w:rPr>
              <w:t>El 36.4</w:t>
            </w:r>
            <w:r w:rsidRPr="00EA7069">
              <w:rPr>
                <w:rFonts w:ascii="Arial" w:hAnsi="Arial" w:cs="Arial"/>
                <w:color w:val="000000"/>
                <w:sz w:val="20"/>
                <w:szCs w:val="20"/>
              </w:rPr>
              <w:t xml:space="preserve"> % </w:t>
            </w:r>
            <w:r>
              <w:rPr>
                <w:rFonts w:ascii="Arial" w:hAnsi="Arial" w:cs="Arial"/>
                <w:color w:val="000000"/>
                <w:sz w:val="20"/>
                <w:szCs w:val="20"/>
              </w:rPr>
              <w:t>de niños menores de 5 años tienen anemia.</w:t>
            </w:r>
          </w:p>
        </w:tc>
        <w:tc>
          <w:tcPr>
            <w:tcW w:w="1417" w:type="dxa"/>
          </w:tcPr>
          <w:p w14:paraId="789FA63E" w14:textId="77777777" w:rsidR="005E7329" w:rsidRPr="009C2F0E" w:rsidRDefault="005E7329" w:rsidP="00346EA6">
            <w:pPr>
              <w:pStyle w:val="NoSpacing"/>
              <w:rPr>
                <w:rFonts w:ascii="Arial" w:hAnsi="Arial" w:cs="Arial"/>
                <w:sz w:val="18"/>
                <w:szCs w:val="18"/>
              </w:rPr>
            </w:pPr>
            <w:r>
              <w:rPr>
                <w:rFonts w:ascii="Arial" w:hAnsi="Arial" w:cs="Arial"/>
                <w:color w:val="000000"/>
                <w:sz w:val="20"/>
                <w:szCs w:val="20"/>
              </w:rPr>
              <w:t>El 35</w:t>
            </w:r>
            <w:r w:rsidRPr="00EA7069">
              <w:rPr>
                <w:rFonts w:ascii="Arial" w:hAnsi="Arial" w:cs="Arial"/>
                <w:color w:val="000000"/>
                <w:sz w:val="20"/>
                <w:szCs w:val="20"/>
              </w:rPr>
              <w:t xml:space="preserve"> % </w:t>
            </w:r>
            <w:r>
              <w:rPr>
                <w:rFonts w:ascii="Arial" w:hAnsi="Arial" w:cs="Arial"/>
                <w:color w:val="000000"/>
                <w:sz w:val="20"/>
                <w:szCs w:val="20"/>
              </w:rPr>
              <w:t>de niños menores de 5 años tienen anemia.</w:t>
            </w:r>
          </w:p>
        </w:tc>
        <w:tc>
          <w:tcPr>
            <w:tcW w:w="1418" w:type="dxa"/>
          </w:tcPr>
          <w:p w14:paraId="1FB989F8" w14:textId="77777777" w:rsidR="005E7329" w:rsidRPr="009C2F0E" w:rsidRDefault="005E7329" w:rsidP="00346EA6">
            <w:pPr>
              <w:pStyle w:val="NoSpacing"/>
              <w:jc w:val="both"/>
              <w:rPr>
                <w:rFonts w:ascii="Arial" w:hAnsi="Arial" w:cs="Arial"/>
                <w:sz w:val="18"/>
                <w:szCs w:val="18"/>
              </w:rPr>
            </w:pPr>
            <w:r>
              <w:rPr>
                <w:rFonts w:ascii="Arial" w:hAnsi="Arial" w:cs="Arial"/>
                <w:color w:val="000000"/>
                <w:sz w:val="20"/>
                <w:szCs w:val="20"/>
              </w:rPr>
              <w:t>El 33</w:t>
            </w:r>
            <w:r w:rsidRPr="00EA7069">
              <w:rPr>
                <w:rFonts w:ascii="Arial" w:hAnsi="Arial" w:cs="Arial"/>
                <w:color w:val="000000"/>
                <w:sz w:val="20"/>
                <w:szCs w:val="20"/>
              </w:rPr>
              <w:t xml:space="preserve"> % </w:t>
            </w:r>
            <w:r>
              <w:rPr>
                <w:rFonts w:ascii="Arial" w:hAnsi="Arial" w:cs="Arial"/>
                <w:color w:val="000000"/>
                <w:sz w:val="20"/>
                <w:szCs w:val="20"/>
              </w:rPr>
              <w:t>de niños menores de 5 años tienen anemia.</w:t>
            </w:r>
          </w:p>
        </w:tc>
        <w:tc>
          <w:tcPr>
            <w:tcW w:w="1417" w:type="dxa"/>
          </w:tcPr>
          <w:p w14:paraId="2BEEA2DF" w14:textId="77777777" w:rsidR="005E7329" w:rsidRPr="009C2F0E" w:rsidRDefault="005E7329" w:rsidP="00346EA6">
            <w:pPr>
              <w:pStyle w:val="NoSpacing"/>
              <w:jc w:val="both"/>
              <w:rPr>
                <w:rFonts w:ascii="Arial" w:hAnsi="Arial" w:cs="Arial"/>
                <w:sz w:val="18"/>
                <w:szCs w:val="18"/>
              </w:rPr>
            </w:pPr>
            <w:r>
              <w:rPr>
                <w:rFonts w:ascii="Arial" w:hAnsi="Arial" w:cs="Arial"/>
                <w:color w:val="000000"/>
                <w:sz w:val="20"/>
                <w:szCs w:val="20"/>
              </w:rPr>
              <w:t>El 32</w:t>
            </w:r>
            <w:r w:rsidRPr="00EA7069">
              <w:rPr>
                <w:rFonts w:ascii="Arial" w:hAnsi="Arial" w:cs="Arial"/>
                <w:color w:val="000000"/>
                <w:sz w:val="20"/>
                <w:szCs w:val="20"/>
              </w:rPr>
              <w:t xml:space="preserve"> % </w:t>
            </w:r>
            <w:r>
              <w:rPr>
                <w:rFonts w:ascii="Arial" w:hAnsi="Arial" w:cs="Arial"/>
                <w:color w:val="000000"/>
                <w:sz w:val="20"/>
                <w:szCs w:val="20"/>
              </w:rPr>
              <w:t>de niños menores de 5 años tienen anemia.</w:t>
            </w:r>
          </w:p>
        </w:tc>
        <w:tc>
          <w:tcPr>
            <w:tcW w:w="1418" w:type="dxa"/>
          </w:tcPr>
          <w:p w14:paraId="7CEB0C31" w14:textId="77777777" w:rsidR="005E7329" w:rsidRPr="009C2F0E" w:rsidRDefault="005E7329" w:rsidP="00346EA6">
            <w:pPr>
              <w:pStyle w:val="NoSpacing"/>
              <w:jc w:val="both"/>
              <w:rPr>
                <w:rFonts w:ascii="Arial" w:hAnsi="Arial" w:cs="Arial"/>
                <w:sz w:val="18"/>
                <w:szCs w:val="18"/>
              </w:rPr>
            </w:pPr>
            <w:r>
              <w:rPr>
                <w:rFonts w:ascii="Arial" w:hAnsi="Arial" w:cs="Arial"/>
                <w:color w:val="000000"/>
                <w:sz w:val="20"/>
                <w:szCs w:val="20"/>
              </w:rPr>
              <w:t>El 31</w:t>
            </w:r>
            <w:r w:rsidRPr="00EA7069">
              <w:rPr>
                <w:rFonts w:ascii="Arial" w:hAnsi="Arial" w:cs="Arial"/>
                <w:color w:val="000000"/>
                <w:sz w:val="20"/>
                <w:szCs w:val="20"/>
              </w:rPr>
              <w:t xml:space="preserve"> % </w:t>
            </w:r>
            <w:r>
              <w:rPr>
                <w:rFonts w:ascii="Arial" w:hAnsi="Arial" w:cs="Arial"/>
                <w:color w:val="000000"/>
                <w:sz w:val="20"/>
                <w:szCs w:val="20"/>
              </w:rPr>
              <w:t>de niños menores de 5 años tienen anemia.</w:t>
            </w:r>
          </w:p>
        </w:tc>
        <w:tc>
          <w:tcPr>
            <w:tcW w:w="1184" w:type="dxa"/>
          </w:tcPr>
          <w:p w14:paraId="603FA311" w14:textId="77777777" w:rsidR="005E7329" w:rsidRPr="009C2F0E" w:rsidRDefault="005E7329" w:rsidP="00346EA6">
            <w:pPr>
              <w:pStyle w:val="NoSpacing"/>
              <w:jc w:val="both"/>
              <w:rPr>
                <w:rFonts w:ascii="Arial" w:hAnsi="Arial" w:cs="Arial"/>
                <w:sz w:val="18"/>
                <w:szCs w:val="18"/>
              </w:rPr>
            </w:pPr>
            <w:r>
              <w:rPr>
                <w:rFonts w:ascii="Arial" w:hAnsi="Arial" w:cs="Arial"/>
                <w:color w:val="000000"/>
                <w:sz w:val="20"/>
                <w:szCs w:val="20"/>
              </w:rPr>
              <w:t>El 30</w:t>
            </w:r>
            <w:r w:rsidRPr="00EA7069">
              <w:rPr>
                <w:rFonts w:ascii="Arial" w:hAnsi="Arial" w:cs="Arial"/>
                <w:color w:val="000000"/>
                <w:sz w:val="20"/>
                <w:szCs w:val="20"/>
              </w:rPr>
              <w:t xml:space="preserve"> % </w:t>
            </w:r>
            <w:r>
              <w:rPr>
                <w:rFonts w:ascii="Arial" w:hAnsi="Arial" w:cs="Arial"/>
                <w:color w:val="000000"/>
                <w:sz w:val="20"/>
                <w:szCs w:val="20"/>
              </w:rPr>
              <w:t>de niños menores de 5 años tienen anemia.</w:t>
            </w:r>
          </w:p>
        </w:tc>
      </w:tr>
      <w:tr w:rsidR="005E7329" w:rsidRPr="009C2F0E" w14:paraId="338CECE9" w14:textId="77777777" w:rsidTr="00E9126F">
        <w:tc>
          <w:tcPr>
            <w:tcW w:w="1129" w:type="dxa"/>
            <w:vMerge/>
          </w:tcPr>
          <w:p w14:paraId="6756033D" w14:textId="77777777" w:rsidR="005E7329" w:rsidRPr="009C2F0E" w:rsidRDefault="005E7329" w:rsidP="00346EA6">
            <w:pPr>
              <w:autoSpaceDE w:val="0"/>
              <w:autoSpaceDN w:val="0"/>
              <w:adjustRightInd w:val="0"/>
              <w:spacing w:line="360" w:lineRule="auto"/>
              <w:jc w:val="both"/>
              <w:rPr>
                <w:rFonts w:ascii="Arial" w:hAnsi="Arial" w:cs="Arial"/>
                <w:sz w:val="18"/>
                <w:szCs w:val="18"/>
              </w:rPr>
            </w:pPr>
          </w:p>
        </w:tc>
        <w:tc>
          <w:tcPr>
            <w:tcW w:w="1560" w:type="dxa"/>
            <w:vMerge/>
          </w:tcPr>
          <w:p w14:paraId="69C723AF" w14:textId="77777777" w:rsidR="005E7329" w:rsidRPr="009C2F0E" w:rsidRDefault="005E7329" w:rsidP="00346EA6">
            <w:pPr>
              <w:autoSpaceDE w:val="0"/>
              <w:autoSpaceDN w:val="0"/>
              <w:adjustRightInd w:val="0"/>
              <w:spacing w:line="360" w:lineRule="auto"/>
              <w:jc w:val="both"/>
              <w:rPr>
                <w:rFonts w:ascii="Arial" w:hAnsi="Arial" w:cs="Arial"/>
                <w:sz w:val="18"/>
                <w:szCs w:val="18"/>
              </w:rPr>
            </w:pPr>
          </w:p>
        </w:tc>
        <w:tc>
          <w:tcPr>
            <w:tcW w:w="1701" w:type="dxa"/>
          </w:tcPr>
          <w:p w14:paraId="17B0D954" w14:textId="77777777" w:rsidR="005E7329" w:rsidRPr="009C2F0E" w:rsidRDefault="005E7329" w:rsidP="00346EA6">
            <w:pPr>
              <w:pStyle w:val="NoSpacing"/>
              <w:jc w:val="both"/>
              <w:rPr>
                <w:rFonts w:ascii="Arial" w:hAnsi="Arial" w:cs="Arial"/>
                <w:sz w:val="18"/>
                <w:szCs w:val="18"/>
              </w:rPr>
            </w:pPr>
            <w:r w:rsidRPr="00EA7069">
              <w:rPr>
                <w:rFonts w:ascii="Arial" w:hAnsi="Arial" w:cs="Arial"/>
                <w:color w:val="000000"/>
                <w:sz w:val="20"/>
                <w:szCs w:val="20"/>
              </w:rPr>
              <w:t>Porcentaje de niños menores de 5 años con desnutrición</w:t>
            </w:r>
          </w:p>
        </w:tc>
        <w:tc>
          <w:tcPr>
            <w:tcW w:w="1559" w:type="dxa"/>
          </w:tcPr>
          <w:p w14:paraId="768E1C71" w14:textId="77777777" w:rsidR="005E7329" w:rsidRPr="009C2F0E" w:rsidRDefault="005E7329" w:rsidP="00346EA6">
            <w:pPr>
              <w:autoSpaceDE w:val="0"/>
              <w:autoSpaceDN w:val="0"/>
              <w:adjustRightInd w:val="0"/>
              <w:spacing w:line="360" w:lineRule="auto"/>
              <w:jc w:val="both"/>
              <w:rPr>
                <w:rFonts w:ascii="Arial" w:hAnsi="Arial" w:cs="Arial"/>
                <w:sz w:val="18"/>
                <w:szCs w:val="18"/>
              </w:rPr>
            </w:pPr>
            <w:r>
              <w:rPr>
                <w:rFonts w:ascii="Arial" w:hAnsi="Arial" w:cs="Arial"/>
                <w:sz w:val="18"/>
                <w:szCs w:val="18"/>
              </w:rPr>
              <w:t>SALUD Y  MDH</w:t>
            </w:r>
          </w:p>
        </w:tc>
        <w:tc>
          <w:tcPr>
            <w:tcW w:w="850" w:type="dxa"/>
          </w:tcPr>
          <w:p w14:paraId="44E60C58" w14:textId="77777777" w:rsidR="005E7329" w:rsidRPr="009C2F0E" w:rsidRDefault="005E7329" w:rsidP="00346EA6">
            <w:pPr>
              <w:pStyle w:val="NoSpacing"/>
              <w:jc w:val="both"/>
              <w:rPr>
                <w:rFonts w:ascii="Arial" w:hAnsi="Arial" w:cs="Arial"/>
                <w:sz w:val="18"/>
                <w:szCs w:val="18"/>
              </w:rPr>
            </w:pPr>
            <w:r w:rsidRPr="009C2F0E">
              <w:rPr>
                <w:rFonts w:ascii="Arial" w:hAnsi="Arial" w:cs="Arial"/>
                <w:sz w:val="18"/>
                <w:szCs w:val="18"/>
              </w:rPr>
              <w:t>2020</w:t>
            </w:r>
          </w:p>
        </w:tc>
        <w:tc>
          <w:tcPr>
            <w:tcW w:w="1418" w:type="dxa"/>
          </w:tcPr>
          <w:p w14:paraId="48745805" w14:textId="77777777" w:rsidR="005E7329" w:rsidRPr="009C2F0E" w:rsidRDefault="005E7329" w:rsidP="00346EA6">
            <w:pPr>
              <w:pStyle w:val="NoSpacing"/>
              <w:jc w:val="both"/>
              <w:rPr>
                <w:rFonts w:ascii="Arial" w:hAnsi="Arial" w:cs="Arial"/>
                <w:sz w:val="18"/>
                <w:szCs w:val="18"/>
              </w:rPr>
            </w:pPr>
            <w:r>
              <w:rPr>
                <w:rFonts w:ascii="Arial" w:hAnsi="Arial" w:cs="Arial"/>
                <w:color w:val="000000"/>
                <w:sz w:val="20"/>
                <w:szCs w:val="20"/>
              </w:rPr>
              <w:t>El 21.3</w:t>
            </w:r>
            <w:r w:rsidRPr="00EA7069">
              <w:rPr>
                <w:rFonts w:ascii="Arial" w:hAnsi="Arial" w:cs="Arial"/>
                <w:color w:val="000000"/>
                <w:sz w:val="20"/>
                <w:szCs w:val="20"/>
              </w:rPr>
              <w:t xml:space="preserve"> %</w:t>
            </w:r>
            <w:r>
              <w:rPr>
                <w:rFonts w:ascii="Arial" w:hAnsi="Arial" w:cs="Arial"/>
                <w:color w:val="000000"/>
                <w:sz w:val="20"/>
                <w:szCs w:val="20"/>
              </w:rPr>
              <w:t xml:space="preserve"> de niños</w:t>
            </w:r>
            <w:r w:rsidRPr="00EA7069">
              <w:rPr>
                <w:rFonts w:ascii="Arial" w:hAnsi="Arial" w:cs="Arial"/>
                <w:color w:val="000000"/>
                <w:sz w:val="20"/>
                <w:szCs w:val="20"/>
              </w:rPr>
              <w:t xml:space="preserve"> se hallan en estado de desnutrición. </w:t>
            </w:r>
          </w:p>
        </w:tc>
        <w:tc>
          <w:tcPr>
            <w:tcW w:w="1417" w:type="dxa"/>
          </w:tcPr>
          <w:p w14:paraId="32619FAB" w14:textId="77777777" w:rsidR="005E7329" w:rsidRPr="009C2F0E" w:rsidRDefault="005E7329" w:rsidP="00346EA6">
            <w:pPr>
              <w:pStyle w:val="NoSpacing"/>
              <w:rPr>
                <w:rFonts w:ascii="Arial" w:hAnsi="Arial" w:cs="Arial"/>
                <w:sz w:val="18"/>
                <w:szCs w:val="18"/>
              </w:rPr>
            </w:pPr>
            <w:r>
              <w:rPr>
                <w:rFonts w:ascii="Arial" w:hAnsi="Arial" w:cs="Arial"/>
                <w:color w:val="000000"/>
                <w:sz w:val="20"/>
                <w:szCs w:val="20"/>
              </w:rPr>
              <w:t>El 20</w:t>
            </w:r>
            <w:r w:rsidRPr="00EA7069">
              <w:rPr>
                <w:rFonts w:ascii="Arial" w:hAnsi="Arial" w:cs="Arial"/>
                <w:color w:val="000000"/>
                <w:sz w:val="20"/>
                <w:szCs w:val="20"/>
              </w:rPr>
              <w:t xml:space="preserve"> %</w:t>
            </w:r>
            <w:r>
              <w:rPr>
                <w:rFonts w:ascii="Arial" w:hAnsi="Arial" w:cs="Arial"/>
                <w:color w:val="000000"/>
                <w:sz w:val="20"/>
                <w:szCs w:val="20"/>
              </w:rPr>
              <w:t xml:space="preserve"> de niños</w:t>
            </w:r>
            <w:r w:rsidRPr="00EA7069">
              <w:rPr>
                <w:rFonts w:ascii="Arial" w:hAnsi="Arial" w:cs="Arial"/>
                <w:color w:val="000000"/>
                <w:sz w:val="20"/>
                <w:szCs w:val="20"/>
              </w:rPr>
              <w:t xml:space="preserve"> se hallan en estado de desnutrición</w:t>
            </w:r>
          </w:p>
        </w:tc>
        <w:tc>
          <w:tcPr>
            <w:tcW w:w="1418" w:type="dxa"/>
          </w:tcPr>
          <w:p w14:paraId="66373384" w14:textId="77777777" w:rsidR="005E7329" w:rsidRPr="009C2F0E" w:rsidRDefault="005E7329" w:rsidP="00346EA6">
            <w:pPr>
              <w:pStyle w:val="NoSpacing"/>
              <w:rPr>
                <w:rFonts w:ascii="Arial" w:hAnsi="Arial" w:cs="Arial"/>
                <w:sz w:val="18"/>
                <w:szCs w:val="18"/>
              </w:rPr>
            </w:pPr>
            <w:r>
              <w:rPr>
                <w:rFonts w:ascii="Arial" w:hAnsi="Arial" w:cs="Arial"/>
                <w:color w:val="000000"/>
                <w:sz w:val="20"/>
                <w:szCs w:val="20"/>
              </w:rPr>
              <w:t>El 19</w:t>
            </w:r>
            <w:r w:rsidRPr="00EA7069">
              <w:rPr>
                <w:rFonts w:ascii="Arial" w:hAnsi="Arial" w:cs="Arial"/>
                <w:color w:val="000000"/>
                <w:sz w:val="20"/>
                <w:szCs w:val="20"/>
              </w:rPr>
              <w:t xml:space="preserve"> %</w:t>
            </w:r>
            <w:r>
              <w:rPr>
                <w:rFonts w:ascii="Arial" w:hAnsi="Arial" w:cs="Arial"/>
                <w:color w:val="000000"/>
                <w:sz w:val="20"/>
                <w:szCs w:val="20"/>
              </w:rPr>
              <w:t xml:space="preserve"> de niños</w:t>
            </w:r>
            <w:r w:rsidRPr="00EA7069">
              <w:rPr>
                <w:rFonts w:ascii="Arial" w:hAnsi="Arial" w:cs="Arial"/>
                <w:color w:val="000000"/>
                <w:sz w:val="20"/>
                <w:szCs w:val="20"/>
              </w:rPr>
              <w:t xml:space="preserve"> se hallan en estado de desnutrición</w:t>
            </w:r>
          </w:p>
        </w:tc>
        <w:tc>
          <w:tcPr>
            <w:tcW w:w="1417" w:type="dxa"/>
          </w:tcPr>
          <w:p w14:paraId="6EC04B55" w14:textId="77777777" w:rsidR="005E7329" w:rsidRPr="009C2F0E" w:rsidRDefault="005E7329" w:rsidP="00346EA6">
            <w:pPr>
              <w:pStyle w:val="NoSpacing"/>
              <w:rPr>
                <w:rFonts w:ascii="Arial" w:hAnsi="Arial" w:cs="Arial"/>
                <w:sz w:val="18"/>
                <w:szCs w:val="18"/>
              </w:rPr>
            </w:pPr>
            <w:r>
              <w:rPr>
                <w:rFonts w:ascii="Arial" w:hAnsi="Arial" w:cs="Arial"/>
                <w:color w:val="000000"/>
                <w:sz w:val="20"/>
                <w:szCs w:val="20"/>
              </w:rPr>
              <w:t>El 18</w:t>
            </w:r>
            <w:r w:rsidRPr="00EA7069">
              <w:rPr>
                <w:rFonts w:ascii="Arial" w:hAnsi="Arial" w:cs="Arial"/>
                <w:color w:val="000000"/>
                <w:sz w:val="20"/>
                <w:szCs w:val="20"/>
              </w:rPr>
              <w:t xml:space="preserve"> %</w:t>
            </w:r>
            <w:r>
              <w:rPr>
                <w:rFonts w:ascii="Arial" w:hAnsi="Arial" w:cs="Arial"/>
                <w:color w:val="000000"/>
                <w:sz w:val="20"/>
                <w:szCs w:val="20"/>
              </w:rPr>
              <w:t xml:space="preserve"> de niños</w:t>
            </w:r>
            <w:r w:rsidRPr="00EA7069">
              <w:rPr>
                <w:rFonts w:ascii="Arial" w:hAnsi="Arial" w:cs="Arial"/>
                <w:color w:val="000000"/>
                <w:sz w:val="20"/>
                <w:szCs w:val="20"/>
              </w:rPr>
              <w:t xml:space="preserve"> se hallan en estado de desnutrición</w:t>
            </w:r>
          </w:p>
        </w:tc>
        <w:tc>
          <w:tcPr>
            <w:tcW w:w="1418" w:type="dxa"/>
          </w:tcPr>
          <w:p w14:paraId="6216E9CC" w14:textId="77777777" w:rsidR="005E7329" w:rsidRPr="009C2F0E" w:rsidRDefault="005E7329" w:rsidP="00346EA6">
            <w:pPr>
              <w:pStyle w:val="NoSpacing"/>
              <w:rPr>
                <w:rFonts w:ascii="Arial" w:hAnsi="Arial" w:cs="Arial"/>
                <w:sz w:val="18"/>
                <w:szCs w:val="18"/>
              </w:rPr>
            </w:pPr>
            <w:r>
              <w:rPr>
                <w:rFonts w:ascii="Arial" w:hAnsi="Arial" w:cs="Arial"/>
                <w:color w:val="000000"/>
                <w:sz w:val="20"/>
                <w:szCs w:val="20"/>
              </w:rPr>
              <w:t>El 17</w:t>
            </w:r>
            <w:r w:rsidRPr="00EA7069">
              <w:rPr>
                <w:rFonts w:ascii="Arial" w:hAnsi="Arial" w:cs="Arial"/>
                <w:color w:val="000000"/>
                <w:sz w:val="20"/>
                <w:szCs w:val="20"/>
              </w:rPr>
              <w:t xml:space="preserve"> %</w:t>
            </w:r>
            <w:r>
              <w:rPr>
                <w:rFonts w:ascii="Arial" w:hAnsi="Arial" w:cs="Arial"/>
                <w:color w:val="000000"/>
                <w:sz w:val="20"/>
                <w:szCs w:val="20"/>
              </w:rPr>
              <w:t xml:space="preserve"> de niños</w:t>
            </w:r>
            <w:r w:rsidRPr="00EA7069">
              <w:rPr>
                <w:rFonts w:ascii="Arial" w:hAnsi="Arial" w:cs="Arial"/>
                <w:color w:val="000000"/>
                <w:sz w:val="20"/>
                <w:szCs w:val="20"/>
              </w:rPr>
              <w:t xml:space="preserve"> se hallan en estado de desnutrición</w:t>
            </w:r>
          </w:p>
        </w:tc>
        <w:tc>
          <w:tcPr>
            <w:tcW w:w="1184" w:type="dxa"/>
          </w:tcPr>
          <w:p w14:paraId="241422EF" w14:textId="77777777" w:rsidR="005E7329" w:rsidRPr="009C2F0E" w:rsidRDefault="005E7329" w:rsidP="00346EA6">
            <w:pPr>
              <w:pStyle w:val="NoSpacing"/>
              <w:rPr>
                <w:rFonts w:ascii="Arial" w:hAnsi="Arial" w:cs="Arial"/>
                <w:sz w:val="18"/>
                <w:szCs w:val="18"/>
              </w:rPr>
            </w:pPr>
            <w:r>
              <w:rPr>
                <w:rFonts w:ascii="Arial" w:hAnsi="Arial" w:cs="Arial"/>
                <w:color w:val="000000"/>
                <w:sz w:val="20"/>
                <w:szCs w:val="20"/>
              </w:rPr>
              <w:t>El 16</w:t>
            </w:r>
            <w:r w:rsidRPr="00EA7069">
              <w:rPr>
                <w:rFonts w:ascii="Arial" w:hAnsi="Arial" w:cs="Arial"/>
                <w:color w:val="000000"/>
                <w:sz w:val="20"/>
                <w:szCs w:val="20"/>
              </w:rPr>
              <w:t>%</w:t>
            </w:r>
            <w:r>
              <w:rPr>
                <w:rFonts w:ascii="Arial" w:hAnsi="Arial" w:cs="Arial"/>
                <w:color w:val="000000"/>
                <w:sz w:val="20"/>
                <w:szCs w:val="20"/>
              </w:rPr>
              <w:t xml:space="preserve"> de niños</w:t>
            </w:r>
            <w:r w:rsidRPr="00EA7069">
              <w:rPr>
                <w:rFonts w:ascii="Arial" w:hAnsi="Arial" w:cs="Arial"/>
                <w:color w:val="000000"/>
                <w:sz w:val="20"/>
                <w:szCs w:val="20"/>
              </w:rPr>
              <w:t xml:space="preserve"> se hallan en estado de </w:t>
            </w:r>
            <w:r w:rsidRPr="005E7329">
              <w:rPr>
                <w:rFonts w:ascii="Arial" w:hAnsi="Arial" w:cs="Arial"/>
                <w:color w:val="000000"/>
                <w:sz w:val="16"/>
                <w:szCs w:val="16"/>
              </w:rPr>
              <w:t>desnutrición</w:t>
            </w:r>
          </w:p>
        </w:tc>
      </w:tr>
      <w:tr w:rsidR="005E7329" w:rsidRPr="009C2F0E" w14:paraId="7DE27365" w14:textId="77777777" w:rsidTr="00E9126F">
        <w:tc>
          <w:tcPr>
            <w:tcW w:w="1129" w:type="dxa"/>
            <w:vMerge/>
          </w:tcPr>
          <w:p w14:paraId="4069886D" w14:textId="77777777" w:rsidR="005E7329" w:rsidRPr="009C2F0E" w:rsidRDefault="005E7329" w:rsidP="00346EA6">
            <w:pPr>
              <w:autoSpaceDE w:val="0"/>
              <w:autoSpaceDN w:val="0"/>
              <w:adjustRightInd w:val="0"/>
              <w:spacing w:line="360" w:lineRule="auto"/>
              <w:jc w:val="both"/>
              <w:rPr>
                <w:rFonts w:ascii="Arial" w:hAnsi="Arial" w:cs="Arial"/>
                <w:sz w:val="18"/>
                <w:szCs w:val="18"/>
              </w:rPr>
            </w:pPr>
          </w:p>
        </w:tc>
        <w:tc>
          <w:tcPr>
            <w:tcW w:w="1560" w:type="dxa"/>
            <w:vMerge/>
          </w:tcPr>
          <w:p w14:paraId="2BA39903" w14:textId="77777777" w:rsidR="005E7329" w:rsidRPr="009C2F0E" w:rsidRDefault="005E7329" w:rsidP="00346EA6">
            <w:pPr>
              <w:autoSpaceDE w:val="0"/>
              <w:autoSpaceDN w:val="0"/>
              <w:adjustRightInd w:val="0"/>
              <w:spacing w:line="360" w:lineRule="auto"/>
              <w:jc w:val="both"/>
              <w:rPr>
                <w:rFonts w:ascii="Arial" w:hAnsi="Arial" w:cs="Arial"/>
                <w:sz w:val="18"/>
                <w:szCs w:val="18"/>
              </w:rPr>
            </w:pPr>
          </w:p>
        </w:tc>
        <w:tc>
          <w:tcPr>
            <w:tcW w:w="1701" w:type="dxa"/>
          </w:tcPr>
          <w:p w14:paraId="3E31D2A5" w14:textId="77777777" w:rsidR="005E7329" w:rsidRPr="009C2F0E" w:rsidRDefault="005E7329" w:rsidP="00913710">
            <w:pPr>
              <w:pStyle w:val="NoSpacing"/>
              <w:jc w:val="both"/>
              <w:rPr>
                <w:rFonts w:ascii="Arial" w:hAnsi="Arial" w:cs="Arial"/>
                <w:sz w:val="18"/>
                <w:szCs w:val="18"/>
              </w:rPr>
            </w:pPr>
            <w:r w:rsidRPr="00540C7C">
              <w:rPr>
                <w:rFonts w:ascii="Arial" w:hAnsi="Arial" w:cs="Arial"/>
                <w:sz w:val="20"/>
                <w:szCs w:val="20"/>
              </w:rPr>
              <w:t>Porcentaje de estudiantes en el nivel satisfactor</w:t>
            </w:r>
            <w:r w:rsidR="00913710">
              <w:rPr>
                <w:rFonts w:ascii="Arial" w:hAnsi="Arial" w:cs="Arial"/>
                <w:sz w:val="20"/>
                <w:szCs w:val="20"/>
              </w:rPr>
              <w:t>io de comprensión lectora – 2do</w:t>
            </w:r>
            <w:r>
              <w:rPr>
                <w:rFonts w:ascii="Arial" w:hAnsi="Arial" w:cs="Arial"/>
                <w:sz w:val="20"/>
                <w:szCs w:val="20"/>
              </w:rPr>
              <w:t xml:space="preserve"> primaria</w:t>
            </w:r>
          </w:p>
        </w:tc>
        <w:tc>
          <w:tcPr>
            <w:tcW w:w="1559" w:type="dxa"/>
          </w:tcPr>
          <w:p w14:paraId="186AD385" w14:textId="77777777" w:rsidR="005E7329" w:rsidRDefault="005E7329" w:rsidP="00346EA6">
            <w:pPr>
              <w:autoSpaceDE w:val="0"/>
              <w:autoSpaceDN w:val="0"/>
              <w:adjustRightInd w:val="0"/>
              <w:spacing w:line="360" w:lineRule="auto"/>
              <w:jc w:val="both"/>
              <w:rPr>
                <w:rFonts w:ascii="Arial" w:hAnsi="Arial" w:cs="Arial"/>
                <w:sz w:val="18"/>
                <w:szCs w:val="18"/>
              </w:rPr>
            </w:pPr>
            <w:r>
              <w:rPr>
                <w:rFonts w:ascii="Arial" w:hAnsi="Arial" w:cs="Arial"/>
                <w:sz w:val="18"/>
                <w:szCs w:val="18"/>
              </w:rPr>
              <w:t>SECTOR EDUCACION</w:t>
            </w:r>
          </w:p>
        </w:tc>
        <w:tc>
          <w:tcPr>
            <w:tcW w:w="850" w:type="dxa"/>
          </w:tcPr>
          <w:p w14:paraId="5541450B" w14:textId="77777777" w:rsidR="005E7329" w:rsidRPr="009C2F0E" w:rsidRDefault="005E7329" w:rsidP="00346EA6">
            <w:pPr>
              <w:pStyle w:val="NoSpacing"/>
              <w:jc w:val="both"/>
              <w:rPr>
                <w:rFonts w:ascii="Arial" w:hAnsi="Arial" w:cs="Arial"/>
                <w:sz w:val="18"/>
                <w:szCs w:val="18"/>
              </w:rPr>
            </w:pPr>
            <w:r>
              <w:rPr>
                <w:rFonts w:ascii="Arial" w:hAnsi="Arial" w:cs="Arial"/>
                <w:sz w:val="18"/>
                <w:szCs w:val="18"/>
              </w:rPr>
              <w:t>2020</w:t>
            </w:r>
          </w:p>
        </w:tc>
        <w:tc>
          <w:tcPr>
            <w:tcW w:w="1418" w:type="dxa"/>
          </w:tcPr>
          <w:p w14:paraId="4402ABE2" w14:textId="77777777" w:rsidR="005E7329" w:rsidRDefault="005E7329" w:rsidP="00EC1F0E">
            <w:pPr>
              <w:pStyle w:val="NoSpacing"/>
              <w:rPr>
                <w:rFonts w:ascii="Arial" w:hAnsi="Arial" w:cs="Arial"/>
                <w:sz w:val="18"/>
                <w:szCs w:val="18"/>
              </w:rPr>
            </w:pPr>
            <w:r w:rsidRPr="00EC1F0E">
              <w:rPr>
                <w:rFonts w:ascii="Arial" w:hAnsi="Arial" w:cs="Arial"/>
                <w:sz w:val="18"/>
                <w:szCs w:val="18"/>
              </w:rPr>
              <w:t>Estudiantes con nivel satisfacto</w:t>
            </w:r>
            <w:r>
              <w:rPr>
                <w:rFonts w:ascii="Arial" w:hAnsi="Arial" w:cs="Arial"/>
                <w:sz w:val="18"/>
                <w:szCs w:val="18"/>
              </w:rPr>
              <w:t xml:space="preserve">rio </w:t>
            </w:r>
          </w:p>
          <w:p w14:paraId="3588E4BA" w14:textId="77777777" w:rsidR="005E7329" w:rsidRPr="00EC1F0E" w:rsidRDefault="00913710" w:rsidP="00EC1F0E">
            <w:pPr>
              <w:pStyle w:val="NoSpacing"/>
              <w:rPr>
                <w:rFonts w:ascii="Arial" w:hAnsi="Arial" w:cs="Arial"/>
                <w:sz w:val="18"/>
                <w:szCs w:val="18"/>
              </w:rPr>
            </w:pPr>
            <w:r>
              <w:rPr>
                <w:rFonts w:ascii="Arial" w:hAnsi="Arial" w:cs="Arial"/>
                <w:sz w:val="18"/>
                <w:szCs w:val="18"/>
              </w:rPr>
              <w:t>comprensión lectora 42.9</w:t>
            </w:r>
            <w:r w:rsidR="005E7329" w:rsidRPr="00EC1F0E">
              <w:rPr>
                <w:rFonts w:ascii="Arial" w:hAnsi="Arial" w:cs="Arial"/>
                <w:sz w:val="18"/>
                <w:szCs w:val="18"/>
              </w:rPr>
              <w:t xml:space="preserve"> %</w:t>
            </w:r>
            <w:r>
              <w:rPr>
                <w:rFonts w:ascii="Arial" w:hAnsi="Arial" w:cs="Arial"/>
                <w:sz w:val="18"/>
                <w:szCs w:val="18"/>
              </w:rPr>
              <w:t xml:space="preserve"> </w:t>
            </w:r>
          </w:p>
        </w:tc>
        <w:tc>
          <w:tcPr>
            <w:tcW w:w="1417" w:type="dxa"/>
          </w:tcPr>
          <w:p w14:paraId="5FBB956D" w14:textId="77777777" w:rsidR="00913710" w:rsidRDefault="00913710" w:rsidP="00913710">
            <w:pPr>
              <w:pStyle w:val="NoSpacing"/>
              <w:rPr>
                <w:rFonts w:ascii="Arial" w:hAnsi="Arial" w:cs="Arial"/>
                <w:sz w:val="18"/>
                <w:szCs w:val="18"/>
              </w:rPr>
            </w:pPr>
            <w:r w:rsidRPr="00EC1F0E">
              <w:rPr>
                <w:rFonts w:ascii="Arial" w:hAnsi="Arial" w:cs="Arial"/>
                <w:sz w:val="18"/>
                <w:szCs w:val="18"/>
              </w:rPr>
              <w:t>Estudiantes con nivel satisfacto</w:t>
            </w:r>
            <w:r>
              <w:rPr>
                <w:rFonts w:ascii="Arial" w:hAnsi="Arial" w:cs="Arial"/>
                <w:sz w:val="18"/>
                <w:szCs w:val="18"/>
              </w:rPr>
              <w:t xml:space="preserve">rio </w:t>
            </w:r>
          </w:p>
          <w:p w14:paraId="3A6058FB" w14:textId="77777777" w:rsidR="005E7329" w:rsidRPr="009C2F0E" w:rsidRDefault="00913710" w:rsidP="00913710">
            <w:pPr>
              <w:pStyle w:val="NoSpacing"/>
              <w:rPr>
                <w:rFonts w:ascii="Arial" w:hAnsi="Arial" w:cs="Arial"/>
                <w:sz w:val="18"/>
                <w:szCs w:val="18"/>
              </w:rPr>
            </w:pPr>
            <w:r>
              <w:rPr>
                <w:rFonts w:ascii="Arial" w:hAnsi="Arial" w:cs="Arial"/>
                <w:sz w:val="18"/>
                <w:szCs w:val="18"/>
              </w:rPr>
              <w:t>comprensión lectora 44</w:t>
            </w:r>
            <w:r w:rsidRPr="00EC1F0E">
              <w:rPr>
                <w:rFonts w:ascii="Arial" w:hAnsi="Arial" w:cs="Arial"/>
                <w:sz w:val="18"/>
                <w:szCs w:val="18"/>
              </w:rPr>
              <w:t xml:space="preserve"> %</w:t>
            </w:r>
          </w:p>
        </w:tc>
        <w:tc>
          <w:tcPr>
            <w:tcW w:w="1418" w:type="dxa"/>
          </w:tcPr>
          <w:p w14:paraId="1D425B9E" w14:textId="77777777" w:rsidR="00913710" w:rsidRDefault="00913710" w:rsidP="00913710">
            <w:pPr>
              <w:pStyle w:val="NoSpacing"/>
              <w:rPr>
                <w:rFonts w:ascii="Arial" w:hAnsi="Arial" w:cs="Arial"/>
                <w:sz w:val="18"/>
                <w:szCs w:val="18"/>
              </w:rPr>
            </w:pPr>
            <w:r w:rsidRPr="00EC1F0E">
              <w:rPr>
                <w:rFonts w:ascii="Arial" w:hAnsi="Arial" w:cs="Arial"/>
                <w:sz w:val="18"/>
                <w:szCs w:val="18"/>
              </w:rPr>
              <w:t>Estudiantes con nivel satisfacto</w:t>
            </w:r>
            <w:r>
              <w:rPr>
                <w:rFonts w:ascii="Arial" w:hAnsi="Arial" w:cs="Arial"/>
                <w:sz w:val="18"/>
                <w:szCs w:val="18"/>
              </w:rPr>
              <w:t xml:space="preserve">rio </w:t>
            </w:r>
          </w:p>
          <w:p w14:paraId="15C18C5A" w14:textId="77777777" w:rsidR="005E7329" w:rsidRPr="009C2F0E" w:rsidRDefault="00913710" w:rsidP="00913710">
            <w:pPr>
              <w:pStyle w:val="NoSpacing"/>
              <w:rPr>
                <w:rFonts w:ascii="Arial" w:hAnsi="Arial" w:cs="Arial"/>
                <w:sz w:val="18"/>
                <w:szCs w:val="18"/>
              </w:rPr>
            </w:pPr>
            <w:r>
              <w:rPr>
                <w:rFonts w:ascii="Arial" w:hAnsi="Arial" w:cs="Arial"/>
                <w:sz w:val="18"/>
                <w:szCs w:val="18"/>
              </w:rPr>
              <w:t>comprensión lectora 46</w:t>
            </w:r>
            <w:r w:rsidRPr="00EC1F0E">
              <w:rPr>
                <w:rFonts w:ascii="Arial" w:hAnsi="Arial" w:cs="Arial"/>
                <w:sz w:val="18"/>
                <w:szCs w:val="18"/>
              </w:rPr>
              <w:t xml:space="preserve"> %</w:t>
            </w:r>
          </w:p>
        </w:tc>
        <w:tc>
          <w:tcPr>
            <w:tcW w:w="1417" w:type="dxa"/>
          </w:tcPr>
          <w:p w14:paraId="3D3204E7" w14:textId="77777777" w:rsidR="00913710" w:rsidRDefault="00913710" w:rsidP="00913710">
            <w:pPr>
              <w:pStyle w:val="NoSpacing"/>
              <w:rPr>
                <w:rFonts w:ascii="Arial" w:hAnsi="Arial" w:cs="Arial"/>
                <w:sz w:val="18"/>
                <w:szCs w:val="18"/>
              </w:rPr>
            </w:pPr>
            <w:r w:rsidRPr="00EC1F0E">
              <w:rPr>
                <w:rFonts w:ascii="Arial" w:hAnsi="Arial" w:cs="Arial"/>
                <w:sz w:val="18"/>
                <w:szCs w:val="18"/>
              </w:rPr>
              <w:t>Estudiantes con nivel satisfacto</w:t>
            </w:r>
            <w:r>
              <w:rPr>
                <w:rFonts w:ascii="Arial" w:hAnsi="Arial" w:cs="Arial"/>
                <w:sz w:val="18"/>
                <w:szCs w:val="18"/>
              </w:rPr>
              <w:t xml:space="preserve">rio </w:t>
            </w:r>
          </w:p>
          <w:p w14:paraId="42F2F233" w14:textId="77777777" w:rsidR="005E7329" w:rsidRPr="009C2F0E" w:rsidRDefault="00913710" w:rsidP="00913710">
            <w:pPr>
              <w:pStyle w:val="NoSpacing"/>
              <w:rPr>
                <w:rFonts w:ascii="Arial" w:hAnsi="Arial" w:cs="Arial"/>
                <w:sz w:val="18"/>
                <w:szCs w:val="18"/>
              </w:rPr>
            </w:pPr>
            <w:r>
              <w:rPr>
                <w:rFonts w:ascii="Arial" w:hAnsi="Arial" w:cs="Arial"/>
                <w:sz w:val="18"/>
                <w:szCs w:val="18"/>
              </w:rPr>
              <w:t>comprensión lectora 48</w:t>
            </w:r>
            <w:r w:rsidRPr="00EC1F0E">
              <w:rPr>
                <w:rFonts w:ascii="Arial" w:hAnsi="Arial" w:cs="Arial"/>
                <w:sz w:val="18"/>
                <w:szCs w:val="18"/>
              </w:rPr>
              <w:t xml:space="preserve"> %</w:t>
            </w:r>
          </w:p>
        </w:tc>
        <w:tc>
          <w:tcPr>
            <w:tcW w:w="1418" w:type="dxa"/>
          </w:tcPr>
          <w:p w14:paraId="7D427806" w14:textId="77777777" w:rsidR="00913710" w:rsidRPr="00BB33A9" w:rsidRDefault="00913710" w:rsidP="00913710">
            <w:pPr>
              <w:pStyle w:val="NoSpacing"/>
              <w:rPr>
                <w:rFonts w:ascii="Arial" w:hAnsi="Arial" w:cs="Arial"/>
                <w:color w:val="000000" w:themeColor="text1"/>
                <w:sz w:val="18"/>
                <w:szCs w:val="18"/>
              </w:rPr>
            </w:pPr>
            <w:r w:rsidRPr="00BB33A9">
              <w:rPr>
                <w:rFonts w:ascii="Arial" w:hAnsi="Arial" w:cs="Arial"/>
                <w:color w:val="000000" w:themeColor="text1"/>
                <w:sz w:val="18"/>
                <w:szCs w:val="18"/>
              </w:rPr>
              <w:t xml:space="preserve">Estudiantes con nivel satisfactorio </w:t>
            </w:r>
          </w:p>
          <w:p w14:paraId="7A0374CA" w14:textId="77777777" w:rsidR="005E7329" w:rsidRPr="00BB33A9" w:rsidRDefault="00913710" w:rsidP="00913710">
            <w:pPr>
              <w:pStyle w:val="NoSpacing"/>
              <w:rPr>
                <w:rFonts w:ascii="Arial" w:hAnsi="Arial" w:cs="Arial"/>
                <w:color w:val="000000" w:themeColor="text1"/>
                <w:sz w:val="18"/>
                <w:szCs w:val="18"/>
              </w:rPr>
            </w:pPr>
            <w:r w:rsidRPr="00BB33A9">
              <w:rPr>
                <w:rFonts w:ascii="Arial" w:hAnsi="Arial" w:cs="Arial"/>
                <w:color w:val="000000" w:themeColor="text1"/>
                <w:sz w:val="18"/>
                <w:szCs w:val="18"/>
              </w:rPr>
              <w:t>comprensión lectora 50 %</w:t>
            </w:r>
          </w:p>
        </w:tc>
        <w:tc>
          <w:tcPr>
            <w:tcW w:w="1184" w:type="dxa"/>
          </w:tcPr>
          <w:p w14:paraId="71A457E6" w14:textId="77777777" w:rsidR="00913710" w:rsidRPr="00BB33A9" w:rsidRDefault="00913710" w:rsidP="00913710">
            <w:pPr>
              <w:pStyle w:val="NoSpacing"/>
              <w:rPr>
                <w:rFonts w:ascii="Arial" w:hAnsi="Arial" w:cs="Arial"/>
                <w:color w:val="000000" w:themeColor="text1"/>
                <w:sz w:val="18"/>
                <w:szCs w:val="18"/>
              </w:rPr>
            </w:pPr>
            <w:r w:rsidRPr="00BB33A9">
              <w:rPr>
                <w:rFonts w:ascii="Arial" w:hAnsi="Arial" w:cs="Arial"/>
                <w:color w:val="000000" w:themeColor="text1"/>
                <w:sz w:val="18"/>
                <w:szCs w:val="18"/>
              </w:rPr>
              <w:t xml:space="preserve">Estudiantes con nivel satisfactorio </w:t>
            </w:r>
          </w:p>
          <w:p w14:paraId="48CD0FC2" w14:textId="77777777" w:rsidR="005E7329" w:rsidRPr="00BB33A9" w:rsidRDefault="00913710" w:rsidP="00913710">
            <w:pPr>
              <w:pStyle w:val="NoSpacing"/>
              <w:rPr>
                <w:rFonts w:ascii="Arial" w:hAnsi="Arial" w:cs="Arial"/>
                <w:color w:val="000000" w:themeColor="text1"/>
                <w:sz w:val="18"/>
                <w:szCs w:val="18"/>
              </w:rPr>
            </w:pPr>
            <w:r w:rsidRPr="00BB33A9">
              <w:rPr>
                <w:rFonts w:ascii="Arial" w:hAnsi="Arial" w:cs="Arial"/>
                <w:color w:val="000000" w:themeColor="text1"/>
                <w:sz w:val="18"/>
                <w:szCs w:val="18"/>
              </w:rPr>
              <w:t>comprensión lectora 52 %</w:t>
            </w:r>
          </w:p>
        </w:tc>
      </w:tr>
      <w:tr w:rsidR="005E7329" w:rsidRPr="009C2F0E" w14:paraId="73C64061" w14:textId="77777777" w:rsidTr="00E9126F">
        <w:tc>
          <w:tcPr>
            <w:tcW w:w="1129" w:type="dxa"/>
            <w:vMerge/>
          </w:tcPr>
          <w:p w14:paraId="7371D56F" w14:textId="77777777" w:rsidR="005E7329" w:rsidRPr="009C2F0E" w:rsidRDefault="005E7329" w:rsidP="00346EA6">
            <w:pPr>
              <w:autoSpaceDE w:val="0"/>
              <w:autoSpaceDN w:val="0"/>
              <w:adjustRightInd w:val="0"/>
              <w:spacing w:line="360" w:lineRule="auto"/>
              <w:jc w:val="both"/>
              <w:rPr>
                <w:rFonts w:ascii="Arial" w:hAnsi="Arial" w:cs="Arial"/>
                <w:sz w:val="18"/>
                <w:szCs w:val="18"/>
              </w:rPr>
            </w:pPr>
          </w:p>
        </w:tc>
        <w:tc>
          <w:tcPr>
            <w:tcW w:w="1560" w:type="dxa"/>
            <w:vMerge/>
          </w:tcPr>
          <w:p w14:paraId="71160B51" w14:textId="77777777" w:rsidR="005E7329" w:rsidRPr="009C2F0E" w:rsidRDefault="005E7329" w:rsidP="00346EA6">
            <w:pPr>
              <w:autoSpaceDE w:val="0"/>
              <w:autoSpaceDN w:val="0"/>
              <w:adjustRightInd w:val="0"/>
              <w:spacing w:line="360" w:lineRule="auto"/>
              <w:jc w:val="both"/>
              <w:rPr>
                <w:rFonts w:ascii="Arial" w:hAnsi="Arial" w:cs="Arial"/>
                <w:sz w:val="18"/>
                <w:szCs w:val="18"/>
              </w:rPr>
            </w:pPr>
          </w:p>
        </w:tc>
        <w:tc>
          <w:tcPr>
            <w:tcW w:w="1701" w:type="dxa"/>
          </w:tcPr>
          <w:p w14:paraId="75BD1656" w14:textId="77777777" w:rsidR="005E7329" w:rsidRPr="009C2F0E" w:rsidRDefault="005E7329" w:rsidP="00346EA6">
            <w:pPr>
              <w:pStyle w:val="NoSpacing"/>
              <w:jc w:val="both"/>
              <w:rPr>
                <w:rFonts w:ascii="Arial" w:hAnsi="Arial" w:cs="Arial"/>
                <w:sz w:val="18"/>
                <w:szCs w:val="18"/>
              </w:rPr>
            </w:pPr>
            <w:r w:rsidRPr="00540C7C">
              <w:rPr>
                <w:rFonts w:ascii="Arial" w:hAnsi="Arial" w:cs="Arial"/>
                <w:sz w:val="20"/>
                <w:szCs w:val="20"/>
              </w:rPr>
              <w:t xml:space="preserve">Porcentaje de estudiantes en el nivel </w:t>
            </w:r>
            <w:r w:rsidR="00913710">
              <w:rPr>
                <w:rFonts w:ascii="Arial" w:hAnsi="Arial" w:cs="Arial"/>
                <w:sz w:val="20"/>
                <w:szCs w:val="20"/>
              </w:rPr>
              <w:t>satisfactorio en comprensión lectora 2do secundaria</w:t>
            </w:r>
          </w:p>
        </w:tc>
        <w:tc>
          <w:tcPr>
            <w:tcW w:w="1559" w:type="dxa"/>
          </w:tcPr>
          <w:p w14:paraId="720EE171" w14:textId="77777777" w:rsidR="005E7329" w:rsidRDefault="005E7329" w:rsidP="00346EA6">
            <w:pPr>
              <w:autoSpaceDE w:val="0"/>
              <w:autoSpaceDN w:val="0"/>
              <w:adjustRightInd w:val="0"/>
              <w:spacing w:line="360" w:lineRule="auto"/>
              <w:jc w:val="both"/>
              <w:rPr>
                <w:rFonts w:ascii="Arial" w:hAnsi="Arial" w:cs="Arial"/>
                <w:sz w:val="18"/>
                <w:szCs w:val="18"/>
              </w:rPr>
            </w:pPr>
            <w:r>
              <w:rPr>
                <w:rFonts w:ascii="Arial" w:hAnsi="Arial" w:cs="Arial"/>
                <w:sz w:val="18"/>
                <w:szCs w:val="18"/>
              </w:rPr>
              <w:t>SECTOR EDUCACION</w:t>
            </w:r>
          </w:p>
        </w:tc>
        <w:tc>
          <w:tcPr>
            <w:tcW w:w="850" w:type="dxa"/>
          </w:tcPr>
          <w:p w14:paraId="3FEBA429" w14:textId="77777777" w:rsidR="005E7329" w:rsidRPr="009C2F0E" w:rsidRDefault="005E7329" w:rsidP="00346EA6">
            <w:pPr>
              <w:pStyle w:val="NoSpacing"/>
              <w:jc w:val="both"/>
              <w:rPr>
                <w:rFonts w:ascii="Arial" w:hAnsi="Arial" w:cs="Arial"/>
                <w:sz w:val="18"/>
                <w:szCs w:val="18"/>
              </w:rPr>
            </w:pPr>
            <w:r>
              <w:rPr>
                <w:rFonts w:ascii="Arial" w:hAnsi="Arial" w:cs="Arial"/>
                <w:sz w:val="18"/>
                <w:szCs w:val="18"/>
              </w:rPr>
              <w:t>2020</w:t>
            </w:r>
          </w:p>
        </w:tc>
        <w:tc>
          <w:tcPr>
            <w:tcW w:w="1418" w:type="dxa"/>
          </w:tcPr>
          <w:p w14:paraId="4E059954" w14:textId="77777777" w:rsidR="005E7329" w:rsidRDefault="005E7329" w:rsidP="00EC1F0E">
            <w:pPr>
              <w:pStyle w:val="NoSpacing"/>
              <w:rPr>
                <w:rFonts w:ascii="Arial" w:hAnsi="Arial" w:cs="Arial"/>
                <w:sz w:val="18"/>
                <w:szCs w:val="18"/>
              </w:rPr>
            </w:pPr>
            <w:r w:rsidRPr="00EC1F0E">
              <w:rPr>
                <w:rFonts w:ascii="Arial" w:hAnsi="Arial" w:cs="Arial"/>
                <w:sz w:val="18"/>
                <w:szCs w:val="18"/>
              </w:rPr>
              <w:t>Estudiantes con nivel satisfac</w:t>
            </w:r>
            <w:r w:rsidR="00913710">
              <w:rPr>
                <w:rFonts w:ascii="Arial" w:hAnsi="Arial" w:cs="Arial"/>
                <w:sz w:val="18"/>
                <w:szCs w:val="18"/>
              </w:rPr>
              <w:t xml:space="preserve">torio comprensión lectora </w:t>
            </w:r>
            <w:r w:rsidR="008936C1">
              <w:rPr>
                <w:rFonts w:ascii="Arial" w:hAnsi="Arial" w:cs="Arial"/>
                <w:sz w:val="18"/>
                <w:szCs w:val="18"/>
              </w:rPr>
              <w:t>12</w:t>
            </w:r>
            <w:r w:rsidRPr="00EC1F0E">
              <w:rPr>
                <w:rFonts w:ascii="Arial" w:hAnsi="Arial" w:cs="Arial"/>
                <w:sz w:val="18"/>
                <w:szCs w:val="18"/>
              </w:rPr>
              <w:t xml:space="preserve"> %</w:t>
            </w:r>
          </w:p>
          <w:p w14:paraId="47D7FC96" w14:textId="77777777" w:rsidR="005E7329" w:rsidRPr="00913710" w:rsidRDefault="005E7329" w:rsidP="00EC1F0E">
            <w:pPr>
              <w:pStyle w:val="NoSpacing"/>
              <w:rPr>
                <w:rFonts w:ascii="Arial" w:hAnsi="Arial" w:cs="Arial"/>
                <w:b/>
                <w:sz w:val="18"/>
                <w:szCs w:val="18"/>
              </w:rPr>
            </w:pPr>
          </w:p>
        </w:tc>
        <w:tc>
          <w:tcPr>
            <w:tcW w:w="1417" w:type="dxa"/>
          </w:tcPr>
          <w:p w14:paraId="4401F4DD" w14:textId="77777777" w:rsidR="008936C1" w:rsidRDefault="008936C1" w:rsidP="008936C1">
            <w:pPr>
              <w:pStyle w:val="NoSpacing"/>
              <w:rPr>
                <w:rFonts w:ascii="Arial" w:hAnsi="Arial" w:cs="Arial"/>
                <w:sz w:val="18"/>
                <w:szCs w:val="18"/>
              </w:rPr>
            </w:pPr>
            <w:r w:rsidRPr="00EC1F0E">
              <w:rPr>
                <w:rFonts w:ascii="Arial" w:hAnsi="Arial" w:cs="Arial"/>
                <w:sz w:val="18"/>
                <w:szCs w:val="18"/>
              </w:rPr>
              <w:t>Estudiantes con nivel satisfac</w:t>
            </w:r>
            <w:r>
              <w:rPr>
                <w:rFonts w:ascii="Arial" w:hAnsi="Arial" w:cs="Arial"/>
                <w:sz w:val="18"/>
                <w:szCs w:val="18"/>
              </w:rPr>
              <w:t>torio comprensión lectora 16</w:t>
            </w:r>
            <w:r w:rsidRPr="00EC1F0E">
              <w:rPr>
                <w:rFonts w:ascii="Arial" w:hAnsi="Arial" w:cs="Arial"/>
                <w:sz w:val="18"/>
                <w:szCs w:val="18"/>
              </w:rPr>
              <w:t xml:space="preserve"> %</w:t>
            </w:r>
          </w:p>
          <w:p w14:paraId="1A1B8B1E" w14:textId="77777777" w:rsidR="005E7329" w:rsidRPr="009C2F0E" w:rsidRDefault="005E7329" w:rsidP="00346EA6">
            <w:pPr>
              <w:pStyle w:val="NoSpacing"/>
              <w:rPr>
                <w:rFonts w:ascii="Arial" w:hAnsi="Arial" w:cs="Arial"/>
                <w:sz w:val="18"/>
                <w:szCs w:val="18"/>
              </w:rPr>
            </w:pPr>
          </w:p>
        </w:tc>
        <w:tc>
          <w:tcPr>
            <w:tcW w:w="1418" w:type="dxa"/>
          </w:tcPr>
          <w:p w14:paraId="2DB4C6A8" w14:textId="77777777" w:rsidR="008936C1" w:rsidRDefault="008936C1" w:rsidP="008936C1">
            <w:pPr>
              <w:pStyle w:val="NoSpacing"/>
              <w:rPr>
                <w:rFonts w:ascii="Arial" w:hAnsi="Arial" w:cs="Arial"/>
                <w:sz w:val="18"/>
                <w:szCs w:val="18"/>
              </w:rPr>
            </w:pPr>
            <w:r w:rsidRPr="00EC1F0E">
              <w:rPr>
                <w:rFonts w:ascii="Arial" w:hAnsi="Arial" w:cs="Arial"/>
                <w:sz w:val="18"/>
                <w:szCs w:val="18"/>
              </w:rPr>
              <w:t>Estudiantes con nivel satisfac</w:t>
            </w:r>
            <w:r>
              <w:rPr>
                <w:rFonts w:ascii="Arial" w:hAnsi="Arial" w:cs="Arial"/>
                <w:sz w:val="18"/>
                <w:szCs w:val="18"/>
              </w:rPr>
              <w:t>torio comprensión lectora 20</w:t>
            </w:r>
            <w:r w:rsidRPr="00EC1F0E">
              <w:rPr>
                <w:rFonts w:ascii="Arial" w:hAnsi="Arial" w:cs="Arial"/>
                <w:sz w:val="18"/>
                <w:szCs w:val="18"/>
              </w:rPr>
              <w:t xml:space="preserve"> %</w:t>
            </w:r>
          </w:p>
          <w:p w14:paraId="0B35DCD2" w14:textId="77777777" w:rsidR="005E7329" w:rsidRPr="009C2F0E" w:rsidRDefault="005E7329" w:rsidP="00346EA6">
            <w:pPr>
              <w:pStyle w:val="NoSpacing"/>
              <w:rPr>
                <w:rFonts w:ascii="Arial" w:hAnsi="Arial" w:cs="Arial"/>
                <w:sz w:val="18"/>
                <w:szCs w:val="18"/>
              </w:rPr>
            </w:pPr>
          </w:p>
        </w:tc>
        <w:tc>
          <w:tcPr>
            <w:tcW w:w="1417" w:type="dxa"/>
          </w:tcPr>
          <w:p w14:paraId="2C652A33" w14:textId="77777777" w:rsidR="008936C1" w:rsidRDefault="008936C1" w:rsidP="008936C1">
            <w:pPr>
              <w:pStyle w:val="NoSpacing"/>
              <w:rPr>
                <w:rFonts w:ascii="Arial" w:hAnsi="Arial" w:cs="Arial"/>
                <w:sz w:val="18"/>
                <w:szCs w:val="18"/>
              </w:rPr>
            </w:pPr>
            <w:r w:rsidRPr="00EC1F0E">
              <w:rPr>
                <w:rFonts w:ascii="Arial" w:hAnsi="Arial" w:cs="Arial"/>
                <w:sz w:val="18"/>
                <w:szCs w:val="18"/>
              </w:rPr>
              <w:t>Estudiantes con nivel satisfac</w:t>
            </w:r>
            <w:r>
              <w:rPr>
                <w:rFonts w:ascii="Arial" w:hAnsi="Arial" w:cs="Arial"/>
                <w:sz w:val="18"/>
                <w:szCs w:val="18"/>
              </w:rPr>
              <w:t>torio comprensión lectora 24</w:t>
            </w:r>
            <w:r w:rsidRPr="00EC1F0E">
              <w:rPr>
                <w:rFonts w:ascii="Arial" w:hAnsi="Arial" w:cs="Arial"/>
                <w:sz w:val="18"/>
                <w:szCs w:val="18"/>
              </w:rPr>
              <w:t xml:space="preserve"> %</w:t>
            </w:r>
          </w:p>
          <w:p w14:paraId="4010AC10" w14:textId="77777777" w:rsidR="005E7329" w:rsidRPr="009C2F0E" w:rsidRDefault="005E7329" w:rsidP="00346EA6">
            <w:pPr>
              <w:pStyle w:val="NoSpacing"/>
              <w:rPr>
                <w:rFonts w:ascii="Arial" w:hAnsi="Arial" w:cs="Arial"/>
                <w:sz w:val="18"/>
                <w:szCs w:val="18"/>
              </w:rPr>
            </w:pPr>
          </w:p>
        </w:tc>
        <w:tc>
          <w:tcPr>
            <w:tcW w:w="1418" w:type="dxa"/>
          </w:tcPr>
          <w:p w14:paraId="5AA5AADE" w14:textId="77777777" w:rsidR="008936C1" w:rsidRDefault="008936C1" w:rsidP="008936C1">
            <w:pPr>
              <w:pStyle w:val="NoSpacing"/>
              <w:rPr>
                <w:rFonts w:ascii="Arial" w:hAnsi="Arial" w:cs="Arial"/>
                <w:sz w:val="18"/>
                <w:szCs w:val="18"/>
              </w:rPr>
            </w:pPr>
            <w:r w:rsidRPr="00EC1F0E">
              <w:rPr>
                <w:rFonts w:ascii="Arial" w:hAnsi="Arial" w:cs="Arial"/>
                <w:sz w:val="18"/>
                <w:szCs w:val="18"/>
              </w:rPr>
              <w:t>Estudiantes con nivel satisfac</w:t>
            </w:r>
            <w:r>
              <w:rPr>
                <w:rFonts w:ascii="Arial" w:hAnsi="Arial" w:cs="Arial"/>
                <w:sz w:val="18"/>
                <w:szCs w:val="18"/>
              </w:rPr>
              <w:t>torio comprensión lectora 28</w:t>
            </w:r>
            <w:r w:rsidRPr="00EC1F0E">
              <w:rPr>
                <w:rFonts w:ascii="Arial" w:hAnsi="Arial" w:cs="Arial"/>
                <w:sz w:val="18"/>
                <w:szCs w:val="18"/>
              </w:rPr>
              <w:t xml:space="preserve"> %</w:t>
            </w:r>
          </w:p>
          <w:p w14:paraId="2098E450" w14:textId="77777777" w:rsidR="005E7329" w:rsidRPr="009C2F0E" w:rsidRDefault="005E7329" w:rsidP="00346EA6">
            <w:pPr>
              <w:pStyle w:val="NoSpacing"/>
              <w:rPr>
                <w:rFonts w:ascii="Arial" w:hAnsi="Arial" w:cs="Arial"/>
                <w:sz w:val="18"/>
                <w:szCs w:val="18"/>
              </w:rPr>
            </w:pPr>
          </w:p>
        </w:tc>
        <w:tc>
          <w:tcPr>
            <w:tcW w:w="1184" w:type="dxa"/>
          </w:tcPr>
          <w:p w14:paraId="247B867D" w14:textId="77777777" w:rsidR="008936C1" w:rsidRDefault="008936C1" w:rsidP="008936C1">
            <w:pPr>
              <w:pStyle w:val="NoSpacing"/>
              <w:rPr>
                <w:rFonts w:ascii="Arial" w:hAnsi="Arial" w:cs="Arial"/>
                <w:sz w:val="18"/>
                <w:szCs w:val="18"/>
              </w:rPr>
            </w:pPr>
            <w:r w:rsidRPr="00EC1F0E">
              <w:rPr>
                <w:rFonts w:ascii="Arial" w:hAnsi="Arial" w:cs="Arial"/>
                <w:sz w:val="18"/>
                <w:szCs w:val="18"/>
              </w:rPr>
              <w:t>Estudiantes con nivel satisfac</w:t>
            </w:r>
            <w:r>
              <w:rPr>
                <w:rFonts w:ascii="Arial" w:hAnsi="Arial" w:cs="Arial"/>
                <w:sz w:val="18"/>
                <w:szCs w:val="18"/>
              </w:rPr>
              <w:t>torio comprensión lectora 32</w:t>
            </w:r>
            <w:r w:rsidRPr="00EC1F0E">
              <w:rPr>
                <w:rFonts w:ascii="Arial" w:hAnsi="Arial" w:cs="Arial"/>
                <w:sz w:val="18"/>
                <w:szCs w:val="18"/>
              </w:rPr>
              <w:t xml:space="preserve"> %</w:t>
            </w:r>
          </w:p>
          <w:p w14:paraId="31E33072" w14:textId="77777777" w:rsidR="005E7329" w:rsidRPr="009C2F0E" w:rsidRDefault="005E7329" w:rsidP="00346EA6">
            <w:pPr>
              <w:pStyle w:val="NoSpacing"/>
              <w:rPr>
                <w:rFonts w:ascii="Arial" w:hAnsi="Arial" w:cs="Arial"/>
                <w:sz w:val="18"/>
                <w:szCs w:val="18"/>
              </w:rPr>
            </w:pPr>
          </w:p>
        </w:tc>
      </w:tr>
      <w:tr w:rsidR="005E7329" w:rsidRPr="009C2F0E" w14:paraId="32C31632" w14:textId="77777777" w:rsidTr="00E9126F">
        <w:tc>
          <w:tcPr>
            <w:tcW w:w="1129" w:type="dxa"/>
            <w:vMerge/>
          </w:tcPr>
          <w:p w14:paraId="17A0C792" w14:textId="77777777" w:rsidR="005E7329" w:rsidRPr="009C2F0E" w:rsidRDefault="005E7329" w:rsidP="00346EA6">
            <w:pPr>
              <w:autoSpaceDE w:val="0"/>
              <w:autoSpaceDN w:val="0"/>
              <w:adjustRightInd w:val="0"/>
              <w:spacing w:line="360" w:lineRule="auto"/>
              <w:jc w:val="both"/>
              <w:rPr>
                <w:rFonts w:ascii="Arial" w:hAnsi="Arial" w:cs="Arial"/>
                <w:sz w:val="18"/>
                <w:szCs w:val="18"/>
              </w:rPr>
            </w:pPr>
          </w:p>
        </w:tc>
        <w:tc>
          <w:tcPr>
            <w:tcW w:w="1560" w:type="dxa"/>
            <w:vMerge/>
          </w:tcPr>
          <w:p w14:paraId="0E14E91C" w14:textId="77777777" w:rsidR="005E7329" w:rsidRPr="009C2F0E" w:rsidRDefault="005E7329" w:rsidP="00346EA6">
            <w:pPr>
              <w:autoSpaceDE w:val="0"/>
              <w:autoSpaceDN w:val="0"/>
              <w:adjustRightInd w:val="0"/>
              <w:spacing w:line="360" w:lineRule="auto"/>
              <w:jc w:val="both"/>
              <w:rPr>
                <w:rFonts w:ascii="Arial" w:hAnsi="Arial" w:cs="Arial"/>
                <w:sz w:val="18"/>
                <w:szCs w:val="18"/>
              </w:rPr>
            </w:pPr>
          </w:p>
        </w:tc>
        <w:tc>
          <w:tcPr>
            <w:tcW w:w="1701" w:type="dxa"/>
          </w:tcPr>
          <w:p w14:paraId="533F8C12" w14:textId="77777777" w:rsidR="005E7329" w:rsidRPr="009C2F0E" w:rsidRDefault="005E7329" w:rsidP="00346EA6">
            <w:pPr>
              <w:pStyle w:val="NoSpacing"/>
              <w:jc w:val="both"/>
              <w:rPr>
                <w:rFonts w:ascii="Arial" w:hAnsi="Arial" w:cs="Arial"/>
                <w:sz w:val="18"/>
                <w:szCs w:val="18"/>
              </w:rPr>
            </w:pPr>
            <w:r w:rsidRPr="00EA7069">
              <w:rPr>
                <w:rFonts w:ascii="Arial" w:hAnsi="Arial" w:cs="Arial"/>
                <w:color w:val="000000"/>
                <w:sz w:val="20"/>
                <w:szCs w:val="20"/>
              </w:rPr>
              <w:t>% Viviendas que  cuentan con servicio de agua potable</w:t>
            </w:r>
          </w:p>
        </w:tc>
        <w:tc>
          <w:tcPr>
            <w:tcW w:w="1559" w:type="dxa"/>
          </w:tcPr>
          <w:p w14:paraId="47ED7185" w14:textId="77777777" w:rsidR="005E7329" w:rsidRDefault="005E7329" w:rsidP="00346EA6">
            <w:pPr>
              <w:autoSpaceDE w:val="0"/>
              <w:autoSpaceDN w:val="0"/>
              <w:adjustRightInd w:val="0"/>
              <w:spacing w:line="360" w:lineRule="auto"/>
              <w:jc w:val="both"/>
              <w:rPr>
                <w:rFonts w:ascii="Arial" w:hAnsi="Arial" w:cs="Arial"/>
                <w:sz w:val="18"/>
                <w:szCs w:val="18"/>
              </w:rPr>
            </w:pPr>
            <w:r>
              <w:rPr>
                <w:rFonts w:ascii="Arial" w:hAnsi="Arial" w:cs="Arial"/>
                <w:sz w:val="18"/>
                <w:szCs w:val="18"/>
              </w:rPr>
              <w:t>Municipalidad Distrital de Huacrapuqio</w:t>
            </w:r>
          </w:p>
        </w:tc>
        <w:tc>
          <w:tcPr>
            <w:tcW w:w="850" w:type="dxa"/>
          </w:tcPr>
          <w:p w14:paraId="7B28D321" w14:textId="77777777" w:rsidR="005E7329" w:rsidRPr="009C2F0E" w:rsidRDefault="005E7329" w:rsidP="00346EA6">
            <w:pPr>
              <w:pStyle w:val="NoSpacing"/>
              <w:jc w:val="both"/>
              <w:rPr>
                <w:rFonts w:ascii="Arial" w:hAnsi="Arial" w:cs="Arial"/>
                <w:sz w:val="18"/>
                <w:szCs w:val="18"/>
              </w:rPr>
            </w:pPr>
            <w:r>
              <w:rPr>
                <w:rFonts w:ascii="Arial" w:hAnsi="Arial" w:cs="Arial"/>
                <w:sz w:val="18"/>
                <w:szCs w:val="18"/>
              </w:rPr>
              <w:t>2020</w:t>
            </w:r>
          </w:p>
        </w:tc>
        <w:tc>
          <w:tcPr>
            <w:tcW w:w="1418" w:type="dxa"/>
          </w:tcPr>
          <w:p w14:paraId="683894B1" w14:textId="77777777" w:rsidR="005E7329" w:rsidRPr="003578F3" w:rsidRDefault="005E7329" w:rsidP="003578F3">
            <w:pPr>
              <w:pStyle w:val="NoSpacing"/>
              <w:rPr>
                <w:rFonts w:ascii="Arial" w:hAnsi="Arial" w:cs="Arial"/>
                <w:sz w:val="18"/>
                <w:szCs w:val="18"/>
              </w:rPr>
            </w:pPr>
            <w:r w:rsidRPr="003578F3">
              <w:rPr>
                <w:rFonts w:ascii="Arial" w:hAnsi="Arial" w:cs="Arial"/>
                <w:sz w:val="18"/>
                <w:szCs w:val="18"/>
              </w:rPr>
              <w:t>El 83.06 % de viviendas cuentan con servicio de agua potable.</w:t>
            </w:r>
          </w:p>
          <w:p w14:paraId="5DAD464E" w14:textId="77777777" w:rsidR="005E7329" w:rsidRPr="003578F3" w:rsidRDefault="005E7329" w:rsidP="003578F3">
            <w:pPr>
              <w:pStyle w:val="NoSpacing"/>
              <w:rPr>
                <w:rFonts w:ascii="Arial" w:hAnsi="Arial" w:cs="Arial"/>
                <w:sz w:val="18"/>
                <w:szCs w:val="18"/>
              </w:rPr>
            </w:pPr>
          </w:p>
        </w:tc>
        <w:tc>
          <w:tcPr>
            <w:tcW w:w="1417" w:type="dxa"/>
          </w:tcPr>
          <w:p w14:paraId="5B6F0FC7" w14:textId="77777777" w:rsidR="005E7329" w:rsidRPr="009C2F0E" w:rsidRDefault="005E7329" w:rsidP="00346EA6">
            <w:pPr>
              <w:pStyle w:val="NoSpacing"/>
              <w:rPr>
                <w:rFonts w:ascii="Arial" w:hAnsi="Arial" w:cs="Arial"/>
                <w:sz w:val="18"/>
                <w:szCs w:val="18"/>
              </w:rPr>
            </w:pPr>
            <w:r>
              <w:rPr>
                <w:rFonts w:ascii="Arial" w:hAnsi="Arial" w:cs="Arial"/>
                <w:sz w:val="18"/>
                <w:szCs w:val="18"/>
              </w:rPr>
              <w:t>El 85</w:t>
            </w:r>
            <w:r w:rsidRPr="003578F3">
              <w:rPr>
                <w:rFonts w:ascii="Arial" w:hAnsi="Arial" w:cs="Arial"/>
                <w:sz w:val="18"/>
                <w:szCs w:val="18"/>
              </w:rPr>
              <w:t xml:space="preserve"> % de viviendas cuentan con servicio de agua potable</w:t>
            </w:r>
          </w:p>
        </w:tc>
        <w:tc>
          <w:tcPr>
            <w:tcW w:w="1418" w:type="dxa"/>
          </w:tcPr>
          <w:p w14:paraId="4EBD1F48" w14:textId="77777777" w:rsidR="005E7329" w:rsidRPr="009C2F0E" w:rsidRDefault="005E7329" w:rsidP="00346EA6">
            <w:pPr>
              <w:pStyle w:val="NoSpacing"/>
              <w:rPr>
                <w:rFonts w:ascii="Arial" w:hAnsi="Arial" w:cs="Arial"/>
                <w:sz w:val="18"/>
                <w:szCs w:val="18"/>
              </w:rPr>
            </w:pPr>
            <w:r>
              <w:rPr>
                <w:rFonts w:ascii="Arial" w:hAnsi="Arial" w:cs="Arial"/>
                <w:sz w:val="18"/>
                <w:szCs w:val="18"/>
              </w:rPr>
              <w:t>El 87</w:t>
            </w:r>
            <w:r w:rsidRPr="003578F3">
              <w:rPr>
                <w:rFonts w:ascii="Arial" w:hAnsi="Arial" w:cs="Arial"/>
                <w:sz w:val="18"/>
                <w:szCs w:val="18"/>
              </w:rPr>
              <w:t xml:space="preserve"> % de viviendas cuentan con servicio de agua potable</w:t>
            </w:r>
          </w:p>
        </w:tc>
        <w:tc>
          <w:tcPr>
            <w:tcW w:w="1417" w:type="dxa"/>
          </w:tcPr>
          <w:p w14:paraId="4865ECC4" w14:textId="77777777" w:rsidR="005E7329" w:rsidRPr="009C2F0E" w:rsidRDefault="005E7329" w:rsidP="00346EA6">
            <w:pPr>
              <w:pStyle w:val="NoSpacing"/>
              <w:rPr>
                <w:rFonts w:ascii="Arial" w:hAnsi="Arial" w:cs="Arial"/>
                <w:sz w:val="18"/>
                <w:szCs w:val="18"/>
              </w:rPr>
            </w:pPr>
            <w:r>
              <w:rPr>
                <w:rFonts w:ascii="Arial" w:hAnsi="Arial" w:cs="Arial"/>
                <w:sz w:val="18"/>
                <w:szCs w:val="18"/>
              </w:rPr>
              <w:t>El 88</w:t>
            </w:r>
            <w:r w:rsidRPr="003578F3">
              <w:rPr>
                <w:rFonts w:ascii="Arial" w:hAnsi="Arial" w:cs="Arial"/>
                <w:sz w:val="18"/>
                <w:szCs w:val="18"/>
              </w:rPr>
              <w:t xml:space="preserve"> % de viviendas cuentan con servicio de agua potable</w:t>
            </w:r>
          </w:p>
        </w:tc>
        <w:tc>
          <w:tcPr>
            <w:tcW w:w="1418" w:type="dxa"/>
          </w:tcPr>
          <w:p w14:paraId="0938EC5B" w14:textId="77777777" w:rsidR="005E7329" w:rsidRPr="009C2F0E" w:rsidRDefault="005E7329" w:rsidP="00346EA6">
            <w:pPr>
              <w:pStyle w:val="NoSpacing"/>
              <w:rPr>
                <w:rFonts w:ascii="Arial" w:hAnsi="Arial" w:cs="Arial"/>
                <w:sz w:val="18"/>
                <w:szCs w:val="18"/>
              </w:rPr>
            </w:pPr>
            <w:r>
              <w:rPr>
                <w:rFonts w:ascii="Arial" w:hAnsi="Arial" w:cs="Arial"/>
                <w:sz w:val="18"/>
                <w:szCs w:val="18"/>
              </w:rPr>
              <w:t>El 90</w:t>
            </w:r>
            <w:r w:rsidRPr="003578F3">
              <w:rPr>
                <w:rFonts w:ascii="Arial" w:hAnsi="Arial" w:cs="Arial"/>
                <w:sz w:val="18"/>
                <w:szCs w:val="18"/>
              </w:rPr>
              <w:t xml:space="preserve"> % de viviendas cuentan con servicio de agua potable</w:t>
            </w:r>
          </w:p>
        </w:tc>
        <w:tc>
          <w:tcPr>
            <w:tcW w:w="1184" w:type="dxa"/>
          </w:tcPr>
          <w:p w14:paraId="67D007AB" w14:textId="77777777" w:rsidR="005E7329" w:rsidRPr="009C2F0E" w:rsidRDefault="005E7329" w:rsidP="00346EA6">
            <w:pPr>
              <w:pStyle w:val="NoSpacing"/>
              <w:rPr>
                <w:rFonts w:ascii="Arial" w:hAnsi="Arial" w:cs="Arial"/>
                <w:sz w:val="18"/>
                <w:szCs w:val="18"/>
              </w:rPr>
            </w:pPr>
            <w:r>
              <w:rPr>
                <w:rFonts w:ascii="Arial" w:hAnsi="Arial" w:cs="Arial"/>
                <w:sz w:val="18"/>
                <w:szCs w:val="18"/>
              </w:rPr>
              <w:t>El 95</w:t>
            </w:r>
            <w:r w:rsidRPr="003578F3">
              <w:rPr>
                <w:rFonts w:ascii="Arial" w:hAnsi="Arial" w:cs="Arial"/>
                <w:sz w:val="18"/>
                <w:szCs w:val="18"/>
              </w:rPr>
              <w:t xml:space="preserve"> % de viviendas cuentan con servicio de agua potable</w:t>
            </w:r>
          </w:p>
        </w:tc>
      </w:tr>
      <w:tr w:rsidR="005E7329" w:rsidRPr="009C2F0E" w14:paraId="365065F6" w14:textId="77777777" w:rsidTr="00E9126F">
        <w:tc>
          <w:tcPr>
            <w:tcW w:w="1129" w:type="dxa"/>
            <w:vMerge w:val="restart"/>
          </w:tcPr>
          <w:p w14:paraId="0137454C" w14:textId="77777777" w:rsidR="005E7329" w:rsidRPr="009C2F0E" w:rsidRDefault="005E7329" w:rsidP="00346EA6">
            <w:pPr>
              <w:autoSpaceDE w:val="0"/>
              <w:autoSpaceDN w:val="0"/>
              <w:adjustRightInd w:val="0"/>
              <w:spacing w:line="360" w:lineRule="auto"/>
              <w:jc w:val="both"/>
              <w:rPr>
                <w:rFonts w:ascii="Arial" w:hAnsi="Arial" w:cs="Arial"/>
                <w:sz w:val="18"/>
                <w:szCs w:val="18"/>
              </w:rPr>
            </w:pPr>
          </w:p>
        </w:tc>
        <w:tc>
          <w:tcPr>
            <w:tcW w:w="1560" w:type="dxa"/>
            <w:vMerge w:val="restart"/>
          </w:tcPr>
          <w:p w14:paraId="406A32E0" w14:textId="77777777" w:rsidR="005E7329" w:rsidRPr="009C2F0E" w:rsidRDefault="005E7329" w:rsidP="00346EA6">
            <w:pPr>
              <w:autoSpaceDE w:val="0"/>
              <w:autoSpaceDN w:val="0"/>
              <w:adjustRightInd w:val="0"/>
              <w:spacing w:line="360" w:lineRule="auto"/>
              <w:jc w:val="both"/>
              <w:rPr>
                <w:rFonts w:ascii="Arial" w:hAnsi="Arial" w:cs="Arial"/>
                <w:sz w:val="18"/>
                <w:szCs w:val="18"/>
              </w:rPr>
            </w:pPr>
          </w:p>
        </w:tc>
        <w:tc>
          <w:tcPr>
            <w:tcW w:w="1701" w:type="dxa"/>
          </w:tcPr>
          <w:p w14:paraId="452E930B" w14:textId="77777777" w:rsidR="005E7329" w:rsidRPr="009C2F0E" w:rsidRDefault="005E7329" w:rsidP="00346EA6">
            <w:pPr>
              <w:pStyle w:val="NoSpacing"/>
              <w:jc w:val="both"/>
              <w:rPr>
                <w:rFonts w:ascii="Arial" w:hAnsi="Arial" w:cs="Arial"/>
                <w:sz w:val="18"/>
                <w:szCs w:val="18"/>
              </w:rPr>
            </w:pPr>
            <w:r>
              <w:rPr>
                <w:rFonts w:ascii="Arial" w:hAnsi="Arial" w:cs="Arial"/>
                <w:color w:val="000000"/>
                <w:sz w:val="20"/>
                <w:szCs w:val="20"/>
              </w:rPr>
              <w:t>% de Viviendas que</w:t>
            </w:r>
            <w:r w:rsidRPr="00EA7069">
              <w:rPr>
                <w:rFonts w:ascii="Arial" w:hAnsi="Arial" w:cs="Arial"/>
                <w:color w:val="000000"/>
                <w:sz w:val="20"/>
                <w:szCs w:val="20"/>
              </w:rPr>
              <w:t xml:space="preserve"> cuentan  con servicio higiénico</w:t>
            </w:r>
          </w:p>
        </w:tc>
        <w:tc>
          <w:tcPr>
            <w:tcW w:w="1559" w:type="dxa"/>
          </w:tcPr>
          <w:p w14:paraId="26CBDFDE" w14:textId="77777777" w:rsidR="005E7329" w:rsidRDefault="005E7329" w:rsidP="00346EA6">
            <w:pPr>
              <w:autoSpaceDE w:val="0"/>
              <w:autoSpaceDN w:val="0"/>
              <w:adjustRightInd w:val="0"/>
              <w:spacing w:line="360" w:lineRule="auto"/>
              <w:jc w:val="both"/>
              <w:rPr>
                <w:rFonts w:ascii="Arial" w:hAnsi="Arial" w:cs="Arial"/>
                <w:sz w:val="18"/>
                <w:szCs w:val="18"/>
              </w:rPr>
            </w:pPr>
            <w:r>
              <w:rPr>
                <w:rFonts w:ascii="Arial" w:hAnsi="Arial" w:cs="Arial"/>
                <w:sz w:val="18"/>
                <w:szCs w:val="18"/>
              </w:rPr>
              <w:t>Municipalidad Distrital de Huacrapuqio</w:t>
            </w:r>
          </w:p>
        </w:tc>
        <w:tc>
          <w:tcPr>
            <w:tcW w:w="850" w:type="dxa"/>
          </w:tcPr>
          <w:p w14:paraId="76581D70" w14:textId="77777777" w:rsidR="005E7329" w:rsidRPr="009C2F0E" w:rsidRDefault="005E7329" w:rsidP="00346EA6">
            <w:pPr>
              <w:pStyle w:val="NoSpacing"/>
              <w:jc w:val="both"/>
              <w:rPr>
                <w:rFonts w:ascii="Arial" w:hAnsi="Arial" w:cs="Arial"/>
                <w:sz w:val="18"/>
                <w:szCs w:val="18"/>
              </w:rPr>
            </w:pPr>
            <w:r>
              <w:rPr>
                <w:rFonts w:ascii="Arial" w:hAnsi="Arial" w:cs="Arial"/>
                <w:sz w:val="18"/>
                <w:szCs w:val="18"/>
              </w:rPr>
              <w:t>2020</w:t>
            </w:r>
          </w:p>
        </w:tc>
        <w:tc>
          <w:tcPr>
            <w:tcW w:w="1418" w:type="dxa"/>
          </w:tcPr>
          <w:p w14:paraId="2D6E5111" w14:textId="77777777" w:rsidR="005E7329" w:rsidRPr="003578F3" w:rsidRDefault="005E7329" w:rsidP="003578F3">
            <w:pPr>
              <w:pStyle w:val="NoSpacing"/>
              <w:rPr>
                <w:rFonts w:ascii="Arial" w:hAnsi="Arial" w:cs="Arial"/>
                <w:sz w:val="18"/>
                <w:szCs w:val="18"/>
              </w:rPr>
            </w:pPr>
            <w:r w:rsidRPr="003578F3">
              <w:rPr>
                <w:rFonts w:ascii="Arial" w:hAnsi="Arial" w:cs="Arial"/>
                <w:sz w:val="18"/>
                <w:szCs w:val="18"/>
              </w:rPr>
              <w:t>El 52.42 % de Viviendas cuentan con servicio higiénico</w:t>
            </w:r>
          </w:p>
        </w:tc>
        <w:tc>
          <w:tcPr>
            <w:tcW w:w="1417" w:type="dxa"/>
          </w:tcPr>
          <w:p w14:paraId="7C28CAEB" w14:textId="77777777" w:rsidR="005E7329" w:rsidRPr="009C2F0E" w:rsidRDefault="005E7329" w:rsidP="00346EA6">
            <w:pPr>
              <w:pStyle w:val="NoSpacing"/>
              <w:rPr>
                <w:rFonts w:ascii="Arial" w:hAnsi="Arial" w:cs="Arial"/>
                <w:sz w:val="18"/>
                <w:szCs w:val="18"/>
              </w:rPr>
            </w:pPr>
            <w:r>
              <w:rPr>
                <w:rFonts w:ascii="Arial" w:hAnsi="Arial" w:cs="Arial"/>
                <w:sz w:val="18"/>
                <w:szCs w:val="18"/>
              </w:rPr>
              <w:t>El 50</w:t>
            </w:r>
            <w:r w:rsidRPr="003578F3">
              <w:rPr>
                <w:rFonts w:ascii="Arial" w:hAnsi="Arial" w:cs="Arial"/>
                <w:sz w:val="18"/>
                <w:szCs w:val="18"/>
              </w:rPr>
              <w:t xml:space="preserve"> % de Viviendas cuentan con servicio higiénico</w:t>
            </w:r>
          </w:p>
        </w:tc>
        <w:tc>
          <w:tcPr>
            <w:tcW w:w="1418" w:type="dxa"/>
          </w:tcPr>
          <w:p w14:paraId="43FDA018" w14:textId="77777777" w:rsidR="005E7329" w:rsidRPr="009C2F0E" w:rsidRDefault="005E7329" w:rsidP="00346EA6">
            <w:pPr>
              <w:pStyle w:val="NoSpacing"/>
              <w:rPr>
                <w:rFonts w:ascii="Arial" w:hAnsi="Arial" w:cs="Arial"/>
                <w:sz w:val="18"/>
                <w:szCs w:val="18"/>
              </w:rPr>
            </w:pPr>
            <w:r>
              <w:rPr>
                <w:rFonts w:ascii="Arial" w:hAnsi="Arial" w:cs="Arial"/>
                <w:sz w:val="18"/>
                <w:szCs w:val="18"/>
              </w:rPr>
              <w:t>El 55</w:t>
            </w:r>
            <w:r w:rsidRPr="003578F3">
              <w:rPr>
                <w:rFonts w:ascii="Arial" w:hAnsi="Arial" w:cs="Arial"/>
                <w:sz w:val="18"/>
                <w:szCs w:val="18"/>
              </w:rPr>
              <w:t xml:space="preserve"> % de Viviendas cuentan con servicio higiénico</w:t>
            </w:r>
          </w:p>
        </w:tc>
        <w:tc>
          <w:tcPr>
            <w:tcW w:w="1417" w:type="dxa"/>
          </w:tcPr>
          <w:p w14:paraId="73F382F8" w14:textId="77777777" w:rsidR="005E7329" w:rsidRPr="009C2F0E" w:rsidRDefault="005E7329" w:rsidP="00346EA6">
            <w:pPr>
              <w:pStyle w:val="NoSpacing"/>
              <w:rPr>
                <w:rFonts w:ascii="Arial" w:hAnsi="Arial" w:cs="Arial"/>
                <w:sz w:val="18"/>
                <w:szCs w:val="18"/>
              </w:rPr>
            </w:pPr>
            <w:r>
              <w:rPr>
                <w:rFonts w:ascii="Arial" w:hAnsi="Arial" w:cs="Arial"/>
                <w:sz w:val="18"/>
                <w:szCs w:val="18"/>
              </w:rPr>
              <w:t>El 60</w:t>
            </w:r>
            <w:r w:rsidRPr="003578F3">
              <w:rPr>
                <w:rFonts w:ascii="Arial" w:hAnsi="Arial" w:cs="Arial"/>
                <w:sz w:val="18"/>
                <w:szCs w:val="18"/>
              </w:rPr>
              <w:t xml:space="preserve"> % de Viviendas cuentan con servicio higiénico</w:t>
            </w:r>
          </w:p>
        </w:tc>
        <w:tc>
          <w:tcPr>
            <w:tcW w:w="1418" w:type="dxa"/>
          </w:tcPr>
          <w:p w14:paraId="5FF46485" w14:textId="77777777" w:rsidR="005E7329" w:rsidRPr="009C2F0E" w:rsidRDefault="005E7329" w:rsidP="00346EA6">
            <w:pPr>
              <w:pStyle w:val="NoSpacing"/>
              <w:rPr>
                <w:rFonts w:ascii="Arial" w:hAnsi="Arial" w:cs="Arial"/>
                <w:sz w:val="18"/>
                <w:szCs w:val="18"/>
              </w:rPr>
            </w:pPr>
            <w:r>
              <w:rPr>
                <w:rFonts w:ascii="Arial" w:hAnsi="Arial" w:cs="Arial"/>
                <w:sz w:val="18"/>
                <w:szCs w:val="18"/>
              </w:rPr>
              <w:t>El 65</w:t>
            </w:r>
            <w:r w:rsidRPr="003578F3">
              <w:rPr>
                <w:rFonts w:ascii="Arial" w:hAnsi="Arial" w:cs="Arial"/>
                <w:sz w:val="18"/>
                <w:szCs w:val="18"/>
              </w:rPr>
              <w:t xml:space="preserve"> % de Viviendas cuentan con servicio higiénico</w:t>
            </w:r>
          </w:p>
        </w:tc>
        <w:tc>
          <w:tcPr>
            <w:tcW w:w="1184" w:type="dxa"/>
          </w:tcPr>
          <w:p w14:paraId="3DC1290B" w14:textId="77777777" w:rsidR="005E7329" w:rsidRPr="009C2F0E" w:rsidRDefault="005E7329" w:rsidP="00346EA6">
            <w:pPr>
              <w:pStyle w:val="NoSpacing"/>
              <w:rPr>
                <w:rFonts w:ascii="Arial" w:hAnsi="Arial" w:cs="Arial"/>
                <w:sz w:val="18"/>
                <w:szCs w:val="18"/>
              </w:rPr>
            </w:pPr>
            <w:r>
              <w:rPr>
                <w:rFonts w:ascii="Arial" w:hAnsi="Arial" w:cs="Arial"/>
                <w:sz w:val="18"/>
                <w:szCs w:val="18"/>
              </w:rPr>
              <w:t>El 70</w:t>
            </w:r>
            <w:r w:rsidRPr="003578F3">
              <w:rPr>
                <w:rFonts w:ascii="Arial" w:hAnsi="Arial" w:cs="Arial"/>
                <w:sz w:val="18"/>
                <w:szCs w:val="18"/>
              </w:rPr>
              <w:t xml:space="preserve"> % de Viviendas cuentan con servicio higiénico</w:t>
            </w:r>
          </w:p>
        </w:tc>
      </w:tr>
      <w:tr w:rsidR="005E7329" w:rsidRPr="009C2F0E" w14:paraId="1D517011" w14:textId="77777777" w:rsidTr="00E9126F">
        <w:tc>
          <w:tcPr>
            <w:tcW w:w="1129" w:type="dxa"/>
            <w:vMerge/>
          </w:tcPr>
          <w:p w14:paraId="45645579" w14:textId="77777777" w:rsidR="005E7329" w:rsidRPr="009C2F0E" w:rsidRDefault="005E7329" w:rsidP="00346EA6">
            <w:pPr>
              <w:autoSpaceDE w:val="0"/>
              <w:autoSpaceDN w:val="0"/>
              <w:adjustRightInd w:val="0"/>
              <w:spacing w:line="360" w:lineRule="auto"/>
              <w:jc w:val="both"/>
              <w:rPr>
                <w:rFonts w:ascii="Arial" w:hAnsi="Arial" w:cs="Arial"/>
                <w:sz w:val="18"/>
                <w:szCs w:val="18"/>
              </w:rPr>
            </w:pPr>
          </w:p>
        </w:tc>
        <w:tc>
          <w:tcPr>
            <w:tcW w:w="1560" w:type="dxa"/>
            <w:vMerge/>
          </w:tcPr>
          <w:p w14:paraId="352FEB42" w14:textId="77777777" w:rsidR="005E7329" w:rsidRPr="009C2F0E" w:rsidRDefault="005E7329" w:rsidP="00346EA6">
            <w:pPr>
              <w:autoSpaceDE w:val="0"/>
              <w:autoSpaceDN w:val="0"/>
              <w:adjustRightInd w:val="0"/>
              <w:spacing w:line="360" w:lineRule="auto"/>
              <w:jc w:val="both"/>
              <w:rPr>
                <w:rFonts w:ascii="Arial" w:hAnsi="Arial" w:cs="Arial"/>
                <w:sz w:val="18"/>
                <w:szCs w:val="18"/>
              </w:rPr>
            </w:pPr>
          </w:p>
        </w:tc>
        <w:tc>
          <w:tcPr>
            <w:tcW w:w="1701" w:type="dxa"/>
          </w:tcPr>
          <w:p w14:paraId="0A6116D3" w14:textId="77777777" w:rsidR="005E7329" w:rsidRPr="009C2F0E" w:rsidRDefault="005E7329" w:rsidP="00346EA6">
            <w:pPr>
              <w:pStyle w:val="NoSpacing"/>
              <w:jc w:val="both"/>
              <w:rPr>
                <w:rFonts w:ascii="Arial" w:hAnsi="Arial" w:cs="Arial"/>
                <w:sz w:val="18"/>
                <w:szCs w:val="18"/>
              </w:rPr>
            </w:pPr>
            <w:r w:rsidRPr="00EA7069">
              <w:rPr>
                <w:rFonts w:ascii="Arial" w:hAnsi="Arial" w:cs="Arial"/>
                <w:color w:val="000000"/>
                <w:sz w:val="20"/>
                <w:szCs w:val="20"/>
              </w:rPr>
              <w:t>% Viviendas</w:t>
            </w:r>
            <w:r>
              <w:rPr>
                <w:rFonts w:ascii="Arial" w:hAnsi="Arial" w:cs="Arial"/>
                <w:color w:val="000000"/>
                <w:sz w:val="20"/>
                <w:szCs w:val="20"/>
              </w:rPr>
              <w:t xml:space="preserve"> que </w:t>
            </w:r>
            <w:r w:rsidRPr="00EA7069">
              <w:rPr>
                <w:rFonts w:ascii="Arial" w:hAnsi="Arial" w:cs="Arial"/>
                <w:color w:val="000000"/>
                <w:sz w:val="20"/>
                <w:szCs w:val="20"/>
              </w:rPr>
              <w:t xml:space="preserve"> cuentan con servicio de energía eléctrica</w:t>
            </w:r>
          </w:p>
        </w:tc>
        <w:tc>
          <w:tcPr>
            <w:tcW w:w="1559" w:type="dxa"/>
          </w:tcPr>
          <w:p w14:paraId="49B559F2" w14:textId="77777777" w:rsidR="005E7329" w:rsidRDefault="005E7329" w:rsidP="00346EA6">
            <w:pPr>
              <w:autoSpaceDE w:val="0"/>
              <w:autoSpaceDN w:val="0"/>
              <w:adjustRightInd w:val="0"/>
              <w:spacing w:line="360" w:lineRule="auto"/>
              <w:jc w:val="both"/>
              <w:rPr>
                <w:rFonts w:ascii="Arial" w:hAnsi="Arial" w:cs="Arial"/>
                <w:sz w:val="18"/>
                <w:szCs w:val="18"/>
              </w:rPr>
            </w:pPr>
            <w:r>
              <w:rPr>
                <w:rFonts w:ascii="Arial" w:hAnsi="Arial" w:cs="Arial"/>
                <w:sz w:val="18"/>
                <w:szCs w:val="18"/>
              </w:rPr>
              <w:t>ELECTROCENTRO</w:t>
            </w:r>
          </w:p>
        </w:tc>
        <w:tc>
          <w:tcPr>
            <w:tcW w:w="850" w:type="dxa"/>
          </w:tcPr>
          <w:p w14:paraId="4D4862B8" w14:textId="77777777" w:rsidR="005E7329" w:rsidRPr="009C2F0E" w:rsidRDefault="005E7329" w:rsidP="00346EA6">
            <w:pPr>
              <w:pStyle w:val="NoSpacing"/>
              <w:jc w:val="both"/>
              <w:rPr>
                <w:rFonts w:ascii="Arial" w:hAnsi="Arial" w:cs="Arial"/>
                <w:sz w:val="18"/>
                <w:szCs w:val="18"/>
              </w:rPr>
            </w:pPr>
            <w:r>
              <w:rPr>
                <w:rFonts w:ascii="Arial" w:hAnsi="Arial" w:cs="Arial"/>
                <w:sz w:val="18"/>
                <w:szCs w:val="18"/>
              </w:rPr>
              <w:t>2020</w:t>
            </w:r>
          </w:p>
        </w:tc>
        <w:tc>
          <w:tcPr>
            <w:tcW w:w="1418" w:type="dxa"/>
          </w:tcPr>
          <w:p w14:paraId="6D000375" w14:textId="77777777" w:rsidR="005E7329" w:rsidRPr="003578F3" w:rsidRDefault="005E7329" w:rsidP="003578F3">
            <w:pPr>
              <w:pStyle w:val="NoSpacing"/>
              <w:rPr>
                <w:rFonts w:ascii="Arial" w:hAnsi="Arial" w:cs="Arial"/>
                <w:sz w:val="18"/>
                <w:szCs w:val="18"/>
              </w:rPr>
            </w:pPr>
            <w:r w:rsidRPr="003578F3">
              <w:rPr>
                <w:rFonts w:ascii="Arial" w:hAnsi="Arial" w:cs="Arial"/>
                <w:sz w:val="18"/>
                <w:szCs w:val="18"/>
              </w:rPr>
              <w:t>El 76.87 % de Viviendas cuentan con servicio de energía eléctrica.</w:t>
            </w:r>
          </w:p>
        </w:tc>
        <w:tc>
          <w:tcPr>
            <w:tcW w:w="1417" w:type="dxa"/>
          </w:tcPr>
          <w:p w14:paraId="34919ECF" w14:textId="77777777" w:rsidR="005E7329" w:rsidRPr="009C2F0E" w:rsidRDefault="005E7329" w:rsidP="00346EA6">
            <w:pPr>
              <w:pStyle w:val="NoSpacing"/>
              <w:rPr>
                <w:rFonts w:ascii="Arial" w:hAnsi="Arial" w:cs="Arial"/>
                <w:sz w:val="18"/>
                <w:szCs w:val="18"/>
              </w:rPr>
            </w:pPr>
            <w:r>
              <w:rPr>
                <w:rFonts w:ascii="Arial" w:hAnsi="Arial" w:cs="Arial"/>
                <w:sz w:val="18"/>
                <w:szCs w:val="18"/>
              </w:rPr>
              <w:t>El 80</w:t>
            </w:r>
            <w:r w:rsidRPr="003578F3">
              <w:rPr>
                <w:rFonts w:ascii="Arial" w:hAnsi="Arial" w:cs="Arial"/>
                <w:sz w:val="18"/>
                <w:szCs w:val="18"/>
              </w:rPr>
              <w:t xml:space="preserve"> % de Viviendas cuentan con servicio de energía eléctrica</w:t>
            </w:r>
          </w:p>
        </w:tc>
        <w:tc>
          <w:tcPr>
            <w:tcW w:w="1418" w:type="dxa"/>
          </w:tcPr>
          <w:p w14:paraId="5186360D" w14:textId="77777777" w:rsidR="005E7329" w:rsidRPr="009C2F0E" w:rsidRDefault="005E7329" w:rsidP="00346EA6">
            <w:pPr>
              <w:pStyle w:val="NoSpacing"/>
              <w:rPr>
                <w:rFonts w:ascii="Arial" w:hAnsi="Arial" w:cs="Arial"/>
                <w:sz w:val="18"/>
                <w:szCs w:val="18"/>
              </w:rPr>
            </w:pPr>
            <w:r>
              <w:rPr>
                <w:rFonts w:ascii="Arial" w:hAnsi="Arial" w:cs="Arial"/>
                <w:sz w:val="18"/>
                <w:szCs w:val="18"/>
              </w:rPr>
              <w:t>El 82</w:t>
            </w:r>
            <w:r w:rsidRPr="003578F3">
              <w:rPr>
                <w:rFonts w:ascii="Arial" w:hAnsi="Arial" w:cs="Arial"/>
                <w:sz w:val="18"/>
                <w:szCs w:val="18"/>
              </w:rPr>
              <w:t xml:space="preserve"> % de Viviendas cuentan con servicio de energía eléctrica</w:t>
            </w:r>
          </w:p>
        </w:tc>
        <w:tc>
          <w:tcPr>
            <w:tcW w:w="1417" w:type="dxa"/>
          </w:tcPr>
          <w:p w14:paraId="24D47C2C" w14:textId="77777777" w:rsidR="005E7329" w:rsidRPr="009C2F0E" w:rsidRDefault="005E7329" w:rsidP="00346EA6">
            <w:pPr>
              <w:pStyle w:val="NoSpacing"/>
              <w:rPr>
                <w:rFonts w:ascii="Arial" w:hAnsi="Arial" w:cs="Arial"/>
                <w:sz w:val="18"/>
                <w:szCs w:val="18"/>
              </w:rPr>
            </w:pPr>
            <w:r>
              <w:rPr>
                <w:rFonts w:ascii="Arial" w:hAnsi="Arial" w:cs="Arial"/>
                <w:sz w:val="18"/>
                <w:szCs w:val="18"/>
              </w:rPr>
              <w:t>El 84</w:t>
            </w:r>
            <w:r w:rsidRPr="003578F3">
              <w:rPr>
                <w:rFonts w:ascii="Arial" w:hAnsi="Arial" w:cs="Arial"/>
                <w:sz w:val="18"/>
                <w:szCs w:val="18"/>
              </w:rPr>
              <w:t xml:space="preserve"> % de Viviendas cuentan con servicio de energía eléctrica</w:t>
            </w:r>
          </w:p>
        </w:tc>
        <w:tc>
          <w:tcPr>
            <w:tcW w:w="1418" w:type="dxa"/>
          </w:tcPr>
          <w:p w14:paraId="06AC6999" w14:textId="77777777" w:rsidR="005E7329" w:rsidRPr="009C2F0E" w:rsidRDefault="005E7329" w:rsidP="00346EA6">
            <w:pPr>
              <w:pStyle w:val="NoSpacing"/>
              <w:rPr>
                <w:rFonts w:ascii="Arial" w:hAnsi="Arial" w:cs="Arial"/>
                <w:sz w:val="18"/>
                <w:szCs w:val="18"/>
              </w:rPr>
            </w:pPr>
            <w:r>
              <w:rPr>
                <w:rFonts w:ascii="Arial" w:hAnsi="Arial" w:cs="Arial"/>
                <w:sz w:val="18"/>
                <w:szCs w:val="18"/>
              </w:rPr>
              <w:t>El 86</w:t>
            </w:r>
            <w:r w:rsidRPr="003578F3">
              <w:rPr>
                <w:rFonts w:ascii="Arial" w:hAnsi="Arial" w:cs="Arial"/>
                <w:sz w:val="18"/>
                <w:szCs w:val="18"/>
              </w:rPr>
              <w:t xml:space="preserve"> % de Viviendas cuentan con servicio de energía eléctrica</w:t>
            </w:r>
          </w:p>
        </w:tc>
        <w:tc>
          <w:tcPr>
            <w:tcW w:w="1184" w:type="dxa"/>
          </w:tcPr>
          <w:p w14:paraId="1F5BBC3F" w14:textId="77777777" w:rsidR="005E7329" w:rsidRPr="009C2F0E" w:rsidRDefault="005E7329" w:rsidP="00346EA6">
            <w:pPr>
              <w:pStyle w:val="NoSpacing"/>
              <w:rPr>
                <w:rFonts w:ascii="Arial" w:hAnsi="Arial" w:cs="Arial"/>
                <w:sz w:val="18"/>
                <w:szCs w:val="18"/>
              </w:rPr>
            </w:pPr>
            <w:r>
              <w:rPr>
                <w:rFonts w:ascii="Arial" w:hAnsi="Arial" w:cs="Arial"/>
                <w:sz w:val="18"/>
                <w:szCs w:val="18"/>
              </w:rPr>
              <w:t>El 88</w:t>
            </w:r>
            <w:r w:rsidRPr="003578F3">
              <w:rPr>
                <w:rFonts w:ascii="Arial" w:hAnsi="Arial" w:cs="Arial"/>
                <w:sz w:val="18"/>
                <w:szCs w:val="18"/>
              </w:rPr>
              <w:t xml:space="preserve"> % de Viviendas cuentan con servicio de energía eléctrica</w:t>
            </w:r>
          </w:p>
        </w:tc>
      </w:tr>
      <w:tr w:rsidR="00576F4F" w:rsidRPr="00550DF7" w14:paraId="6803C754" w14:textId="77777777" w:rsidTr="00346EA6">
        <w:tc>
          <w:tcPr>
            <w:tcW w:w="15071" w:type="dxa"/>
            <w:gridSpan w:val="11"/>
          </w:tcPr>
          <w:p w14:paraId="5844F1F9" w14:textId="77777777" w:rsidR="00576F4F" w:rsidRPr="00BF0C48" w:rsidRDefault="00576F4F" w:rsidP="00346EA6">
            <w:pPr>
              <w:autoSpaceDE w:val="0"/>
              <w:autoSpaceDN w:val="0"/>
              <w:adjustRightInd w:val="0"/>
              <w:spacing w:line="360" w:lineRule="auto"/>
              <w:jc w:val="both"/>
              <w:rPr>
                <w:rFonts w:ascii="Arial" w:hAnsi="Arial" w:cs="Arial"/>
                <w:b/>
                <w:sz w:val="18"/>
                <w:szCs w:val="18"/>
              </w:rPr>
            </w:pPr>
            <w:r w:rsidRPr="00BF0C48">
              <w:rPr>
                <w:rFonts w:ascii="Arial" w:hAnsi="Arial" w:cs="Arial"/>
                <w:b/>
                <w:sz w:val="18"/>
                <w:szCs w:val="18"/>
              </w:rPr>
              <w:t>A</w:t>
            </w:r>
            <w:r w:rsidR="003E2023">
              <w:rPr>
                <w:rFonts w:ascii="Arial" w:hAnsi="Arial" w:cs="Arial"/>
                <w:b/>
                <w:sz w:val="18"/>
                <w:szCs w:val="18"/>
              </w:rPr>
              <w:t>CCIONES ESTRATEGICAS DEL OET.02</w:t>
            </w:r>
          </w:p>
        </w:tc>
      </w:tr>
      <w:tr w:rsidR="00F56548" w:rsidRPr="006C0E4B" w14:paraId="5D855449" w14:textId="77777777" w:rsidTr="00E9126F">
        <w:tc>
          <w:tcPr>
            <w:tcW w:w="1129" w:type="dxa"/>
            <w:vMerge w:val="restart"/>
          </w:tcPr>
          <w:p w14:paraId="7402D49A" w14:textId="77777777" w:rsidR="00F56548" w:rsidRPr="00E1646F" w:rsidRDefault="00F56548" w:rsidP="00F56548">
            <w:pPr>
              <w:pStyle w:val="NoSpacing"/>
              <w:rPr>
                <w:rFonts w:ascii="Arial" w:hAnsi="Arial" w:cs="Arial"/>
                <w:sz w:val="18"/>
                <w:szCs w:val="18"/>
                <w:lang w:val="en-US"/>
              </w:rPr>
            </w:pPr>
            <w:r w:rsidRPr="00E1646F">
              <w:rPr>
                <w:rFonts w:ascii="Arial" w:hAnsi="Arial" w:cs="Arial"/>
                <w:sz w:val="18"/>
                <w:szCs w:val="18"/>
                <w:lang w:val="en-US"/>
              </w:rPr>
              <w:t>AET.02.01</w:t>
            </w:r>
          </w:p>
          <w:p w14:paraId="2BA31826" w14:textId="77777777" w:rsidR="00F56548" w:rsidRPr="00E1646F" w:rsidRDefault="00F56548" w:rsidP="00F56548">
            <w:pPr>
              <w:pStyle w:val="NoSpacing"/>
              <w:rPr>
                <w:rFonts w:ascii="Arial" w:hAnsi="Arial" w:cs="Arial"/>
                <w:sz w:val="18"/>
                <w:szCs w:val="18"/>
                <w:lang w:val="en-US"/>
              </w:rPr>
            </w:pPr>
          </w:p>
          <w:p w14:paraId="2AE23B8E" w14:textId="77777777" w:rsidR="00F56548" w:rsidRPr="00E1646F" w:rsidRDefault="00F56548" w:rsidP="00F56548">
            <w:pPr>
              <w:pStyle w:val="NoSpacing"/>
              <w:rPr>
                <w:rFonts w:ascii="Arial" w:hAnsi="Arial" w:cs="Arial"/>
                <w:sz w:val="18"/>
                <w:szCs w:val="18"/>
                <w:lang w:val="en-US"/>
              </w:rPr>
            </w:pPr>
          </w:p>
          <w:p w14:paraId="44137095" w14:textId="77777777" w:rsidR="00F56548" w:rsidRPr="00E1646F" w:rsidRDefault="00F56548" w:rsidP="00F56548">
            <w:pPr>
              <w:pStyle w:val="NoSpacing"/>
              <w:rPr>
                <w:rFonts w:ascii="Arial" w:hAnsi="Arial" w:cs="Arial"/>
                <w:sz w:val="18"/>
                <w:szCs w:val="18"/>
                <w:lang w:val="en-US"/>
              </w:rPr>
            </w:pPr>
          </w:p>
          <w:p w14:paraId="38D2CE3C" w14:textId="77777777" w:rsidR="00F56548" w:rsidRPr="00E1646F" w:rsidRDefault="00F56548" w:rsidP="00F56548">
            <w:pPr>
              <w:pStyle w:val="NoSpacing"/>
              <w:rPr>
                <w:rFonts w:ascii="Arial" w:hAnsi="Arial" w:cs="Arial"/>
                <w:sz w:val="18"/>
                <w:szCs w:val="18"/>
                <w:lang w:val="en-US"/>
              </w:rPr>
            </w:pPr>
          </w:p>
          <w:p w14:paraId="0A3E9FED" w14:textId="77777777" w:rsidR="00F56548" w:rsidRPr="00E1646F" w:rsidRDefault="00F56548" w:rsidP="00F56548">
            <w:pPr>
              <w:pStyle w:val="NoSpacing"/>
              <w:rPr>
                <w:rFonts w:ascii="Arial" w:hAnsi="Arial" w:cs="Arial"/>
                <w:sz w:val="18"/>
                <w:szCs w:val="18"/>
                <w:lang w:val="en-US"/>
              </w:rPr>
            </w:pPr>
          </w:p>
          <w:p w14:paraId="1F8A0F8E" w14:textId="77777777" w:rsidR="00F56548" w:rsidRPr="00E1646F" w:rsidRDefault="00F56548" w:rsidP="00F56548">
            <w:pPr>
              <w:pStyle w:val="NoSpacing"/>
              <w:rPr>
                <w:rFonts w:ascii="Arial" w:hAnsi="Arial" w:cs="Arial"/>
                <w:sz w:val="18"/>
                <w:szCs w:val="18"/>
                <w:lang w:val="en-US"/>
              </w:rPr>
            </w:pPr>
          </w:p>
          <w:p w14:paraId="0E8386DE" w14:textId="77777777" w:rsidR="00F56548" w:rsidRPr="00E1646F" w:rsidRDefault="00F56548" w:rsidP="00F56548">
            <w:pPr>
              <w:pStyle w:val="NoSpacing"/>
              <w:rPr>
                <w:rFonts w:ascii="Arial" w:hAnsi="Arial" w:cs="Arial"/>
                <w:sz w:val="18"/>
                <w:szCs w:val="18"/>
                <w:lang w:val="en-US"/>
              </w:rPr>
            </w:pPr>
            <w:r w:rsidRPr="00E1646F">
              <w:rPr>
                <w:rFonts w:ascii="Arial" w:hAnsi="Arial" w:cs="Arial"/>
                <w:sz w:val="18"/>
                <w:szCs w:val="18"/>
                <w:lang w:val="en-US"/>
              </w:rPr>
              <w:t>AET.02.02</w:t>
            </w:r>
          </w:p>
          <w:p w14:paraId="66D9A2AD" w14:textId="77777777" w:rsidR="00F56548" w:rsidRPr="00E1646F" w:rsidRDefault="00F56548" w:rsidP="00F56548">
            <w:pPr>
              <w:pStyle w:val="NoSpacing"/>
              <w:rPr>
                <w:rFonts w:ascii="Arial" w:hAnsi="Arial" w:cs="Arial"/>
                <w:sz w:val="18"/>
                <w:szCs w:val="18"/>
                <w:lang w:val="en-US"/>
              </w:rPr>
            </w:pPr>
          </w:p>
          <w:p w14:paraId="4642B13F" w14:textId="77777777" w:rsidR="00F56548" w:rsidRPr="00E1646F" w:rsidRDefault="00F56548" w:rsidP="00F56548">
            <w:pPr>
              <w:pStyle w:val="NoSpacing"/>
              <w:rPr>
                <w:rFonts w:ascii="Arial" w:hAnsi="Arial" w:cs="Arial"/>
                <w:sz w:val="18"/>
                <w:szCs w:val="18"/>
                <w:lang w:val="en-US"/>
              </w:rPr>
            </w:pPr>
          </w:p>
          <w:p w14:paraId="07969508" w14:textId="77777777" w:rsidR="00F56548" w:rsidRPr="00E1646F" w:rsidRDefault="00F56548" w:rsidP="00F56548">
            <w:pPr>
              <w:pStyle w:val="NoSpacing"/>
              <w:rPr>
                <w:rFonts w:ascii="Arial" w:hAnsi="Arial" w:cs="Arial"/>
                <w:sz w:val="18"/>
                <w:szCs w:val="18"/>
                <w:lang w:val="en-US"/>
              </w:rPr>
            </w:pPr>
          </w:p>
          <w:p w14:paraId="36E010E6" w14:textId="77777777" w:rsidR="00F56548" w:rsidRPr="00E1646F" w:rsidRDefault="00F56548" w:rsidP="00F56548">
            <w:pPr>
              <w:pStyle w:val="NoSpacing"/>
              <w:rPr>
                <w:rFonts w:ascii="Arial" w:hAnsi="Arial" w:cs="Arial"/>
                <w:sz w:val="18"/>
                <w:szCs w:val="18"/>
                <w:lang w:val="en-US"/>
              </w:rPr>
            </w:pPr>
            <w:r w:rsidRPr="00E1646F">
              <w:rPr>
                <w:rFonts w:ascii="Arial" w:hAnsi="Arial" w:cs="Arial"/>
                <w:sz w:val="18"/>
                <w:szCs w:val="18"/>
                <w:lang w:val="en-US"/>
              </w:rPr>
              <w:t>AET.02.03</w:t>
            </w:r>
          </w:p>
          <w:p w14:paraId="4CF51BD9" w14:textId="77777777" w:rsidR="00F56548" w:rsidRPr="00E1646F" w:rsidRDefault="00F56548" w:rsidP="00F56548">
            <w:pPr>
              <w:pStyle w:val="NoSpacing"/>
              <w:rPr>
                <w:rFonts w:ascii="Arial" w:hAnsi="Arial" w:cs="Arial"/>
                <w:sz w:val="18"/>
                <w:szCs w:val="18"/>
                <w:lang w:val="en-US"/>
              </w:rPr>
            </w:pPr>
          </w:p>
          <w:p w14:paraId="723A3AEE" w14:textId="77777777" w:rsidR="00F56548" w:rsidRPr="00E1646F" w:rsidRDefault="00F56548" w:rsidP="00F56548">
            <w:pPr>
              <w:pStyle w:val="NoSpacing"/>
              <w:rPr>
                <w:rFonts w:ascii="Arial" w:hAnsi="Arial" w:cs="Arial"/>
                <w:sz w:val="18"/>
                <w:szCs w:val="18"/>
                <w:lang w:val="en-US"/>
              </w:rPr>
            </w:pPr>
          </w:p>
          <w:p w14:paraId="3EF3BA44" w14:textId="77777777" w:rsidR="00F56548" w:rsidRPr="00E1646F" w:rsidRDefault="00F56548" w:rsidP="00F56548">
            <w:pPr>
              <w:pStyle w:val="NoSpacing"/>
              <w:rPr>
                <w:rFonts w:ascii="Arial" w:hAnsi="Arial" w:cs="Arial"/>
                <w:sz w:val="18"/>
                <w:szCs w:val="18"/>
                <w:lang w:val="en-US"/>
              </w:rPr>
            </w:pPr>
          </w:p>
          <w:p w14:paraId="273D9BA5" w14:textId="77777777" w:rsidR="00F56548" w:rsidRPr="00E1646F" w:rsidRDefault="00F56548" w:rsidP="00F56548">
            <w:pPr>
              <w:pStyle w:val="NoSpacing"/>
              <w:rPr>
                <w:rFonts w:ascii="Arial" w:hAnsi="Arial" w:cs="Arial"/>
                <w:sz w:val="18"/>
                <w:szCs w:val="18"/>
                <w:lang w:val="en-US"/>
              </w:rPr>
            </w:pPr>
          </w:p>
          <w:p w14:paraId="0188D3B9" w14:textId="77777777" w:rsidR="00F56548" w:rsidRPr="00E1646F" w:rsidRDefault="00F56548" w:rsidP="00F56548">
            <w:pPr>
              <w:pStyle w:val="NoSpacing"/>
              <w:rPr>
                <w:rFonts w:ascii="Arial" w:hAnsi="Arial" w:cs="Arial"/>
                <w:sz w:val="18"/>
                <w:szCs w:val="18"/>
                <w:lang w:val="en-US"/>
              </w:rPr>
            </w:pPr>
          </w:p>
          <w:p w14:paraId="792F1E52" w14:textId="77777777" w:rsidR="00F56548" w:rsidRPr="00E1646F" w:rsidRDefault="00F56548" w:rsidP="00F56548">
            <w:pPr>
              <w:pStyle w:val="NoSpacing"/>
              <w:rPr>
                <w:rFonts w:ascii="Arial" w:hAnsi="Arial" w:cs="Arial"/>
                <w:sz w:val="18"/>
                <w:szCs w:val="18"/>
                <w:lang w:val="en-US"/>
              </w:rPr>
            </w:pPr>
          </w:p>
          <w:p w14:paraId="1FAB1FE3" w14:textId="77777777" w:rsidR="00F56548" w:rsidRPr="00E1646F" w:rsidRDefault="00F56548" w:rsidP="00F56548">
            <w:pPr>
              <w:pStyle w:val="NoSpacing"/>
              <w:rPr>
                <w:rFonts w:ascii="Arial" w:hAnsi="Arial" w:cs="Arial"/>
                <w:sz w:val="18"/>
                <w:szCs w:val="18"/>
                <w:lang w:val="en-US"/>
              </w:rPr>
            </w:pPr>
          </w:p>
          <w:p w14:paraId="02F2FC4B" w14:textId="77777777" w:rsidR="00F56548" w:rsidRPr="00E1646F" w:rsidRDefault="00F56548" w:rsidP="00F56548">
            <w:pPr>
              <w:pStyle w:val="NoSpacing"/>
              <w:rPr>
                <w:rFonts w:ascii="Arial" w:hAnsi="Arial" w:cs="Arial"/>
                <w:sz w:val="18"/>
                <w:szCs w:val="18"/>
                <w:lang w:val="en-US"/>
              </w:rPr>
            </w:pPr>
            <w:r w:rsidRPr="00E1646F">
              <w:rPr>
                <w:rFonts w:ascii="Arial" w:hAnsi="Arial" w:cs="Arial"/>
                <w:sz w:val="18"/>
                <w:szCs w:val="18"/>
                <w:lang w:val="en-US"/>
              </w:rPr>
              <w:t>AET.02.04</w:t>
            </w:r>
          </w:p>
          <w:p w14:paraId="3EC57EE5" w14:textId="77777777" w:rsidR="00F56548" w:rsidRPr="00E1646F" w:rsidRDefault="00F56548" w:rsidP="00F56548">
            <w:pPr>
              <w:pStyle w:val="NoSpacing"/>
              <w:rPr>
                <w:rFonts w:ascii="Arial" w:hAnsi="Arial" w:cs="Arial"/>
                <w:sz w:val="18"/>
                <w:szCs w:val="18"/>
                <w:lang w:val="en-US"/>
              </w:rPr>
            </w:pPr>
          </w:p>
          <w:p w14:paraId="39A1F322" w14:textId="77777777" w:rsidR="00F56548" w:rsidRPr="00E1646F" w:rsidRDefault="00F56548" w:rsidP="00F56548">
            <w:pPr>
              <w:pStyle w:val="NoSpacing"/>
              <w:rPr>
                <w:rFonts w:ascii="Arial" w:hAnsi="Arial" w:cs="Arial"/>
                <w:sz w:val="18"/>
                <w:szCs w:val="18"/>
                <w:lang w:val="en-US"/>
              </w:rPr>
            </w:pPr>
          </w:p>
          <w:p w14:paraId="14F924F7" w14:textId="77777777" w:rsidR="00F56548" w:rsidRPr="00E1646F" w:rsidRDefault="00F56548" w:rsidP="00F56548">
            <w:pPr>
              <w:pStyle w:val="NoSpacing"/>
              <w:rPr>
                <w:rFonts w:ascii="Arial" w:hAnsi="Arial" w:cs="Arial"/>
                <w:sz w:val="18"/>
                <w:szCs w:val="18"/>
                <w:lang w:val="en-US"/>
              </w:rPr>
            </w:pPr>
          </w:p>
          <w:p w14:paraId="350BC164" w14:textId="77777777" w:rsidR="00F56548" w:rsidRPr="00E1646F" w:rsidRDefault="00F56548" w:rsidP="00F56548">
            <w:pPr>
              <w:pStyle w:val="NoSpacing"/>
              <w:rPr>
                <w:rFonts w:ascii="Arial" w:hAnsi="Arial" w:cs="Arial"/>
                <w:sz w:val="18"/>
                <w:szCs w:val="18"/>
                <w:lang w:val="en-US"/>
              </w:rPr>
            </w:pPr>
          </w:p>
          <w:p w14:paraId="1F06F2DF" w14:textId="77777777" w:rsidR="00F56548" w:rsidRPr="00E1646F" w:rsidRDefault="00F56548" w:rsidP="00F56548">
            <w:pPr>
              <w:pStyle w:val="NoSpacing"/>
              <w:rPr>
                <w:rFonts w:ascii="Arial" w:hAnsi="Arial" w:cs="Arial"/>
                <w:sz w:val="18"/>
                <w:szCs w:val="18"/>
                <w:lang w:val="en-US"/>
              </w:rPr>
            </w:pPr>
          </w:p>
          <w:p w14:paraId="68A00ACF" w14:textId="77777777" w:rsidR="00F56548" w:rsidRPr="00E1646F" w:rsidRDefault="00F56548" w:rsidP="00F56548">
            <w:pPr>
              <w:pStyle w:val="NoSpacing"/>
              <w:rPr>
                <w:rFonts w:ascii="Arial" w:hAnsi="Arial" w:cs="Arial"/>
                <w:sz w:val="18"/>
                <w:szCs w:val="18"/>
                <w:lang w:val="en-US"/>
              </w:rPr>
            </w:pPr>
            <w:r w:rsidRPr="00E1646F">
              <w:rPr>
                <w:rFonts w:ascii="Arial" w:hAnsi="Arial" w:cs="Arial"/>
                <w:sz w:val="18"/>
                <w:szCs w:val="18"/>
                <w:lang w:val="en-US"/>
              </w:rPr>
              <w:t>AET.02.05</w:t>
            </w:r>
          </w:p>
          <w:p w14:paraId="5ECB9112" w14:textId="77777777" w:rsidR="00F56548" w:rsidRPr="00E1646F" w:rsidRDefault="00F56548" w:rsidP="00F56548">
            <w:pPr>
              <w:pStyle w:val="NoSpacing"/>
              <w:rPr>
                <w:rFonts w:ascii="Arial" w:hAnsi="Arial" w:cs="Arial"/>
                <w:sz w:val="18"/>
                <w:szCs w:val="18"/>
                <w:lang w:val="en-US"/>
              </w:rPr>
            </w:pPr>
          </w:p>
          <w:p w14:paraId="428952A1" w14:textId="77777777" w:rsidR="00F56548" w:rsidRPr="00E1646F" w:rsidRDefault="00F56548" w:rsidP="00F56548">
            <w:pPr>
              <w:pStyle w:val="NoSpacing"/>
              <w:rPr>
                <w:rFonts w:ascii="Arial" w:hAnsi="Arial" w:cs="Arial"/>
                <w:sz w:val="18"/>
                <w:szCs w:val="18"/>
                <w:lang w:val="en-US"/>
              </w:rPr>
            </w:pPr>
          </w:p>
          <w:p w14:paraId="2933C454" w14:textId="77777777" w:rsidR="00F56548" w:rsidRPr="00E1646F" w:rsidRDefault="00F56548" w:rsidP="00F56548">
            <w:pPr>
              <w:pStyle w:val="NoSpacing"/>
              <w:rPr>
                <w:rFonts w:ascii="Arial" w:hAnsi="Arial" w:cs="Arial"/>
                <w:sz w:val="18"/>
                <w:szCs w:val="18"/>
                <w:lang w:val="en-US"/>
              </w:rPr>
            </w:pPr>
          </w:p>
          <w:p w14:paraId="41FF9C30" w14:textId="77777777" w:rsidR="00F56548" w:rsidRPr="00E1646F" w:rsidRDefault="00F56548" w:rsidP="00F56548">
            <w:pPr>
              <w:pStyle w:val="NoSpacing"/>
              <w:rPr>
                <w:rFonts w:ascii="Arial" w:hAnsi="Arial" w:cs="Arial"/>
                <w:sz w:val="18"/>
                <w:szCs w:val="18"/>
                <w:lang w:val="en-US"/>
              </w:rPr>
            </w:pPr>
          </w:p>
          <w:p w14:paraId="0617B6D5" w14:textId="77777777" w:rsidR="00F56548" w:rsidRPr="00E1646F" w:rsidRDefault="00F56548" w:rsidP="00F56548">
            <w:pPr>
              <w:pStyle w:val="NoSpacing"/>
              <w:rPr>
                <w:rFonts w:ascii="Arial" w:hAnsi="Arial" w:cs="Arial"/>
                <w:sz w:val="18"/>
                <w:szCs w:val="18"/>
                <w:lang w:val="en-US"/>
              </w:rPr>
            </w:pPr>
          </w:p>
          <w:p w14:paraId="56CDB13D" w14:textId="77777777" w:rsidR="00F56548" w:rsidRPr="00E1646F" w:rsidRDefault="00F56548" w:rsidP="00F56548">
            <w:pPr>
              <w:pStyle w:val="NoSpacing"/>
              <w:rPr>
                <w:rFonts w:ascii="Arial" w:hAnsi="Arial" w:cs="Arial"/>
                <w:sz w:val="18"/>
                <w:szCs w:val="18"/>
                <w:lang w:val="en-US"/>
              </w:rPr>
            </w:pPr>
          </w:p>
          <w:p w14:paraId="2C156347" w14:textId="77777777" w:rsidR="00F56548" w:rsidRPr="00E1646F" w:rsidRDefault="00F56548" w:rsidP="00F56548">
            <w:pPr>
              <w:pStyle w:val="NoSpacing"/>
              <w:rPr>
                <w:rFonts w:ascii="Arial" w:hAnsi="Arial" w:cs="Arial"/>
                <w:sz w:val="18"/>
                <w:szCs w:val="18"/>
                <w:lang w:val="en-US"/>
              </w:rPr>
            </w:pPr>
          </w:p>
          <w:p w14:paraId="4B8E66C5" w14:textId="77777777" w:rsidR="00F56548" w:rsidRPr="00E9126F" w:rsidRDefault="00F56548" w:rsidP="00F56548">
            <w:pPr>
              <w:pStyle w:val="NoSpacing"/>
              <w:rPr>
                <w:rFonts w:ascii="Arial" w:hAnsi="Arial" w:cs="Arial"/>
                <w:sz w:val="18"/>
                <w:szCs w:val="18"/>
              </w:rPr>
            </w:pPr>
            <w:r w:rsidRPr="00E9126F">
              <w:rPr>
                <w:rFonts w:ascii="Arial" w:hAnsi="Arial" w:cs="Arial"/>
                <w:sz w:val="18"/>
                <w:szCs w:val="18"/>
              </w:rPr>
              <w:t>AET.02</w:t>
            </w:r>
            <w:r>
              <w:rPr>
                <w:rFonts w:ascii="Arial" w:hAnsi="Arial" w:cs="Arial"/>
                <w:sz w:val="18"/>
                <w:szCs w:val="18"/>
              </w:rPr>
              <w:t>.06</w:t>
            </w:r>
          </w:p>
        </w:tc>
        <w:tc>
          <w:tcPr>
            <w:tcW w:w="1560" w:type="dxa"/>
          </w:tcPr>
          <w:p w14:paraId="31097473" w14:textId="77777777" w:rsidR="00F56548" w:rsidRPr="00735186" w:rsidRDefault="00F56548" w:rsidP="00F56548">
            <w:pPr>
              <w:pStyle w:val="NoSpacing"/>
              <w:jc w:val="both"/>
              <w:rPr>
                <w:rFonts w:ascii="Arial" w:hAnsi="Arial" w:cs="Arial"/>
                <w:sz w:val="18"/>
                <w:szCs w:val="18"/>
              </w:rPr>
            </w:pPr>
            <w:r w:rsidRPr="00735186">
              <w:rPr>
                <w:rFonts w:ascii="Arial" w:hAnsi="Arial" w:cs="Arial"/>
                <w:sz w:val="18"/>
                <w:szCs w:val="18"/>
              </w:rPr>
              <w:t>Dar acceso a servicios básicos adecuados de agua, desagüe y electricidad</w:t>
            </w:r>
          </w:p>
        </w:tc>
        <w:tc>
          <w:tcPr>
            <w:tcW w:w="1701" w:type="dxa"/>
          </w:tcPr>
          <w:p w14:paraId="52C5344C" w14:textId="77777777" w:rsidR="00F56548" w:rsidRPr="006C0E4B" w:rsidRDefault="00F56548" w:rsidP="00F56548">
            <w:pPr>
              <w:pStyle w:val="NoSpacing"/>
              <w:rPr>
                <w:rFonts w:ascii="Arial" w:hAnsi="Arial" w:cs="Arial"/>
                <w:sz w:val="18"/>
                <w:szCs w:val="18"/>
              </w:rPr>
            </w:pPr>
          </w:p>
        </w:tc>
        <w:tc>
          <w:tcPr>
            <w:tcW w:w="1559" w:type="dxa"/>
          </w:tcPr>
          <w:p w14:paraId="72741D40" w14:textId="77777777" w:rsidR="00F56548" w:rsidRPr="006C0E4B" w:rsidRDefault="00F56548" w:rsidP="00F56548">
            <w:pPr>
              <w:pStyle w:val="NoSpacing"/>
              <w:rPr>
                <w:rFonts w:ascii="Arial" w:hAnsi="Arial" w:cs="Arial"/>
                <w:sz w:val="18"/>
                <w:szCs w:val="18"/>
              </w:rPr>
            </w:pPr>
            <w:r>
              <w:rPr>
                <w:rFonts w:ascii="Arial" w:hAnsi="Arial" w:cs="Arial"/>
                <w:sz w:val="18"/>
                <w:szCs w:val="18"/>
              </w:rPr>
              <w:t>Municipalidad Distrital de Huacrapuquio</w:t>
            </w:r>
          </w:p>
        </w:tc>
        <w:tc>
          <w:tcPr>
            <w:tcW w:w="850" w:type="dxa"/>
          </w:tcPr>
          <w:p w14:paraId="6B9311B0"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041A8D72"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09B0EF50"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63D97992"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2919C802"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5D1AB2C4"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6448F253"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r w:rsidR="00F56548" w:rsidRPr="006C0E4B" w14:paraId="136E3699" w14:textId="77777777" w:rsidTr="00E9126F">
        <w:tc>
          <w:tcPr>
            <w:tcW w:w="1129" w:type="dxa"/>
            <w:vMerge/>
          </w:tcPr>
          <w:p w14:paraId="5EFF5134" w14:textId="77777777" w:rsidR="00F56548" w:rsidRDefault="00F56548" w:rsidP="00F56548">
            <w:pPr>
              <w:pStyle w:val="NoSpacing"/>
              <w:rPr>
                <w:rFonts w:ascii="Arial" w:hAnsi="Arial" w:cs="Arial"/>
                <w:sz w:val="16"/>
                <w:szCs w:val="16"/>
              </w:rPr>
            </w:pPr>
          </w:p>
        </w:tc>
        <w:tc>
          <w:tcPr>
            <w:tcW w:w="1560" w:type="dxa"/>
          </w:tcPr>
          <w:p w14:paraId="03DB2C2F" w14:textId="77777777" w:rsidR="00F56548" w:rsidRPr="00735186" w:rsidRDefault="00F56548" w:rsidP="00F56548">
            <w:pPr>
              <w:pStyle w:val="NoSpacing"/>
              <w:jc w:val="both"/>
              <w:rPr>
                <w:rFonts w:ascii="Arial" w:hAnsi="Arial" w:cs="Arial"/>
                <w:bCs/>
                <w:color w:val="000000"/>
                <w:sz w:val="18"/>
                <w:szCs w:val="18"/>
              </w:rPr>
            </w:pPr>
            <w:r w:rsidRPr="00735186">
              <w:rPr>
                <w:rFonts w:ascii="Arial" w:hAnsi="Arial" w:cs="Arial"/>
                <w:sz w:val="18"/>
                <w:szCs w:val="18"/>
              </w:rPr>
              <w:t>Promover el saneamiento básico de agua y desagüe</w:t>
            </w:r>
          </w:p>
        </w:tc>
        <w:tc>
          <w:tcPr>
            <w:tcW w:w="1701" w:type="dxa"/>
          </w:tcPr>
          <w:p w14:paraId="0A3AB6F5" w14:textId="77777777" w:rsidR="00F56548" w:rsidRPr="006C0E4B" w:rsidRDefault="00F56548" w:rsidP="00F56548">
            <w:pPr>
              <w:pStyle w:val="NoSpacing"/>
              <w:rPr>
                <w:rFonts w:ascii="Arial" w:hAnsi="Arial" w:cs="Arial"/>
                <w:sz w:val="18"/>
                <w:szCs w:val="18"/>
              </w:rPr>
            </w:pPr>
          </w:p>
        </w:tc>
        <w:tc>
          <w:tcPr>
            <w:tcW w:w="1559" w:type="dxa"/>
          </w:tcPr>
          <w:p w14:paraId="09898B1B" w14:textId="77777777" w:rsidR="00F56548" w:rsidRPr="006C0E4B" w:rsidRDefault="00F56548" w:rsidP="00F56548">
            <w:pPr>
              <w:pStyle w:val="NoSpacing"/>
              <w:rPr>
                <w:rFonts w:ascii="Arial" w:hAnsi="Arial" w:cs="Arial"/>
                <w:sz w:val="18"/>
                <w:szCs w:val="18"/>
              </w:rPr>
            </w:pPr>
            <w:r>
              <w:rPr>
                <w:rFonts w:ascii="Arial" w:hAnsi="Arial" w:cs="Arial"/>
                <w:sz w:val="18"/>
                <w:szCs w:val="18"/>
              </w:rPr>
              <w:t>Municipalidad Distrital de Huacrapuquio</w:t>
            </w:r>
          </w:p>
        </w:tc>
        <w:tc>
          <w:tcPr>
            <w:tcW w:w="850" w:type="dxa"/>
          </w:tcPr>
          <w:p w14:paraId="7CAA43D3"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2AF8FE9F"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2D4CF51A"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7C63AA07"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167EC89B"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18E291BE"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46FDD8AD"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r w:rsidR="00F56548" w:rsidRPr="006C0E4B" w14:paraId="369D540E" w14:textId="77777777" w:rsidTr="00E9126F">
        <w:tc>
          <w:tcPr>
            <w:tcW w:w="1129" w:type="dxa"/>
            <w:vMerge/>
          </w:tcPr>
          <w:p w14:paraId="06314595" w14:textId="77777777" w:rsidR="00F56548" w:rsidRDefault="00F56548" w:rsidP="00F56548">
            <w:pPr>
              <w:pStyle w:val="NoSpacing"/>
              <w:rPr>
                <w:rFonts w:ascii="Arial" w:hAnsi="Arial" w:cs="Arial"/>
                <w:sz w:val="16"/>
                <w:szCs w:val="16"/>
              </w:rPr>
            </w:pPr>
          </w:p>
        </w:tc>
        <w:tc>
          <w:tcPr>
            <w:tcW w:w="1560" w:type="dxa"/>
          </w:tcPr>
          <w:p w14:paraId="2B4708DF" w14:textId="77777777" w:rsidR="00F56548" w:rsidRPr="00735186" w:rsidRDefault="00F56548" w:rsidP="00F56548">
            <w:pPr>
              <w:pStyle w:val="NoSpacing"/>
              <w:jc w:val="both"/>
              <w:rPr>
                <w:rFonts w:ascii="Arial" w:hAnsi="Arial" w:cs="Arial"/>
                <w:bCs/>
                <w:color w:val="000000"/>
                <w:sz w:val="18"/>
                <w:szCs w:val="18"/>
              </w:rPr>
            </w:pPr>
            <w:r w:rsidRPr="00735186">
              <w:rPr>
                <w:rFonts w:ascii="Arial" w:hAnsi="Arial" w:cs="Arial"/>
                <w:sz w:val="18"/>
                <w:szCs w:val="18"/>
              </w:rPr>
              <w:t>Orientar las actividades de los beneficiarios de los programas sociales en aspectos productivos</w:t>
            </w:r>
          </w:p>
        </w:tc>
        <w:tc>
          <w:tcPr>
            <w:tcW w:w="1701" w:type="dxa"/>
          </w:tcPr>
          <w:p w14:paraId="5F2C1F23" w14:textId="77777777" w:rsidR="00F56548" w:rsidRPr="006C0E4B" w:rsidRDefault="00F56548" w:rsidP="00F56548">
            <w:pPr>
              <w:pStyle w:val="NoSpacing"/>
              <w:rPr>
                <w:rFonts w:ascii="Arial" w:hAnsi="Arial" w:cs="Arial"/>
                <w:sz w:val="18"/>
                <w:szCs w:val="18"/>
              </w:rPr>
            </w:pPr>
          </w:p>
        </w:tc>
        <w:tc>
          <w:tcPr>
            <w:tcW w:w="1559" w:type="dxa"/>
          </w:tcPr>
          <w:p w14:paraId="3AB37089" w14:textId="77777777" w:rsidR="00F56548" w:rsidRPr="006C0E4B" w:rsidRDefault="00F56548" w:rsidP="00F56548">
            <w:pPr>
              <w:pStyle w:val="NoSpacing"/>
              <w:rPr>
                <w:rFonts w:ascii="Arial" w:hAnsi="Arial" w:cs="Arial"/>
                <w:sz w:val="18"/>
                <w:szCs w:val="18"/>
              </w:rPr>
            </w:pPr>
            <w:r>
              <w:rPr>
                <w:rFonts w:ascii="Arial" w:hAnsi="Arial" w:cs="Arial"/>
                <w:sz w:val="18"/>
                <w:szCs w:val="18"/>
              </w:rPr>
              <w:t>Municipalidad Distrital de Huacrapuquio</w:t>
            </w:r>
          </w:p>
        </w:tc>
        <w:tc>
          <w:tcPr>
            <w:tcW w:w="850" w:type="dxa"/>
          </w:tcPr>
          <w:p w14:paraId="10F1040D"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093516C1"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54B6AE26"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7F43BEF1"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65012D44"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79328482"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22126444"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r w:rsidR="00F56548" w:rsidRPr="006C0E4B" w14:paraId="252DC70F" w14:textId="77777777" w:rsidTr="00E9126F">
        <w:tc>
          <w:tcPr>
            <w:tcW w:w="1129" w:type="dxa"/>
            <w:vMerge/>
          </w:tcPr>
          <w:p w14:paraId="4CAE5E46" w14:textId="77777777" w:rsidR="00F56548" w:rsidRDefault="00F56548" w:rsidP="00F56548">
            <w:pPr>
              <w:pStyle w:val="NoSpacing"/>
              <w:rPr>
                <w:rFonts w:ascii="Arial" w:hAnsi="Arial" w:cs="Arial"/>
                <w:sz w:val="16"/>
                <w:szCs w:val="16"/>
              </w:rPr>
            </w:pPr>
          </w:p>
        </w:tc>
        <w:tc>
          <w:tcPr>
            <w:tcW w:w="1560" w:type="dxa"/>
          </w:tcPr>
          <w:p w14:paraId="58637E51" w14:textId="77777777" w:rsidR="00F56548" w:rsidRPr="00735186" w:rsidRDefault="00F56548" w:rsidP="00F56548">
            <w:pPr>
              <w:pStyle w:val="NoSpacing"/>
              <w:jc w:val="both"/>
              <w:rPr>
                <w:rFonts w:ascii="Arial" w:hAnsi="Arial" w:cs="Arial"/>
                <w:sz w:val="18"/>
                <w:szCs w:val="18"/>
              </w:rPr>
            </w:pPr>
            <w:r w:rsidRPr="00735186">
              <w:rPr>
                <w:rFonts w:ascii="Arial" w:hAnsi="Arial" w:cs="Arial"/>
                <w:sz w:val="18"/>
                <w:szCs w:val="18"/>
              </w:rPr>
              <w:t>Promover servicio de salud oportuna y de calidad</w:t>
            </w:r>
          </w:p>
        </w:tc>
        <w:tc>
          <w:tcPr>
            <w:tcW w:w="1701" w:type="dxa"/>
          </w:tcPr>
          <w:p w14:paraId="7BF1CFED" w14:textId="77777777" w:rsidR="00F56548" w:rsidRPr="006C0E4B" w:rsidRDefault="00F56548" w:rsidP="00F56548">
            <w:pPr>
              <w:pStyle w:val="NoSpacing"/>
              <w:rPr>
                <w:rFonts w:ascii="Arial" w:hAnsi="Arial" w:cs="Arial"/>
                <w:sz w:val="18"/>
                <w:szCs w:val="18"/>
              </w:rPr>
            </w:pPr>
          </w:p>
        </w:tc>
        <w:tc>
          <w:tcPr>
            <w:tcW w:w="1559" w:type="dxa"/>
          </w:tcPr>
          <w:p w14:paraId="06C2A386" w14:textId="77777777" w:rsidR="00F56548" w:rsidRPr="006C0E4B" w:rsidRDefault="00F56548" w:rsidP="00F56548">
            <w:pPr>
              <w:pStyle w:val="NoSpacing"/>
              <w:rPr>
                <w:rFonts w:ascii="Arial" w:hAnsi="Arial" w:cs="Arial"/>
                <w:sz w:val="18"/>
                <w:szCs w:val="18"/>
              </w:rPr>
            </w:pPr>
            <w:r>
              <w:rPr>
                <w:rFonts w:ascii="Arial" w:hAnsi="Arial" w:cs="Arial"/>
                <w:sz w:val="18"/>
                <w:szCs w:val="18"/>
              </w:rPr>
              <w:t>Sector Salud</w:t>
            </w:r>
          </w:p>
        </w:tc>
        <w:tc>
          <w:tcPr>
            <w:tcW w:w="850" w:type="dxa"/>
          </w:tcPr>
          <w:p w14:paraId="7407F8DC"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70E2FE10"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4F39AC9D"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729FE62A"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7B4DBF02"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70A5A357"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1D7824F0"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r w:rsidR="00F56548" w:rsidRPr="006C0E4B" w14:paraId="65F369A4" w14:textId="77777777" w:rsidTr="00E9126F">
        <w:tc>
          <w:tcPr>
            <w:tcW w:w="1129" w:type="dxa"/>
            <w:vMerge/>
          </w:tcPr>
          <w:p w14:paraId="683A42F1" w14:textId="77777777" w:rsidR="00F56548" w:rsidRDefault="00F56548" w:rsidP="00F56548">
            <w:pPr>
              <w:pStyle w:val="NoSpacing"/>
              <w:rPr>
                <w:rFonts w:ascii="Arial" w:hAnsi="Arial" w:cs="Arial"/>
                <w:sz w:val="16"/>
                <w:szCs w:val="16"/>
              </w:rPr>
            </w:pPr>
          </w:p>
        </w:tc>
        <w:tc>
          <w:tcPr>
            <w:tcW w:w="1560" w:type="dxa"/>
          </w:tcPr>
          <w:p w14:paraId="1E27161B" w14:textId="77777777" w:rsidR="00F56548" w:rsidRPr="00735186" w:rsidRDefault="00F56548" w:rsidP="00F56548">
            <w:pPr>
              <w:pStyle w:val="NoSpacing"/>
              <w:jc w:val="both"/>
              <w:rPr>
                <w:rFonts w:ascii="Arial" w:hAnsi="Arial" w:cs="Arial"/>
                <w:bCs/>
                <w:color w:val="000000"/>
                <w:sz w:val="18"/>
                <w:szCs w:val="18"/>
              </w:rPr>
            </w:pPr>
            <w:r w:rsidRPr="00735186">
              <w:rPr>
                <w:rFonts w:ascii="Arial" w:hAnsi="Arial" w:cs="Arial"/>
                <w:sz w:val="18"/>
                <w:szCs w:val="18"/>
              </w:rPr>
              <w:t>Dotar a las instituciones edu</w:t>
            </w:r>
            <w:r>
              <w:rPr>
                <w:rFonts w:ascii="Arial" w:hAnsi="Arial" w:cs="Arial"/>
                <w:sz w:val="18"/>
                <w:szCs w:val="18"/>
              </w:rPr>
              <w:t>cativas de todos los niveles l</w:t>
            </w:r>
            <w:r w:rsidRPr="00735186">
              <w:rPr>
                <w:rFonts w:ascii="Arial" w:hAnsi="Arial" w:cs="Arial"/>
                <w:sz w:val="18"/>
                <w:szCs w:val="18"/>
              </w:rPr>
              <w:t>implementación de Tecnologías de Información y Comunicación TIC.</w:t>
            </w:r>
          </w:p>
        </w:tc>
        <w:tc>
          <w:tcPr>
            <w:tcW w:w="1701" w:type="dxa"/>
          </w:tcPr>
          <w:p w14:paraId="5C87DBA1" w14:textId="77777777" w:rsidR="00F56548" w:rsidRPr="006C0E4B" w:rsidRDefault="00F56548" w:rsidP="00F56548">
            <w:pPr>
              <w:pStyle w:val="NoSpacing"/>
              <w:rPr>
                <w:rFonts w:ascii="Arial" w:hAnsi="Arial" w:cs="Arial"/>
                <w:sz w:val="18"/>
                <w:szCs w:val="18"/>
              </w:rPr>
            </w:pPr>
          </w:p>
        </w:tc>
        <w:tc>
          <w:tcPr>
            <w:tcW w:w="1559" w:type="dxa"/>
          </w:tcPr>
          <w:p w14:paraId="630196D0" w14:textId="77777777" w:rsidR="00F56548" w:rsidRPr="006C0E4B" w:rsidRDefault="00F56548" w:rsidP="00F56548">
            <w:pPr>
              <w:pStyle w:val="NoSpacing"/>
              <w:rPr>
                <w:rFonts w:ascii="Arial" w:hAnsi="Arial" w:cs="Arial"/>
                <w:sz w:val="18"/>
                <w:szCs w:val="18"/>
              </w:rPr>
            </w:pPr>
            <w:r>
              <w:rPr>
                <w:rFonts w:ascii="Arial" w:hAnsi="Arial" w:cs="Arial"/>
                <w:sz w:val="18"/>
                <w:szCs w:val="18"/>
              </w:rPr>
              <w:t>Municipalidad Distrital de Huacrapuquio</w:t>
            </w:r>
          </w:p>
        </w:tc>
        <w:tc>
          <w:tcPr>
            <w:tcW w:w="850" w:type="dxa"/>
          </w:tcPr>
          <w:p w14:paraId="4F0395E9"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579AD825"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6A62EEBD"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706DA6B1"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39A0D2EE"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69C8CD66"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577CB332"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r w:rsidR="00F56548" w:rsidRPr="006C0E4B" w14:paraId="12E917F4" w14:textId="77777777" w:rsidTr="00E9126F">
        <w:tc>
          <w:tcPr>
            <w:tcW w:w="1129" w:type="dxa"/>
            <w:vMerge/>
          </w:tcPr>
          <w:p w14:paraId="4628A8AC" w14:textId="77777777" w:rsidR="00F56548" w:rsidRDefault="00F56548" w:rsidP="00F56548">
            <w:pPr>
              <w:pStyle w:val="NoSpacing"/>
              <w:rPr>
                <w:rFonts w:ascii="Arial" w:hAnsi="Arial" w:cs="Arial"/>
                <w:sz w:val="16"/>
                <w:szCs w:val="16"/>
              </w:rPr>
            </w:pPr>
          </w:p>
        </w:tc>
        <w:tc>
          <w:tcPr>
            <w:tcW w:w="1560" w:type="dxa"/>
          </w:tcPr>
          <w:p w14:paraId="20DB9E23" w14:textId="77777777" w:rsidR="00F56548" w:rsidRPr="00735186" w:rsidRDefault="00F56548" w:rsidP="00F56548">
            <w:pPr>
              <w:pStyle w:val="NoSpacing"/>
              <w:jc w:val="both"/>
              <w:rPr>
                <w:rFonts w:ascii="Arial" w:hAnsi="Arial" w:cs="Arial"/>
                <w:bCs/>
                <w:color w:val="000000"/>
                <w:sz w:val="18"/>
                <w:szCs w:val="18"/>
              </w:rPr>
            </w:pPr>
            <w:r w:rsidRPr="00735186">
              <w:rPr>
                <w:rFonts w:ascii="Arial" w:hAnsi="Arial" w:cs="Arial"/>
                <w:sz w:val="18"/>
                <w:szCs w:val="18"/>
              </w:rPr>
              <w:t>Fortalecimiento de capacidades pedagógicas en los docentes</w:t>
            </w:r>
          </w:p>
        </w:tc>
        <w:tc>
          <w:tcPr>
            <w:tcW w:w="1701" w:type="dxa"/>
          </w:tcPr>
          <w:p w14:paraId="244E5B6A" w14:textId="77777777" w:rsidR="00F56548" w:rsidRPr="006C0E4B" w:rsidRDefault="00F56548" w:rsidP="00F56548">
            <w:pPr>
              <w:pStyle w:val="NoSpacing"/>
              <w:rPr>
                <w:rFonts w:ascii="Arial" w:hAnsi="Arial" w:cs="Arial"/>
                <w:sz w:val="18"/>
                <w:szCs w:val="18"/>
              </w:rPr>
            </w:pPr>
          </w:p>
        </w:tc>
        <w:tc>
          <w:tcPr>
            <w:tcW w:w="1559" w:type="dxa"/>
          </w:tcPr>
          <w:p w14:paraId="6D15BBE9" w14:textId="77777777" w:rsidR="00F56548" w:rsidRPr="006C0E4B" w:rsidRDefault="00F56548" w:rsidP="00F56548">
            <w:pPr>
              <w:pStyle w:val="NoSpacing"/>
              <w:rPr>
                <w:rFonts w:ascii="Arial" w:hAnsi="Arial" w:cs="Arial"/>
                <w:sz w:val="18"/>
                <w:szCs w:val="18"/>
              </w:rPr>
            </w:pPr>
            <w:r>
              <w:rPr>
                <w:rFonts w:ascii="Arial" w:hAnsi="Arial" w:cs="Arial"/>
                <w:sz w:val="18"/>
                <w:szCs w:val="18"/>
              </w:rPr>
              <w:t>Municipalidad Distrital de Huacrapuquio</w:t>
            </w:r>
          </w:p>
        </w:tc>
        <w:tc>
          <w:tcPr>
            <w:tcW w:w="850" w:type="dxa"/>
          </w:tcPr>
          <w:p w14:paraId="75D6C1A4"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4ACFB547"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1D6A32A5"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0E25B338"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57592590"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1202E453"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13FE03EB"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bl>
    <w:p w14:paraId="1348AD5B" w14:textId="77777777" w:rsidR="008936C1" w:rsidRDefault="008936C1" w:rsidP="00E9126F">
      <w:pPr>
        <w:pStyle w:val="NoSpacing"/>
        <w:rPr>
          <w:rFonts w:ascii="Arial" w:hAnsi="Arial" w:cs="Arial"/>
          <w:b/>
          <w:noProof/>
          <w:lang w:val="en-US"/>
        </w:rPr>
      </w:pPr>
    </w:p>
    <w:p w14:paraId="662F3AFF" w14:textId="77777777" w:rsidR="00E9126F" w:rsidRDefault="00E9126F" w:rsidP="00E9126F">
      <w:pPr>
        <w:pStyle w:val="NoSpacing"/>
        <w:rPr>
          <w:rFonts w:ascii="Arial" w:hAnsi="Arial" w:cs="Arial"/>
          <w:b/>
          <w:sz w:val="20"/>
          <w:szCs w:val="20"/>
        </w:rPr>
      </w:pPr>
      <w:r w:rsidRPr="00C37A96">
        <w:rPr>
          <w:rFonts w:ascii="Arial" w:hAnsi="Arial" w:cs="Arial"/>
          <w:b/>
          <w:noProof/>
          <w:lang w:val="en-US"/>
        </w:rPr>
        <w:drawing>
          <wp:inline distT="0" distB="0" distL="0" distR="0" wp14:anchorId="683BA0FB" wp14:editId="529BA316">
            <wp:extent cx="781050" cy="581025"/>
            <wp:effectExtent l="0" t="0" r="0" b="9525"/>
            <wp:docPr id="29" name="Imagen 29"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3CF738A8" w14:textId="77777777" w:rsidR="00E9126F" w:rsidRPr="00561F7F" w:rsidRDefault="00E9126F" w:rsidP="00E9126F">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tbl>
      <w:tblPr>
        <w:tblStyle w:val="TableGrid"/>
        <w:tblW w:w="0" w:type="auto"/>
        <w:tblLayout w:type="fixed"/>
        <w:tblLook w:val="04A0" w:firstRow="1" w:lastRow="0" w:firstColumn="1" w:lastColumn="0" w:noHBand="0" w:noVBand="1"/>
      </w:tblPr>
      <w:tblGrid>
        <w:gridCol w:w="988"/>
        <w:gridCol w:w="2835"/>
        <w:gridCol w:w="1275"/>
        <w:gridCol w:w="1560"/>
        <w:gridCol w:w="992"/>
        <w:gridCol w:w="1276"/>
        <w:gridCol w:w="1275"/>
        <w:gridCol w:w="1134"/>
        <w:gridCol w:w="1276"/>
        <w:gridCol w:w="1276"/>
        <w:gridCol w:w="1184"/>
      </w:tblGrid>
      <w:tr w:rsidR="0015264D" w:rsidRPr="00550DF7" w14:paraId="60A50428" w14:textId="77777777" w:rsidTr="0015264D">
        <w:tc>
          <w:tcPr>
            <w:tcW w:w="3823" w:type="dxa"/>
            <w:gridSpan w:val="2"/>
          </w:tcPr>
          <w:p w14:paraId="73454DB5" w14:textId="77777777" w:rsidR="00E9126F" w:rsidRPr="00550DF7" w:rsidRDefault="00E9126F" w:rsidP="00E1646F">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OET / AET</w:t>
            </w:r>
          </w:p>
        </w:tc>
        <w:tc>
          <w:tcPr>
            <w:tcW w:w="1275" w:type="dxa"/>
            <w:vMerge w:val="restart"/>
          </w:tcPr>
          <w:p w14:paraId="44C3204D" w14:textId="77777777" w:rsidR="00E9126F" w:rsidRPr="00550DF7" w:rsidRDefault="00E9126F"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INDICADOR</w:t>
            </w:r>
          </w:p>
        </w:tc>
        <w:tc>
          <w:tcPr>
            <w:tcW w:w="1560" w:type="dxa"/>
            <w:vMerge w:val="restart"/>
          </w:tcPr>
          <w:p w14:paraId="0CBAF415" w14:textId="77777777" w:rsidR="00E9126F" w:rsidRPr="0015264D" w:rsidRDefault="00E9126F" w:rsidP="00E1646F">
            <w:pPr>
              <w:pStyle w:val="NoSpacing"/>
              <w:rPr>
                <w:rFonts w:ascii="Arial" w:hAnsi="Arial" w:cs="Arial"/>
                <w:b/>
                <w:sz w:val="18"/>
                <w:szCs w:val="18"/>
              </w:rPr>
            </w:pPr>
            <w:r w:rsidRPr="0015264D">
              <w:rPr>
                <w:rFonts w:ascii="Arial" w:hAnsi="Arial" w:cs="Arial"/>
                <w:b/>
                <w:sz w:val="18"/>
                <w:szCs w:val="18"/>
              </w:rPr>
              <w:t>Responsable  cumplimiento de OET / AET</w:t>
            </w:r>
          </w:p>
        </w:tc>
        <w:tc>
          <w:tcPr>
            <w:tcW w:w="2268" w:type="dxa"/>
            <w:gridSpan w:val="2"/>
          </w:tcPr>
          <w:p w14:paraId="7B326F64" w14:textId="77777777" w:rsidR="00E9126F" w:rsidRPr="00550DF7" w:rsidRDefault="00E9126F" w:rsidP="00E1646F">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LINEA BASE</w:t>
            </w:r>
          </w:p>
        </w:tc>
        <w:tc>
          <w:tcPr>
            <w:tcW w:w="6145" w:type="dxa"/>
            <w:gridSpan w:val="5"/>
          </w:tcPr>
          <w:p w14:paraId="58E83E25" w14:textId="77777777" w:rsidR="00E9126F" w:rsidRPr="00550DF7" w:rsidRDefault="00E9126F" w:rsidP="00E1646F">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LOGROS ESPERADOS</w:t>
            </w:r>
          </w:p>
        </w:tc>
      </w:tr>
      <w:tr w:rsidR="00E9126F" w:rsidRPr="00550DF7" w14:paraId="74647BC5" w14:textId="77777777" w:rsidTr="0015264D">
        <w:tc>
          <w:tcPr>
            <w:tcW w:w="988" w:type="dxa"/>
          </w:tcPr>
          <w:p w14:paraId="359D4FE5" w14:textId="77777777" w:rsidR="00E9126F" w:rsidRPr="00550DF7" w:rsidRDefault="00E9126F"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CODIGO</w:t>
            </w:r>
          </w:p>
        </w:tc>
        <w:tc>
          <w:tcPr>
            <w:tcW w:w="2835" w:type="dxa"/>
          </w:tcPr>
          <w:p w14:paraId="6F0EC41A" w14:textId="77777777" w:rsidR="00E9126F" w:rsidRPr="00550DF7" w:rsidRDefault="00E9126F"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ENUNCIADO</w:t>
            </w:r>
          </w:p>
        </w:tc>
        <w:tc>
          <w:tcPr>
            <w:tcW w:w="1275" w:type="dxa"/>
            <w:vMerge/>
          </w:tcPr>
          <w:p w14:paraId="24861754" w14:textId="77777777" w:rsidR="00E9126F" w:rsidRPr="00550DF7" w:rsidRDefault="00E9126F" w:rsidP="00E1646F">
            <w:pPr>
              <w:autoSpaceDE w:val="0"/>
              <w:autoSpaceDN w:val="0"/>
              <w:adjustRightInd w:val="0"/>
              <w:spacing w:line="360" w:lineRule="auto"/>
              <w:jc w:val="both"/>
              <w:rPr>
                <w:rFonts w:ascii="Arial" w:hAnsi="Arial" w:cs="Arial"/>
                <w:b/>
                <w:sz w:val="18"/>
                <w:szCs w:val="18"/>
              </w:rPr>
            </w:pPr>
          </w:p>
        </w:tc>
        <w:tc>
          <w:tcPr>
            <w:tcW w:w="1560" w:type="dxa"/>
            <w:vMerge/>
          </w:tcPr>
          <w:p w14:paraId="4739AAFC" w14:textId="77777777" w:rsidR="00E9126F" w:rsidRPr="00550DF7" w:rsidRDefault="00E9126F" w:rsidP="00E1646F">
            <w:pPr>
              <w:autoSpaceDE w:val="0"/>
              <w:autoSpaceDN w:val="0"/>
              <w:adjustRightInd w:val="0"/>
              <w:spacing w:line="360" w:lineRule="auto"/>
              <w:jc w:val="both"/>
              <w:rPr>
                <w:rFonts w:ascii="Arial" w:hAnsi="Arial" w:cs="Arial"/>
                <w:b/>
                <w:sz w:val="18"/>
                <w:szCs w:val="18"/>
              </w:rPr>
            </w:pPr>
          </w:p>
        </w:tc>
        <w:tc>
          <w:tcPr>
            <w:tcW w:w="992" w:type="dxa"/>
          </w:tcPr>
          <w:p w14:paraId="0A616B9A" w14:textId="77777777" w:rsidR="00E9126F" w:rsidRPr="00550DF7" w:rsidRDefault="00E9126F"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AÑO</w:t>
            </w:r>
          </w:p>
        </w:tc>
        <w:tc>
          <w:tcPr>
            <w:tcW w:w="1276" w:type="dxa"/>
          </w:tcPr>
          <w:p w14:paraId="5669B58E" w14:textId="77777777" w:rsidR="00E9126F" w:rsidRPr="00550DF7" w:rsidRDefault="00E9126F"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VALOR</w:t>
            </w:r>
          </w:p>
        </w:tc>
        <w:tc>
          <w:tcPr>
            <w:tcW w:w="1275" w:type="dxa"/>
          </w:tcPr>
          <w:p w14:paraId="3066F4C9" w14:textId="77777777" w:rsidR="00E9126F" w:rsidRPr="00550DF7" w:rsidRDefault="00E9126F"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2022</w:t>
            </w:r>
          </w:p>
        </w:tc>
        <w:tc>
          <w:tcPr>
            <w:tcW w:w="1134" w:type="dxa"/>
          </w:tcPr>
          <w:p w14:paraId="78C98195" w14:textId="77777777" w:rsidR="00E9126F" w:rsidRPr="00550DF7" w:rsidRDefault="00E9126F"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2024</w:t>
            </w:r>
          </w:p>
        </w:tc>
        <w:tc>
          <w:tcPr>
            <w:tcW w:w="1276" w:type="dxa"/>
          </w:tcPr>
          <w:p w14:paraId="657D24AB" w14:textId="77777777" w:rsidR="00E9126F" w:rsidRPr="00550DF7" w:rsidRDefault="00E9126F"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2026</w:t>
            </w:r>
          </w:p>
        </w:tc>
        <w:tc>
          <w:tcPr>
            <w:tcW w:w="1276" w:type="dxa"/>
          </w:tcPr>
          <w:p w14:paraId="0CF4918F" w14:textId="77777777" w:rsidR="00E9126F" w:rsidRPr="00550DF7" w:rsidRDefault="00E9126F"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2028</w:t>
            </w:r>
          </w:p>
        </w:tc>
        <w:tc>
          <w:tcPr>
            <w:tcW w:w="1184" w:type="dxa"/>
          </w:tcPr>
          <w:p w14:paraId="1D80E1D5" w14:textId="77777777" w:rsidR="00E9126F" w:rsidRPr="00550DF7" w:rsidRDefault="00E9126F"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2030</w:t>
            </w:r>
          </w:p>
        </w:tc>
      </w:tr>
      <w:tr w:rsidR="00E9126F" w:rsidRPr="009C2F0E" w14:paraId="55116FDE" w14:textId="77777777" w:rsidTr="0015264D">
        <w:tc>
          <w:tcPr>
            <w:tcW w:w="988" w:type="dxa"/>
          </w:tcPr>
          <w:p w14:paraId="4DED3B23" w14:textId="77777777" w:rsidR="00E9126F" w:rsidRPr="009C2F0E" w:rsidRDefault="00E9126F" w:rsidP="00E1646F">
            <w:pPr>
              <w:autoSpaceDE w:val="0"/>
              <w:autoSpaceDN w:val="0"/>
              <w:adjustRightInd w:val="0"/>
              <w:spacing w:line="360" w:lineRule="auto"/>
              <w:jc w:val="both"/>
              <w:rPr>
                <w:rFonts w:ascii="Arial" w:hAnsi="Arial" w:cs="Arial"/>
                <w:sz w:val="18"/>
                <w:szCs w:val="18"/>
              </w:rPr>
            </w:pPr>
            <w:r>
              <w:rPr>
                <w:rFonts w:ascii="Arial" w:hAnsi="Arial" w:cs="Arial"/>
                <w:sz w:val="18"/>
                <w:szCs w:val="18"/>
              </w:rPr>
              <w:t>OET,03</w:t>
            </w:r>
          </w:p>
        </w:tc>
        <w:tc>
          <w:tcPr>
            <w:tcW w:w="2835" w:type="dxa"/>
          </w:tcPr>
          <w:p w14:paraId="2102903F" w14:textId="77777777" w:rsidR="00E9126F" w:rsidRPr="00735186" w:rsidRDefault="00DC29C0" w:rsidP="00E1646F">
            <w:pPr>
              <w:pStyle w:val="NoSpacing"/>
              <w:jc w:val="both"/>
              <w:rPr>
                <w:rFonts w:ascii="Arial" w:hAnsi="Arial" w:cs="Arial"/>
                <w:sz w:val="18"/>
                <w:szCs w:val="18"/>
              </w:rPr>
            </w:pPr>
            <w:r>
              <w:rPr>
                <w:rFonts w:ascii="Arial" w:hAnsi="Arial" w:cs="Arial"/>
                <w:sz w:val="18"/>
                <w:szCs w:val="18"/>
              </w:rPr>
              <w:t xml:space="preserve">Gobierno Local democrático </w:t>
            </w:r>
            <w:r w:rsidR="00735186" w:rsidRPr="00735186">
              <w:rPr>
                <w:rFonts w:ascii="Arial" w:hAnsi="Arial" w:cs="Arial"/>
                <w:sz w:val="18"/>
                <w:szCs w:val="18"/>
              </w:rPr>
              <w:t xml:space="preserve"> funciona con eficacia, eficiencia, transparencia y participativo al servicio de la ciudadanía</w:t>
            </w:r>
          </w:p>
        </w:tc>
        <w:tc>
          <w:tcPr>
            <w:tcW w:w="1275" w:type="dxa"/>
          </w:tcPr>
          <w:p w14:paraId="7A649541" w14:textId="3220BE5B" w:rsidR="00E9126F" w:rsidRPr="009C2F0E" w:rsidRDefault="008C0C6B" w:rsidP="00E1646F">
            <w:pPr>
              <w:pStyle w:val="NoSpacing"/>
              <w:rPr>
                <w:sz w:val="18"/>
                <w:szCs w:val="18"/>
              </w:rPr>
            </w:pPr>
            <w:r w:rsidRPr="008C0C6B">
              <w:rPr>
                <w:sz w:val="18"/>
                <w:szCs w:val="18"/>
              </w:rPr>
              <w:t>Gobernabilidad Local</w:t>
            </w:r>
          </w:p>
        </w:tc>
        <w:tc>
          <w:tcPr>
            <w:tcW w:w="1560" w:type="dxa"/>
          </w:tcPr>
          <w:p w14:paraId="7FBECCAE" w14:textId="77777777" w:rsidR="00E9126F" w:rsidRPr="009C2F0E" w:rsidRDefault="00916BFA" w:rsidP="00E1646F">
            <w:pPr>
              <w:autoSpaceDE w:val="0"/>
              <w:autoSpaceDN w:val="0"/>
              <w:adjustRightInd w:val="0"/>
              <w:spacing w:line="360" w:lineRule="auto"/>
              <w:jc w:val="both"/>
              <w:rPr>
                <w:rFonts w:ascii="Arial" w:hAnsi="Arial" w:cs="Arial"/>
                <w:sz w:val="18"/>
                <w:szCs w:val="18"/>
              </w:rPr>
            </w:pPr>
            <w:r>
              <w:rPr>
                <w:rFonts w:ascii="Arial" w:hAnsi="Arial" w:cs="Arial"/>
                <w:sz w:val="18"/>
                <w:szCs w:val="18"/>
              </w:rPr>
              <w:t>Municipalidad Distrital de Huacrapuqio</w:t>
            </w:r>
          </w:p>
        </w:tc>
        <w:tc>
          <w:tcPr>
            <w:tcW w:w="992" w:type="dxa"/>
          </w:tcPr>
          <w:p w14:paraId="55BF28F8" w14:textId="77777777" w:rsidR="00E9126F" w:rsidRPr="009C2F0E" w:rsidRDefault="00E9126F" w:rsidP="00E1646F">
            <w:pPr>
              <w:pStyle w:val="NoSpacing"/>
              <w:jc w:val="both"/>
              <w:rPr>
                <w:rFonts w:ascii="Arial" w:hAnsi="Arial" w:cs="Arial"/>
                <w:sz w:val="18"/>
                <w:szCs w:val="18"/>
              </w:rPr>
            </w:pPr>
            <w:r w:rsidRPr="009C2F0E">
              <w:rPr>
                <w:rFonts w:ascii="Arial" w:hAnsi="Arial" w:cs="Arial"/>
                <w:sz w:val="18"/>
                <w:szCs w:val="18"/>
              </w:rPr>
              <w:t>2020</w:t>
            </w:r>
          </w:p>
        </w:tc>
        <w:tc>
          <w:tcPr>
            <w:tcW w:w="1276" w:type="dxa"/>
          </w:tcPr>
          <w:p w14:paraId="21939261" w14:textId="77777777" w:rsidR="00E9126F" w:rsidRPr="009C2F0E" w:rsidRDefault="00E9126F" w:rsidP="00E1646F">
            <w:pPr>
              <w:pStyle w:val="NoSpacing"/>
              <w:jc w:val="both"/>
              <w:rPr>
                <w:rFonts w:ascii="Arial" w:hAnsi="Arial" w:cs="Arial"/>
                <w:sz w:val="18"/>
                <w:szCs w:val="18"/>
              </w:rPr>
            </w:pPr>
          </w:p>
        </w:tc>
        <w:tc>
          <w:tcPr>
            <w:tcW w:w="1275" w:type="dxa"/>
          </w:tcPr>
          <w:p w14:paraId="35635660" w14:textId="77777777" w:rsidR="00E9126F" w:rsidRPr="009C2F0E" w:rsidRDefault="00E9126F" w:rsidP="00E1646F">
            <w:pPr>
              <w:pStyle w:val="NoSpacing"/>
              <w:rPr>
                <w:rFonts w:ascii="Arial" w:hAnsi="Arial" w:cs="Arial"/>
                <w:sz w:val="18"/>
                <w:szCs w:val="18"/>
              </w:rPr>
            </w:pPr>
          </w:p>
        </w:tc>
        <w:tc>
          <w:tcPr>
            <w:tcW w:w="1134" w:type="dxa"/>
          </w:tcPr>
          <w:p w14:paraId="3EF57120" w14:textId="77777777" w:rsidR="00E9126F" w:rsidRPr="009C2F0E" w:rsidRDefault="00E9126F" w:rsidP="00E1646F">
            <w:pPr>
              <w:pStyle w:val="NoSpacing"/>
              <w:jc w:val="both"/>
              <w:rPr>
                <w:rFonts w:ascii="Arial" w:hAnsi="Arial" w:cs="Arial"/>
                <w:sz w:val="18"/>
                <w:szCs w:val="18"/>
              </w:rPr>
            </w:pPr>
          </w:p>
        </w:tc>
        <w:tc>
          <w:tcPr>
            <w:tcW w:w="1276" w:type="dxa"/>
          </w:tcPr>
          <w:p w14:paraId="6901A0B4" w14:textId="77777777" w:rsidR="00E9126F" w:rsidRPr="009C2F0E" w:rsidRDefault="00E9126F" w:rsidP="00E1646F">
            <w:pPr>
              <w:pStyle w:val="NoSpacing"/>
              <w:jc w:val="both"/>
              <w:rPr>
                <w:rFonts w:ascii="Arial" w:hAnsi="Arial" w:cs="Arial"/>
                <w:sz w:val="18"/>
                <w:szCs w:val="18"/>
              </w:rPr>
            </w:pPr>
            <w:r>
              <w:rPr>
                <w:rFonts w:ascii="Arial" w:hAnsi="Arial" w:cs="Arial"/>
                <w:color w:val="000000"/>
                <w:sz w:val="20"/>
                <w:szCs w:val="20"/>
              </w:rPr>
              <w:t>.</w:t>
            </w:r>
          </w:p>
        </w:tc>
        <w:tc>
          <w:tcPr>
            <w:tcW w:w="1276" w:type="dxa"/>
          </w:tcPr>
          <w:p w14:paraId="7E7F0F8D" w14:textId="77777777" w:rsidR="00E9126F" w:rsidRPr="009C2F0E" w:rsidRDefault="00E9126F" w:rsidP="00E1646F">
            <w:pPr>
              <w:pStyle w:val="NoSpacing"/>
              <w:jc w:val="both"/>
              <w:rPr>
                <w:rFonts w:ascii="Arial" w:hAnsi="Arial" w:cs="Arial"/>
                <w:sz w:val="18"/>
                <w:szCs w:val="18"/>
              </w:rPr>
            </w:pPr>
          </w:p>
        </w:tc>
        <w:tc>
          <w:tcPr>
            <w:tcW w:w="1184" w:type="dxa"/>
          </w:tcPr>
          <w:p w14:paraId="6B847F38" w14:textId="77777777" w:rsidR="00E9126F" w:rsidRPr="009C2F0E" w:rsidRDefault="00E9126F" w:rsidP="00E1646F">
            <w:pPr>
              <w:pStyle w:val="NoSpacing"/>
              <w:jc w:val="both"/>
              <w:rPr>
                <w:rFonts w:ascii="Arial" w:hAnsi="Arial" w:cs="Arial"/>
                <w:sz w:val="18"/>
                <w:szCs w:val="18"/>
              </w:rPr>
            </w:pPr>
            <w:r>
              <w:rPr>
                <w:rFonts w:ascii="Arial" w:hAnsi="Arial" w:cs="Arial"/>
                <w:color w:val="000000"/>
                <w:sz w:val="20"/>
                <w:szCs w:val="20"/>
              </w:rPr>
              <w:t>.</w:t>
            </w:r>
          </w:p>
        </w:tc>
      </w:tr>
      <w:tr w:rsidR="00E9126F" w:rsidRPr="00550DF7" w14:paraId="50368037" w14:textId="77777777" w:rsidTr="00E1646F">
        <w:tc>
          <w:tcPr>
            <w:tcW w:w="15071" w:type="dxa"/>
            <w:gridSpan w:val="11"/>
          </w:tcPr>
          <w:p w14:paraId="18FD807A" w14:textId="77777777" w:rsidR="00E9126F" w:rsidRPr="00BF0C48" w:rsidRDefault="00E9126F" w:rsidP="00E1646F">
            <w:pPr>
              <w:autoSpaceDE w:val="0"/>
              <w:autoSpaceDN w:val="0"/>
              <w:adjustRightInd w:val="0"/>
              <w:spacing w:line="360" w:lineRule="auto"/>
              <w:jc w:val="both"/>
              <w:rPr>
                <w:rFonts w:ascii="Arial" w:hAnsi="Arial" w:cs="Arial"/>
                <w:b/>
                <w:sz w:val="18"/>
                <w:szCs w:val="18"/>
              </w:rPr>
            </w:pPr>
            <w:r w:rsidRPr="00BF0C48">
              <w:rPr>
                <w:rFonts w:ascii="Arial" w:hAnsi="Arial" w:cs="Arial"/>
                <w:b/>
                <w:sz w:val="18"/>
                <w:szCs w:val="18"/>
              </w:rPr>
              <w:t>A</w:t>
            </w:r>
            <w:r>
              <w:rPr>
                <w:rFonts w:ascii="Arial" w:hAnsi="Arial" w:cs="Arial"/>
                <w:b/>
                <w:sz w:val="18"/>
                <w:szCs w:val="18"/>
              </w:rPr>
              <w:t>CCIONES ESTRATEGICAS DEL OET.03</w:t>
            </w:r>
          </w:p>
        </w:tc>
      </w:tr>
      <w:tr w:rsidR="00F56548" w:rsidRPr="006C0E4B" w14:paraId="612DAE8E" w14:textId="77777777" w:rsidTr="0015264D">
        <w:tc>
          <w:tcPr>
            <w:tcW w:w="988" w:type="dxa"/>
          </w:tcPr>
          <w:p w14:paraId="55E1AB26" w14:textId="77777777" w:rsidR="00F56548" w:rsidRPr="003F0546" w:rsidRDefault="00F56548" w:rsidP="00F56548">
            <w:pPr>
              <w:pStyle w:val="NoSpacing"/>
              <w:rPr>
                <w:rFonts w:ascii="Arial" w:hAnsi="Arial" w:cs="Arial"/>
                <w:sz w:val="16"/>
                <w:szCs w:val="16"/>
              </w:rPr>
            </w:pPr>
            <w:r>
              <w:rPr>
                <w:rFonts w:ascii="Arial" w:hAnsi="Arial" w:cs="Arial"/>
                <w:sz w:val="16"/>
                <w:szCs w:val="16"/>
              </w:rPr>
              <w:t>AET.03</w:t>
            </w:r>
            <w:r w:rsidRPr="003F0546">
              <w:rPr>
                <w:rFonts w:ascii="Arial" w:hAnsi="Arial" w:cs="Arial"/>
                <w:sz w:val="16"/>
                <w:szCs w:val="16"/>
              </w:rPr>
              <w:t>.01</w:t>
            </w:r>
          </w:p>
        </w:tc>
        <w:tc>
          <w:tcPr>
            <w:tcW w:w="2835" w:type="dxa"/>
          </w:tcPr>
          <w:p w14:paraId="4D6FC398" w14:textId="77777777" w:rsidR="00F56548" w:rsidRPr="008E7D78" w:rsidRDefault="00F56548" w:rsidP="00F56548">
            <w:pPr>
              <w:pStyle w:val="NoSpacing"/>
              <w:jc w:val="both"/>
              <w:rPr>
                <w:rFonts w:ascii="Arial" w:hAnsi="Arial" w:cs="Arial"/>
                <w:sz w:val="18"/>
                <w:szCs w:val="18"/>
              </w:rPr>
            </w:pPr>
            <w:r w:rsidRPr="00764E45">
              <w:rPr>
                <w:rFonts w:ascii="Arial" w:hAnsi="Arial" w:cs="Arial"/>
                <w:sz w:val="20"/>
                <w:szCs w:val="20"/>
              </w:rPr>
              <w:t>Fortalecimiento e institucionalización de los mecanismos de participación ciudadana y consulta pública que permitan la captación de las demandas soc</w:t>
            </w:r>
            <w:r>
              <w:rPr>
                <w:rFonts w:ascii="Arial" w:hAnsi="Arial" w:cs="Arial"/>
                <w:sz w:val="20"/>
                <w:szCs w:val="20"/>
              </w:rPr>
              <w:t>iales</w:t>
            </w:r>
          </w:p>
        </w:tc>
        <w:tc>
          <w:tcPr>
            <w:tcW w:w="1275" w:type="dxa"/>
          </w:tcPr>
          <w:p w14:paraId="53AF828C" w14:textId="77777777" w:rsidR="00F56548" w:rsidRPr="006C0E4B" w:rsidRDefault="00F56548" w:rsidP="00F56548">
            <w:pPr>
              <w:pStyle w:val="NoSpacing"/>
              <w:rPr>
                <w:rFonts w:ascii="Arial" w:hAnsi="Arial" w:cs="Arial"/>
                <w:sz w:val="18"/>
                <w:szCs w:val="18"/>
              </w:rPr>
            </w:pPr>
          </w:p>
        </w:tc>
        <w:tc>
          <w:tcPr>
            <w:tcW w:w="1560" w:type="dxa"/>
          </w:tcPr>
          <w:p w14:paraId="0F301705" w14:textId="77777777" w:rsidR="00F56548" w:rsidRPr="006C0E4B" w:rsidRDefault="00F56548" w:rsidP="00F56548">
            <w:pPr>
              <w:pStyle w:val="NoSpacing"/>
              <w:rPr>
                <w:rFonts w:ascii="Arial" w:hAnsi="Arial" w:cs="Arial"/>
                <w:sz w:val="18"/>
                <w:szCs w:val="18"/>
              </w:rPr>
            </w:pPr>
            <w:r>
              <w:rPr>
                <w:rFonts w:ascii="Arial" w:hAnsi="Arial" w:cs="Arial"/>
                <w:sz w:val="18"/>
                <w:szCs w:val="18"/>
              </w:rPr>
              <w:t>Municipalidad Distrital de Huacrapuquio</w:t>
            </w:r>
          </w:p>
        </w:tc>
        <w:tc>
          <w:tcPr>
            <w:tcW w:w="992" w:type="dxa"/>
          </w:tcPr>
          <w:p w14:paraId="42EFCC58"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276" w:type="dxa"/>
          </w:tcPr>
          <w:p w14:paraId="047F2849"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275" w:type="dxa"/>
          </w:tcPr>
          <w:p w14:paraId="1D39239B"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3417B5CB"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276" w:type="dxa"/>
          </w:tcPr>
          <w:p w14:paraId="0CA60756"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276" w:type="dxa"/>
          </w:tcPr>
          <w:p w14:paraId="587438DF"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7DB6998D"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r w:rsidR="00F56548" w:rsidRPr="006C0E4B" w14:paraId="762B27AB" w14:textId="77777777" w:rsidTr="0015264D">
        <w:tc>
          <w:tcPr>
            <w:tcW w:w="988" w:type="dxa"/>
          </w:tcPr>
          <w:p w14:paraId="308E7300" w14:textId="77777777" w:rsidR="00F56548" w:rsidRDefault="00F56548" w:rsidP="00F56548">
            <w:pPr>
              <w:pStyle w:val="NoSpacing"/>
              <w:rPr>
                <w:rFonts w:ascii="Arial" w:hAnsi="Arial" w:cs="Arial"/>
                <w:sz w:val="16"/>
                <w:szCs w:val="16"/>
              </w:rPr>
            </w:pPr>
            <w:r>
              <w:rPr>
                <w:rFonts w:ascii="Arial" w:hAnsi="Arial" w:cs="Arial"/>
                <w:sz w:val="16"/>
                <w:szCs w:val="16"/>
              </w:rPr>
              <w:t>AET.03.02</w:t>
            </w:r>
          </w:p>
        </w:tc>
        <w:tc>
          <w:tcPr>
            <w:tcW w:w="2835" w:type="dxa"/>
          </w:tcPr>
          <w:p w14:paraId="63DE92AD" w14:textId="77777777" w:rsidR="00F56548" w:rsidRPr="008E7D78" w:rsidRDefault="00F56548" w:rsidP="00F56548">
            <w:pPr>
              <w:pStyle w:val="NoSpacing"/>
              <w:jc w:val="both"/>
              <w:rPr>
                <w:rFonts w:ascii="Arial" w:hAnsi="Arial" w:cs="Arial"/>
                <w:sz w:val="18"/>
                <w:szCs w:val="18"/>
              </w:rPr>
            </w:pPr>
            <w:r w:rsidRPr="005B1158">
              <w:rPr>
                <w:rFonts w:ascii="Arial" w:hAnsi="Arial" w:cs="Arial"/>
                <w:sz w:val="20"/>
                <w:szCs w:val="20"/>
              </w:rPr>
              <w:t>Institucionalizar el diálogo y la concertación entre el gobierno local y la población  a fin de promover y asegurar relaciones de cooperación en beneficio de la ciudadanía</w:t>
            </w:r>
          </w:p>
        </w:tc>
        <w:tc>
          <w:tcPr>
            <w:tcW w:w="1275" w:type="dxa"/>
          </w:tcPr>
          <w:p w14:paraId="6CADE238" w14:textId="77777777" w:rsidR="00F56548" w:rsidRPr="006C0E4B" w:rsidRDefault="00F56548" w:rsidP="00F56548">
            <w:pPr>
              <w:pStyle w:val="NoSpacing"/>
              <w:rPr>
                <w:rFonts w:ascii="Arial" w:hAnsi="Arial" w:cs="Arial"/>
                <w:sz w:val="18"/>
                <w:szCs w:val="18"/>
              </w:rPr>
            </w:pPr>
          </w:p>
        </w:tc>
        <w:tc>
          <w:tcPr>
            <w:tcW w:w="1560" w:type="dxa"/>
          </w:tcPr>
          <w:p w14:paraId="65CC6358" w14:textId="77777777" w:rsidR="00F56548" w:rsidRDefault="00F56548" w:rsidP="00F56548">
            <w:pPr>
              <w:pStyle w:val="NoSpacing"/>
              <w:rPr>
                <w:rFonts w:ascii="Arial" w:hAnsi="Arial" w:cs="Arial"/>
                <w:sz w:val="18"/>
                <w:szCs w:val="18"/>
              </w:rPr>
            </w:pPr>
            <w:r>
              <w:rPr>
                <w:rFonts w:ascii="Arial" w:hAnsi="Arial" w:cs="Arial"/>
                <w:sz w:val="18"/>
                <w:szCs w:val="18"/>
              </w:rPr>
              <w:t>Municipalidad Distrital de Huacrapuquio</w:t>
            </w:r>
          </w:p>
        </w:tc>
        <w:tc>
          <w:tcPr>
            <w:tcW w:w="992" w:type="dxa"/>
          </w:tcPr>
          <w:p w14:paraId="6D0C2179"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276" w:type="dxa"/>
          </w:tcPr>
          <w:p w14:paraId="056D1E7D"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275" w:type="dxa"/>
          </w:tcPr>
          <w:p w14:paraId="46375AE1"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54A64FCA"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276" w:type="dxa"/>
          </w:tcPr>
          <w:p w14:paraId="0B4FE15C"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276" w:type="dxa"/>
          </w:tcPr>
          <w:p w14:paraId="12854C42"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1ECB3E8B"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r w:rsidR="00F56548" w:rsidRPr="006C0E4B" w14:paraId="249D5739" w14:textId="77777777" w:rsidTr="0015264D">
        <w:tc>
          <w:tcPr>
            <w:tcW w:w="988" w:type="dxa"/>
          </w:tcPr>
          <w:p w14:paraId="709DCEC4" w14:textId="77777777" w:rsidR="00F56548" w:rsidRDefault="00F56548" w:rsidP="00F56548">
            <w:pPr>
              <w:pStyle w:val="NoSpacing"/>
              <w:rPr>
                <w:rFonts w:ascii="Arial" w:hAnsi="Arial" w:cs="Arial"/>
                <w:sz w:val="16"/>
                <w:szCs w:val="16"/>
              </w:rPr>
            </w:pPr>
            <w:r>
              <w:rPr>
                <w:rFonts w:ascii="Arial" w:hAnsi="Arial" w:cs="Arial"/>
                <w:sz w:val="16"/>
                <w:szCs w:val="16"/>
              </w:rPr>
              <w:t>AET.03.03</w:t>
            </w:r>
          </w:p>
        </w:tc>
        <w:tc>
          <w:tcPr>
            <w:tcW w:w="2835" w:type="dxa"/>
          </w:tcPr>
          <w:p w14:paraId="71123AF3" w14:textId="77777777" w:rsidR="00F56548" w:rsidRPr="008E7D78" w:rsidRDefault="00F56548" w:rsidP="00F56548">
            <w:pPr>
              <w:pStyle w:val="NoSpacing"/>
              <w:jc w:val="both"/>
              <w:rPr>
                <w:rFonts w:ascii="Arial" w:hAnsi="Arial" w:cs="Arial"/>
                <w:sz w:val="18"/>
                <w:szCs w:val="18"/>
              </w:rPr>
            </w:pPr>
            <w:r w:rsidRPr="005B1158">
              <w:rPr>
                <w:rFonts w:ascii="Arial" w:hAnsi="Arial" w:cs="Arial"/>
                <w:sz w:val="20"/>
                <w:szCs w:val="20"/>
              </w:rPr>
              <w:t xml:space="preserve">Articular, simplificar y actualizar los sistemas administrativos y promover </w:t>
            </w:r>
            <w:r>
              <w:rPr>
                <w:rFonts w:ascii="Arial" w:hAnsi="Arial" w:cs="Arial"/>
                <w:sz w:val="20"/>
                <w:szCs w:val="20"/>
              </w:rPr>
              <w:t>un funcionamiento eficaz</w:t>
            </w:r>
          </w:p>
        </w:tc>
        <w:tc>
          <w:tcPr>
            <w:tcW w:w="1275" w:type="dxa"/>
          </w:tcPr>
          <w:p w14:paraId="636C5EF5" w14:textId="77777777" w:rsidR="00F56548" w:rsidRPr="006C0E4B" w:rsidRDefault="00F56548" w:rsidP="00F56548">
            <w:pPr>
              <w:pStyle w:val="NoSpacing"/>
              <w:rPr>
                <w:rFonts w:ascii="Arial" w:hAnsi="Arial" w:cs="Arial"/>
                <w:sz w:val="18"/>
                <w:szCs w:val="18"/>
              </w:rPr>
            </w:pPr>
          </w:p>
        </w:tc>
        <w:tc>
          <w:tcPr>
            <w:tcW w:w="1560" w:type="dxa"/>
          </w:tcPr>
          <w:p w14:paraId="4F83BF62" w14:textId="77777777" w:rsidR="00F56548" w:rsidRDefault="00F56548" w:rsidP="00F56548">
            <w:pPr>
              <w:pStyle w:val="NoSpacing"/>
              <w:rPr>
                <w:rFonts w:ascii="Arial" w:hAnsi="Arial" w:cs="Arial"/>
                <w:sz w:val="18"/>
                <w:szCs w:val="18"/>
              </w:rPr>
            </w:pPr>
            <w:r>
              <w:rPr>
                <w:rFonts w:ascii="Arial" w:hAnsi="Arial" w:cs="Arial"/>
                <w:sz w:val="18"/>
                <w:szCs w:val="18"/>
              </w:rPr>
              <w:t>Municipalidad Distrital de Huacrapuquio</w:t>
            </w:r>
          </w:p>
        </w:tc>
        <w:tc>
          <w:tcPr>
            <w:tcW w:w="992" w:type="dxa"/>
          </w:tcPr>
          <w:p w14:paraId="0C51FF67"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276" w:type="dxa"/>
          </w:tcPr>
          <w:p w14:paraId="40BFBC01"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275" w:type="dxa"/>
          </w:tcPr>
          <w:p w14:paraId="169C44F0"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040D651C"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276" w:type="dxa"/>
          </w:tcPr>
          <w:p w14:paraId="10ECA650"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276" w:type="dxa"/>
          </w:tcPr>
          <w:p w14:paraId="61B4F4F2"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7625D65B"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r w:rsidR="00F56548" w:rsidRPr="006C0E4B" w14:paraId="695A096C" w14:textId="77777777" w:rsidTr="0015264D">
        <w:tc>
          <w:tcPr>
            <w:tcW w:w="988" w:type="dxa"/>
          </w:tcPr>
          <w:p w14:paraId="4327EA6B" w14:textId="77777777" w:rsidR="00F56548" w:rsidRDefault="00F56548" w:rsidP="00F56548">
            <w:pPr>
              <w:pStyle w:val="NoSpacing"/>
              <w:rPr>
                <w:rFonts w:ascii="Arial" w:hAnsi="Arial" w:cs="Arial"/>
                <w:sz w:val="16"/>
                <w:szCs w:val="16"/>
              </w:rPr>
            </w:pPr>
            <w:r>
              <w:rPr>
                <w:rFonts w:ascii="Arial" w:hAnsi="Arial" w:cs="Arial"/>
                <w:sz w:val="16"/>
                <w:szCs w:val="16"/>
              </w:rPr>
              <w:t>AET.03.04</w:t>
            </w:r>
          </w:p>
        </w:tc>
        <w:tc>
          <w:tcPr>
            <w:tcW w:w="2835" w:type="dxa"/>
          </w:tcPr>
          <w:p w14:paraId="6D58D400" w14:textId="77777777" w:rsidR="00F56548" w:rsidRPr="005B1158" w:rsidRDefault="00F56548" w:rsidP="00F56548">
            <w:pPr>
              <w:pStyle w:val="NoSpacing"/>
              <w:jc w:val="both"/>
              <w:rPr>
                <w:rFonts w:ascii="Arial" w:hAnsi="Arial" w:cs="Arial"/>
                <w:sz w:val="20"/>
                <w:szCs w:val="20"/>
              </w:rPr>
            </w:pPr>
            <w:r w:rsidRPr="005B1158">
              <w:rPr>
                <w:rFonts w:ascii="Arial" w:hAnsi="Arial" w:cs="Arial"/>
                <w:sz w:val="20"/>
                <w:szCs w:val="20"/>
              </w:rPr>
              <w:t xml:space="preserve">Adecuar la regulación, las normas </w:t>
            </w:r>
            <w:r>
              <w:rPr>
                <w:rFonts w:ascii="Arial" w:hAnsi="Arial" w:cs="Arial"/>
                <w:sz w:val="20"/>
                <w:szCs w:val="20"/>
              </w:rPr>
              <w:t>de procedimiento</w:t>
            </w:r>
            <w:r w:rsidRPr="005B1158">
              <w:rPr>
                <w:rFonts w:ascii="Arial" w:hAnsi="Arial" w:cs="Arial"/>
                <w:sz w:val="20"/>
                <w:szCs w:val="20"/>
              </w:rPr>
              <w:t xml:space="preserve"> y promover la simplificación </w:t>
            </w:r>
            <w:r>
              <w:rPr>
                <w:rFonts w:ascii="Arial" w:hAnsi="Arial" w:cs="Arial"/>
                <w:sz w:val="20"/>
                <w:szCs w:val="20"/>
              </w:rPr>
              <w:t>de los trámites administrativos</w:t>
            </w:r>
          </w:p>
        </w:tc>
        <w:tc>
          <w:tcPr>
            <w:tcW w:w="1275" w:type="dxa"/>
          </w:tcPr>
          <w:p w14:paraId="03C9E8A2" w14:textId="77777777" w:rsidR="00F56548" w:rsidRPr="006C0E4B" w:rsidRDefault="00F56548" w:rsidP="00F56548">
            <w:pPr>
              <w:pStyle w:val="NoSpacing"/>
              <w:rPr>
                <w:rFonts w:ascii="Arial" w:hAnsi="Arial" w:cs="Arial"/>
                <w:sz w:val="18"/>
                <w:szCs w:val="18"/>
              </w:rPr>
            </w:pPr>
          </w:p>
        </w:tc>
        <w:tc>
          <w:tcPr>
            <w:tcW w:w="1560" w:type="dxa"/>
          </w:tcPr>
          <w:p w14:paraId="73EE403A" w14:textId="77777777" w:rsidR="00F56548" w:rsidRDefault="00F56548" w:rsidP="00F56548">
            <w:pPr>
              <w:pStyle w:val="NoSpacing"/>
              <w:rPr>
                <w:rFonts w:ascii="Arial" w:hAnsi="Arial" w:cs="Arial"/>
                <w:sz w:val="18"/>
                <w:szCs w:val="18"/>
              </w:rPr>
            </w:pPr>
            <w:r>
              <w:rPr>
                <w:rFonts w:ascii="Arial" w:hAnsi="Arial" w:cs="Arial"/>
                <w:sz w:val="18"/>
                <w:szCs w:val="18"/>
              </w:rPr>
              <w:t>Municipalidad Distrital de Huacrapuquio</w:t>
            </w:r>
          </w:p>
        </w:tc>
        <w:tc>
          <w:tcPr>
            <w:tcW w:w="992" w:type="dxa"/>
          </w:tcPr>
          <w:p w14:paraId="1622E5D0"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276" w:type="dxa"/>
          </w:tcPr>
          <w:p w14:paraId="53D7100A"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275" w:type="dxa"/>
          </w:tcPr>
          <w:p w14:paraId="7C8F214D"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19FD86BA"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276" w:type="dxa"/>
          </w:tcPr>
          <w:p w14:paraId="2E265BDF"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276" w:type="dxa"/>
          </w:tcPr>
          <w:p w14:paraId="109F4CBC"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4A4F9027"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bl>
    <w:p w14:paraId="3E286B98" w14:textId="77777777" w:rsidR="00E9126F" w:rsidRDefault="00E9126F" w:rsidP="00516D98">
      <w:pPr>
        <w:autoSpaceDE w:val="0"/>
        <w:autoSpaceDN w:val="0"/>
        <w:adjustRightInd w:val="0"/>
        <w:spacing w:after="0" w:line="360" w:lineRule="auto"/>
        <w:jc w:val="both"/>
        <w:rPr>
          <w:rFonts w:ascii="Arial" w:hAnsi="Arial" w:cs="Arial"/>
        </w:rPr>
      </w:pPr>
    </w:p>
    <w:p w14:paraId="2FB48D9F" w14:textId="77777777" w:rsidR="00FD29D1" w:rsidRDefault="00FD29D1" w:rsidP="00516D98">
      <w:pPr>
        <w:autoSpaceDE w:val="0"/>
        <w:autoSpaceDN w:val="0"/>
        <w:adjustRightInd w:val="0"/>
        <w:spacing w:after="0" w:line="360" w:lineRule="auto"/>
        <w:jc w:val="both"/>
        <w:rPr>
          <w:rFonts w:ascii="Arial" w:hAnsi="Arial" w:cs="Arial"/>
        </w:rPr>
      </w:pPr>
    </w:p>
    <w:p w14:paraId="3CA9D9B7" w14:textId="77777777" w:rsidR="00FD29D1" w:rsidRDefault="00FD29D1" w:rsidP="00516D98">
      <w:pPr>
        <w:autoSpaceDE w:val="0"/>
        <w:autoSpaceDN w:val="0"/>
        <w:adjustRightInd w:val="0"/>
        <w:spacing w:after="0" w:line="360" w:lineRule="auto"/>
        <w:jc w:val="both"/>
        <w:rPr>
          <w:rFonts w:ascii="Arial" w:hAnsi="Arial" w:cs="Arial"/>
        </w:rPr>
      </w:pPr>
    </w:p>
    <w:p w14:paraId="5B1209DC" w14:textId="77777777" w:rsidR="00FD29D1" w:rsidRDefault="00FD29D1" w:rsidP="00516D98">
      <w:pPr>
        <w:autoSpaceDE w:val="0"/>
        <w:autoSpaceDN w:val="0"/>
        <w:adjustRightInd w:val="0"/>
        <w:spacing w:after="0" w:line="360" w:lineRule="auto"/>
        <w:jc w:val="both"/>
        <w:rPr>
          <w:rFonts w:ascii="Arial" w:hAnsi="Arial" w:cs="Arial"/>
        </w:rPr>
      </w:pPr>
    </w:p>
    <w:p w14:paraId="5E112898" w14:textId="77777777" w:rsidR="0015264D" w:rsidRDefault="0015264D" w:rsidP="0015264D">
      <w:pPr>
        <w:pStyle w:val="NoSpacing"/>
        <w:rPr>
          <w:rFonts w:ascii="Arial" w:hAnsi="Arial" w:cs="Arial"/>
          <w:b/>
          <w:sz w:val="20"/>
          <w:szCs w:val="20"/>
        </w:rPr>
      </w:pPr>
      <w:r w:rsidRPr="00C37A96">
        <w:rPr>
          <w:rFonts w:ascii="Arial" w:hAnsi="Arial" w:cs="Arial"/>
          <w:b/>
          <w:noProof/>
          <w:lang w:val="en-US"/>
        </w:rPr>
        <w:drawing>
          <wp:inline distT="0" distB="0" distL="0" distR="0" wp14:anchorId="37CC5E08" wp14:editId="364026FC">
            <wp:extent cx="781050" cy="581025"/>
            <wp:effectExtent l="0" t="0" r="0" b="9525"/>
            <wp:docPr id="43" name="Imagen 43"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534F29BB" w14:textId="77777777" w:rsidR="0015264D" w:rsidRPr="00561F7F" w:rsidRDefault="0015264D" w:rsidP="0015264D">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tbl>
      <w:tblPr>
        <w:tblStyle w:val="TableGrid"/>
        <w:tblW w:w="0" w:type="auto"/>
        <w:tblLayout w:type="fixed"/>
        <w:tblLook w:val="04A0" w:firstRow="1" w:lastRow="0" w:firstColumn="1" w:lastColumn="0" w:noHBand="0" w:noVBand="1"/>
      </w:tblPr>
      <w:tblGrid>
        <w:gridCol w:w="988"/>
        <w:gridCol w:w="2835"/>
        <w:gridCol w:w="1275"/>
        <w:gridCol w:w="1418"/>
        <w:gridCol w:w="850"/>
        <w:gridCol w:w="1418"/>
        <w:gridCol w:w="1276"/>
        <w:gridCol w:w="1275"/>
        <w:gridCol w:w="1276"/>
        <w:gridCol w:w="1276"/>
        <w:gridCol w:w="1184"/>
      </w:tblGrid>
      <w:tr w:rsidR="00634E90" w:rsidRPr="00550DF7" w14:paraId="2AB945DD" w14:textId="77777777" w:rsidTr="00634E90">
        <w:tc>
          <w:tcPr>
            <w:tcW w:w="3823" w:type="dxa"/>
            <w:gridSpan w:val="2"/>
          </w:tcPr>
          <w:p w14:paraId="1F00D4F6" w14:textId="77777777" w:rsidR="00916BFA" w:rsidRPr="00550DF7" w:rsidRDefault="00916BFA" w:rsidP="00E1646F">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OET / AET</w:t>
            </w:r>
          </w:p>
        </w:tc>
        <w:tc>
          <w:tcPr>
            <w:tcW w:w="1275" w:type="dxa"/>
            <w:vMerge w:val="restart"/>
          </w:tcPr>
          <w:p w14:paraId="7DF695AA"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INDICADOR</w:t>
            </w:r>
          </w:p>
        </w:tc>
        <w:tc>
          <w:tcPr>
            <w:tcW w:w="1418" w:type="dxa"/>
            <w:vMerge w:val="restart"/>
          </w:tcPr>
          <w:p w14:paraId="77D892B7" w14:textId="77777777" w:rsidR="00916BFA" w:rsidRPr="0015264D" w:rsidRDefault="00916BFA" w:rsidP="00E1646F">
            <w:pPr>
              <w:pStyle w:val="NoSpacing"/>
              <w:rPr>
                <w:rFonts w:ascii="Arial" w:hAnsi="Arial" w:cs="Arial"/>
                <w:b/>
                <w:sz w:val="18"/>
                <w:szCs w:val="18"/>
              </w:rPr>
            </w:pPr>
            <w:r w:rsidRPr="0015264D">
              <w:rPr>
                <w:rFonts w:ascii="Arial" w:hAnsi="Arial" w:cs="Arial"/>
                <w:b/>
                <w:sz w:val="18"/>
                <w:szCs w:val="18"/>
              </w:rPr>
              <w:t>Responsable  cumplimiento de OET / AET</w:t>
            </w:r>
          </w:p>
        </w:tc>
        <w:tc>
          <w:tcPr>
            <w:tcW w:w="2268" w:type="dxa"/>
            <w:gridSpan w:val="2"/>
          </w:tcPr>
          <w:p w14:paraId="4A816F57" w14:textId="77777777" w:rsidR="00916BFA" w:rsidRPr="00550DF7" w:rsidRDefault="00916BFA" w:rsidP="00E1646F">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LINEA BASE</w:t>
            </w:r>
          </w:p>
        </w:tc>
        <w:tc>
          <w:tcPr>
            <w:tcW w:w="6287" w:type="dxa"/>
            <w:gridSpan w:val="5"/>
          </w:tcPr>
          <w:p w14:paraId="629935FE" w14:textId="77777777" w:rsidR="00916BFA" w:rsidRPr="00550DF7" w:rsidRDefault="00916BFA" w:rsidP="00E1646F">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LOGROS ESPERADOS</w:t>
            </w:r>
          </w:p>
        </w:tc>
      </w:tr>
      <w:tr w:rsidR="00634E90" w:rsidRPr="00550DF7" w14:paraId="58161CFE" w14:textId="77777777" w:rsidTr="00634E90">
        <w:tc>
          <w:tcPr>
            <w:tcW w:w="988" w:type="dxa"/>
          </w:tcPr>
          <w:p w14:paraId="20B9FB0A"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CODIGO</w:t>
            </w:r>
          </w:p>
        </w:tc>
        <w:tc>
          <w:tcPr>
            <w:tcW w:w="2835" w:type="dxa"/>
          </w:tcPr>
          <w:p w14:paraId="19E07A9D"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ENUNCIADO</w:t>
            </w:r>
          </w:p>
        </w:tc>
        <w:tc>
          <w:tcPr>
            <w:tcW w:w="1275" w:type="dxa"/>
            <w:vMerge/>
          </w:tcPr>
          <w:p w14:paraId="53CC938E"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p>
        </w:tc>
        <w:tc>
          <w:tcPr>
            <w:tcW w:w="1418" w:type="dxa"/>
            <w:vMerge/>
          </w:tcPr>
          <w:p w14:paraId="6A45831A"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p>
        </w:tc>
        <w:tc>
          <w:tcPr>
            <w:tcW w:w="850" w:type="dxa"/>
          </w:tcPr>
          <w:p w14:paraId="07C37875"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AÑO</w:t>
            </w:r>
          </w:p>
        </w:tc>
        <w:tc>
          <w:tcPr>
            <w:tcW w:w="1418" w:type="dxa"/>
          </w:tcPr>
          <w:p w14:paraId="70F0C537"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VALOR</w:t>
            </w:r>
          </w:p>
        </w:tc>
        <w:tc>
          <w:tcPr>
            <w:tcW w:w="1276" w:type="dxa"/>
          </w:tcPr>
          <w:p w14:paraId="5FCACF55"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2022</w:t>
            </w:r>
          </w:p>
        </w:tc>
        <w:tc>
          <w:tcPr>
            <w:tcW w:w="1275" w:type="dxa"/>
          </w:tcPr>
          <w:p w14:paraId="0280CF91"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2024</w:t>
            </w:r>
          </w:p>
        </w:tc>
        <w:tc>
          <w:tcPr>
            <w:tcW w:w="1276" w:type="dxa"/>
          </w:tcPr>
          <w:p w14:paraId="22A79F6E"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2026</w:t>
            </w:r>
          </w:p>
        </w:tc>
        <w:tc>
          <w:tcPr>
            <w:tcW w:w="1276" w:type="dxa"/>
          </w:tcPr>
          <w:p w14:paraId="139C09D2"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2028</w:t>
            </w:r>
          </w:p>
        </w:tc>
        <w:tc>
          <w:tcPr>
            <w:tcW w:w="1184" w:type="dxa"/>
          </w:tcPr>
          <w:p w14:paraId="64317303"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2030</w:t>
            </w:r>
          </w:p>
        </w:tc>
      </w:tr>
      <w:tr w:rsidR="00634E90" w:rsidRPr="009C2F0E" w14:paraId="0AEC73A3" w14:textId="77777777" w:rsidTr="00634E90">
        <w:tc>
          <w:tcPr>
            <w:tcW w:w="988" w:type="dxa"/>
          </w:tcPr>
          <w:p w14:paraId="6363337C" w14:textId="77777777" w:rsidR="00916BFA" w:rsidRPr="009C2F0E" w:rsidRDefault="00916BFA" w:rsidP="00E1646F">
            <w:pPr>
              <w:autoSpaceDE w:val="0"/>
              <w:autoSpaceDN w:val="0"/>
              <w:adjustRightInd w:val="0"/>
              <w:spacing w:line="360" w:lineRule="auto"/>
              <w:jc w:val="both"/>
              <w:rPr>
                <w:rFonts w:ascii="Arial" w:hAnsi="Arial" w:cs="Arial"/>
                <w:sz w:val="18"/>
                <w:szCs w:val="18"/>
              </w:rPr>
            </w:pPr>
            <w:r>
              <w:rPr>
                <w:rFonts w:ascii="Arial" w:hAnsi="Arial" w:cs="Arial"/>
                <w:sz w:val="18"/>
                <w:szCs w:val="18"/>
              </w:rPr>
              <w:t>OET</w:t>
            </w:r>
            <w:r w:rsidR="00D263CB">
              <w:rPr>
                <w:rFonts w:ascii="Arial" w:hAnsi="Arial" w:cs="Arial"/>
                <w:sz w:val="18"/>
                <w:szCs w:val="18"/>
              </w:rPr>
              <w:t>.04</w:t>
            </w:r>
          </w:p>
        </w:tc>
        <w:tc>
          <w:tcPr>
            <w:tcW w:w="2835" w:type="dxa"/>
          </w:tcPr>
          <w:p w14:paraId="6FBAF582" w14:textId="2E6B68DD" w:rsidR="00916BFA" w:rsidRPr="00735186" w:rsidRDefault="00D263CB" w:rsidP="00E1646F">
            <w:pPr>
              <w:pStyle w:val="NoSpacing"/>
              <w:jc w:val="both"/>
              <w:rPr>
                <w:rFonts w:ascii="Arial" w:hAnsi="Arial" w:cs="Arial"/>
                <w:sz w:val="18"/>
                <w:szCs w:val="18"/>
              </w:rPr>
            </w:pPr>
            <w:r w:rsidRPr="00187FE6">
              <w:rPr>
                <w:rFonts w:ascii="Arial" w:hAnsi="Arial" w:cs="Arial"/>
                <w:sz w:val="20"/>
                <w:szCs w:val="20"/>
              </w:rPr>
              <w:t>Desarrollar una econ</w:t>
            </w:r>
            <w:r>
              <w:rPr>
                <w:rFonts w:ascii="Arial" w:hAnsi="Arial" w:cs="Arial"/>
                <w:sz w:val="20"/>
                <w:szCs w:val="20"/>
              </w:rPr>
              <w:t>omía</w:t>
            </w:r>
            <w:r w:rsidR="00E65F3E">
              <w:rPr>
                <w:rFonts w:ascii="Arial" w:hAnsi="Arial" w:cs="Arial"/>
                <w:sz w:val="20"/>
                <w:szCs w:val="20"/>
              </w:rPr>
              <w:t xml:space="preserve"> agrícola</w:t>
            </w:r>
            <w:r>
              <w:rPr>
                <w:rFonts w:ascii="Arial" w:hAnsi="Arial" w:cs="Arial"/>
                <w:sz w:val="20"/>
                <w:szCs w:val="20"/>
              </w:rPr>
              <w:t xml:space="preserve"> diversificada,</w:t>
            </w:r>
            <w:r w:rsidR="00E65F3E">
              <w:rPr>
                <w:rFonts w:ascii="Arial" w:hAnsi="Arial" w:cs="Arial"/>
                <w:sz w:val="20"/>
                <w:szCs w:val="20"/>
              </w:rPr>
              <w:t xml:space="preserve"> con crecimiento sostenible.</w:t>
            </w:r>
          </w:p>
        </w:tc>
        <w:tc>
          <w:tcPr>
            <w:tcW w:w="1275" w:type="dxa"/>
          </w:tcPr>
          <w:p w14:paraId="48554A6F" w14:textId="7C487499" w:rsidR="00916BFA" w:rsidRPr="00E65F3E" w:rsidRDefault="00DA23B9" w:rsidP="00E1646F">
            <w:pPr>
              <w:pStyle w:val="NoSpacing"/>
              <w:rPr>
                <w:rFonts w:ascii="Arial" w:hAnsi="Arial" w:cs="Arial"/>
                <w:sz w:val="18"/>
                <w:szCs w:val="18"/>
              </w:rPr>
            </w:pPr>
            <w:r w:rsidRPr="00E65F3E">
              <w:rPr>
                <w:rFonts w:ascii="Arial" w:hAnsi="Arial" w:cs="Arial"/>
                <w:sz w:val="18"/>
                <w:szCs w:val="18"/>
              </w:rPr>
              <w:t>Terrenos agrícolas con riego</w:t>
            </w:r>
          </w:p>
          <w:p w14:paraId="02AE1349" w14:textId="77777777" w:rsidR="00BB33A9" w:rsidRDefault="00BB33A9" w:rsidP="00E1646F">
            <w:pPr>
              <w:pStyle w:val="NoSpacing"/>
              <w:rPr>
                <w:rFonts w:ascii="Arial" w:hAnsi="Arial" w:cs="Arial"/>
                <w:color w:val="FF0000"/>
                <w:sz w:val="20"/>
                <w:szCs w:val="20"/>
              </w:rPr>
            </w:pPr>
          </w:p>
          <w:p w14:paraId="726977C8" w14:textId="4740B7E5" w:rsidR="00BB33A9" w:rsidRPr="00DA23B9" w:rsidRDefault="00BB33A9" w:rsidP="00E1646F">
            <w:pPr>
              <w:pStyle w:val="NoSpacing"/>
              <w:rPr>
                <w:sz w:val="18"/>
                <w:szCs w:val="18"/>
              </w:rPr>
            </w:pPr>
          </w:p>
        </w:tc>
        <w:tc>
          <w:tcPr>
            <w:tcW w:w="1418" w:type="dxa"/>
          </w:tcPr>
          <w:p w14:paraId="532521BA" w14:textId="77777777" w:rsidR="00916BFA" w:rsidRPr="009C2F0E" w:rsidRDefault="00DA23B9" w:rsidP="00E1646F">
            <w:pPr>
              <w:autoSpaceDE w:val="0"/>
              <w:autoSpaceDN w:val="0"/>
              <w:adjustRightInd w:val="0"/>
              <w:spacing w:line="360" w:lineRule="auto"/>
              <w:jc w:val="both"/>
              <w:rPr>
                <w:rFonts w:ascii="Arial" w:hAnsi="Arial" w:cs="Arial"/>
                <w:sz w:val="18"/>
                <w:szCs w:val="18"/>
              </w:rPr>
            </w:pPr>
            <w:r>
              <w:rPr>
                <w:rFonts w:ascii="Arial" w:hAnsi="Arial" w:cs="Arial"/>
                <w:sz w:val="18"/>
                <w:szCs w:val="18"/>
              </w:rPr>
              <w:t>Municipalidad Distrital de Huacrapuquio</w:t>
            </w:r>
          </w:p>
        </w:tc>
        <w:tc>
          <w:tcPr>
            <w:tcW w:w="850" w:type="dxa"/>
          </w:tcPr>
          <w:p w14:paraId="528BAFF7" w14:textId="77777777" w:rsidR="00916BFA" w:rsidRPr="009C2F0E" w:rsidRDefault="00916BFA" w:rsidP="00E1646F">
            <w:pPr>
              <w:pStyle w:val="NoSpacing"/>
              <w:jc w:val="both"/>
              <w:rPr>
                <w:rFonts w:ascii="Arial" w:hAnsi="Arial" w:cs="Arial"/>
                <w:sz w:val="18"/>
                <w:szCs w:val="18"/>
              </w:rPr>
            </w:pPr>
            <w:r w:rsidRPr="009C2F0E">
              <w:rPr>
                <w:rFonts w:ascii="Arial" w:hAnsi="Arial" w:cs="Arial"/>
                <w:sz w:val="18"/>
                <w:szCs w:val="18"/>
              </w:rPr>
              <w:t>2020</w:t>
            </w:r>
          </w:p>
        </w:tc>
        <w:tc>
          <w:tcPr>
            <w:tcW w:w="1418" w:type="dxa"/>
          </w:tcPr>
          <w:p w14:paraId="53EA76F0" w14:textId="77777777" w:rsidR="00916BFA" w:rsidRPr="009C2F0E" w:rsidRDefault="00DA23B9" w:rsidP="00E1646F">
            <w:pPr>
              <w:pStyle w:val="NoSpacing"/>
              <w:jc w:val="both"/>
              <w:rPr>
                <w:rFonts w:ascii="Arial" w:hAnsi="Arial" w:cs="Arial"/>
                <w:sz w:val="18"/>
                <w:szCs w:val="18"/>
              </w:rPr>
            </w:pPr>
            <w:r w:rsidRPr="008E4B36">
              <w:rPr>
                <w:rFonts w:ascii="Arial" w:hAnsi="Arial" w:cs="Arial"/>
                <w:sz w:val="20"/>
                <w:szCs w:val="20"/>
              </w:rPr>
              <w:t xml:space="preserve">0.41 Has </w:t>
            </w:r>
            <w:r>
              <w:rPr>
                <w:rFonts w:ascii="Arial" w:hAnsi="Arial" w:cs="Arial"/>
                <w:sz w:val="20"/>
                <w:szCs w:val="20"/>
              </w:rPr>
              <w:t>de terreno agrícola con riego.</w:t>
            </w:r>
          </w:p>
        </w:tc>
        <w:tc>
          <w:tcPr>
            <w:tcW w:w="1276" w:type="dxa"/>
          </w:tcPr>
          <w:p w14:paraId="64E1B7B7" w14:textId="77777777" w:rsidR="00916BFA" w:rsidRPr="009C2F0E" w:rsidRDefault="00DA23B9" w:rsidP="00E1646F">
            <w:pPr>
              <w:pStyle w:val="NoSpacing"/>
              <w:rPr>
                <w:rFonts w:ascii="Arial" w:hAnsi="Arial" w:cs="Arial"/>
                <w:sz w:val="18"/>
                <w:szCs w:val="18"/>
              </w:rPr>
            </w:pPr>
            <w:r>
              <w:rPr>
                <w:rFonts w:ascii="Arial" w:hAnsi="Arial" w:cs="Arial"/>
                <w:sz w:val="20"/>
                <w:szCs w:val="20"/>
              </w:rPr>
              <w:t>1</w:t>
            </w:r>
            <w:r w:rsidRPr="008E4B36">
              <w:rPr>
                <w:rFonts w:ascii="Arial" w:hAnsi="Arial" w:cs="Arial"/>
                <w:sz w:val="20"/>
                <w:szCs w:val="20"/>
              </w:rPr>
              <w:t xml:space="preserve"> Has </w:t>
            </w:r>
            <w:r>
              <w:rPr>
                <w:rFonts w:ascii="Arial" w:hAnsi="Arial" w:cs="Arial"/>
                <w:sz w:val="20"/>
                <w:szCs w:val="20"/>
              </w:rPr>
              <w:t>de terreno agrícola con riego</w:t>
            </w:r>
          </w:p>
        </w:tc>
        <w:tc>
          <w:tcPr>
            <w:tcW w:w="1275" w:type="dxa"/>
          </w:tcPr>
          <w:p w14:paraId="4251E237" w14:textId="77777777" w:rsidR="00916BFA" w:rsidRPr="009C2F0E" w:rsidRDefault="00DA23B9" w:rsidP="00E1646F">
            <w:pPr>
              <w:pStyle w:val="NoSpacing"/>
              <w:jc w:val="both"/>
              <w:rPr>
                <w:rFonts w:ascii="Arial" w:hAnsi="Arial" w:cs="Arial"/>
                <w:sz w:val="18"/>
                <w:szCs w:val="18"/>
              </w:rPr>
            </w:pPr>
            <w:r>
              <w:rPr>
                <w:rFonts w:ascii="Arial" w:hAnsi="Arial" w:cs="Arial"/>
                <w:sz w:val="20"/>
                <w:szCs w:val="20"/>
              </w:rPr>
              <w:t>2</w:t>
            </w:r>
            <w:r w:rsidRPr="008E4B36">
              <w:rPr>
                <w:rFonts w:ascii="Arial" w:hAnsi="Arial" w:cs="Arial"/>
                <w:sz w:val="20"/>
                <w:szCs w:val="20"/>
              </w:rPr>
              <w:t xml:space="preserve"> Has </w:t>
            </w:r>
            <w:r>
              <w:rPr>
                <w:rFonts w:ascii="Arial" w:hAnsi="Arial" w:cs="Arial"/>
                <w:sz w:val="20"/>
                <w:szCs w:val="20"/>
              </w:rPr>
              <w:t>de terreno agrícola con riego</w:t>
            </w:r>
          </w:p>
        </w:tc>
        <w:tc>
          <w:tcPr>
            <w:tcW w:w="1276" w:type="dxa"/>
          </w:tcPr>
          <w:p w14:paraId="5A601FB0" w14:textId="77777777" w:rsidR="00916BFA" w:rsidRPr="009C2F0E" w:rsidRDefault="00DA23B9" w:rsidP="00E1646F">
            <w:pPr>
              <w:pStyle w:val="NoSpacing"/>
              <w:jc w:val="both"/>
              <w:rPr>
                <w:rFonts w:ascii="Arial" w:hAnsi="Arial" w:cs="Arial"/>
                <w:sz w:val="18"/>
                <w:szCs w:val="18"/>
              </w:rPr>
            </w:pPr>
            <w:r>
              <w:rPr>
                <w:rFonts w:ascii="Arial" w:hAnsi="Arial" w:cs="Arial"/>
                <w:color w:val="000000"/>
                <w:sz w:val="20"/>
                <w:szCs w:val="20"/>
              </w:rPr>
              <w:t>3</w:t>
            </w:r>
            <w:r w:rsidRPr="008E4B36">
              <w:rPr>
                <w:rFonts w:ascii="Arial" w:hAnsi="Arial" w:cs="Arial"/>
                <w:sz w:val="20"/>
                <w:szCs w:val="20"/>
              </w:rPr>
              <w:t xml:space="preserve"> Has </w:t>
            </w:r>
            <w:r>
              <w:rPr>
                <w:rFonts w:ascii="Arial" w:hAnsi="Arial" w:cs="Arial"/>
                <w:sz w:val="20"/>
                <w:szCs w:val="20"/>
              </w:rPr>
              <w:t>de terreno agrícola con riego</w:t>
            </w:r>
          </w:p>
        </w:tc>
        <w:tc>
          <w:tcPr>
            <w:tcW w:w="1276" w:type="dxa"/>
          </w:tcPr>
          <w:p w14:paraId="34AC7642" w14:textId="77777777" w:rsidR="00916BFA" w:rsidRPr="009C2F0E" w:rsidRDefault="00DA23B9" w:rsidP="00E1646F">
            <w:pPr>
              <w:pStyle w:val="NoSpacing"/>
              <w:jc w:val="both"/>
              <w:rPr>
                <w:rFonts w:ascii="Arial" w:hAnsi="Arial" w:cs="Arial"/>
                <w:sz w:val="18"/>
                <w:szCs w:val="18"/>
              </w:rPr>
            </w:pPr>
            <w:r>
              <w:rPr>
                <w:rFonts w:ascii="Arial" w:hAnsi="Arial" w:cs="Arial"/>
                <w:sz w:val="20"/>
                <w:szCs w:val="20"/>
              </w:rPr>
              <w:t>4</w:t>
            </w:r>
            <w:r w:rsidRPr="008E4B36">
              <w:rPr>
                <w:rFonts w:ascii="Arial" w:hAnsi="Arial" w:cs="Arial"/>
                <w:sz w:val="20"/>
                <w:szCs w:val="20"/>
              </w:rPr>
              <w:t xml:space="preserve"> Has </w:t>
            </w:r>
            <w:r>
              <w:rPr>
                <w:rFonts w:ascii="Arial" w:hAnsi="Arial" w:cs="Arial"/>
                <w:sz w:val="20"/>
                <w:szCs w:val="20"/>
              </w:rPr>
              <w:t>de terreno agrícola con riego</w:t>
            </w:r>
          </w:p>
        </w:tc>
        <w:tc>
          <w:tcPr>
            <w:tcW w:w="1184" w:type="dxa"/>
          </w:tcPr>
          <w:p w14:paraId="57419B37" w14:textId="77777777" w:rsidR="00916BFA" w:rsidRPr="009C2F0E" w:rsidRDefault="00DA23B9" w:rsidP="00DA23B9">
            <w:pPr>
              <w:pStyle w:val="NoSpacing"/>
              <w:jc w:val="both"/>
              <w:rPr>
                <w:rFonts w:ascii="Arial" w:hAnsi="Arial" w:cs="Arial"/>
                <w:sz w:val="18"/>
                <w:szCs w:val="18"/>
              </w:rPr>
            </w:pPr>
            <w:r>
              <w:rPr>
                <w:rFonts w:ascii="Arial" w:hAnsi="Arial" w:cs="Arial"/>
                <w:sz w:val="20"/>
                <w:szCs w:val="20"/>
              </w:rPr>
              <w:t>5</w:t>
            </w:r>
            <w:r w:rsidRPr="008E4B36">
              <w:rPr>
                <w:rFonts w:ascii="Arial" w:hAnsi="Arial" w:cs="Arial"/>
                <w:sz w:val="20"/>
                <w:szCs w:val="20"/>
              </w:rPr>
              <w:t xml:space="preserve"> Has </w:t>
            </w:r>
            <w:r>
              <w:rPr>
                <w:rFonts w:ascii="Arial" w:hAnsi="Arial" w:cs="Arial"/>
                <w:sz w:val="20"/>
                <w:szCs w:val="20"/>
              </w:rPr>
              <w:t>de terreno agrícola con riego</w:t>
            </w:r>
          </w:p>
        </w:tc>
      </w:tr>
      <w:tr w:rsidR="00916BFA" w:rsidRPr="00550DF7" w14:paraId="6B110D0F" w14:textId="77777777" w:rsidTr="00E1646F">
        <w:tc>
          <w:tcPr>
            <w:tcW w:w="15071" w:type="dxa"/>
            <w:gridSpan w:val="11"/>
          </w:tcPr>
          <w:p w14:paraId="2C1CE1D9" w14:textId="77777777" w:rsidR="00916BFA" w:rsidRPr="00BF0C48" w:rsidRDefault="00916BFA" w:rsidP="00E1646F">
            <w:pPr>
              <w:autoSpaceDE w:val="0"/>
              <w:autoSpaceDN w:val="0"/>
              <w:adjustRightInd w:val="0"/>
              <w:spacing w:line="360" w:lineRule="auto"/>
              <w:jc w:val="both"/>
              <w:rPr>
                <w:rFonts w:ascii="Arial" w:hAnsi="Arial" w:cs="Arial"/>
                <w:b/>
                <w:sz w:val="18"/>
                <w:szCs w:val="18"/>
              </w:rPr>
            </w:pPr>
            <w:r w:rsidRPr="00BF0C48">
              <w:rPr>
                <w:rFonts w:ascii="Arial" w:hAnsi="Arial" w:cs="Arial"/>
                <w:b/>
                <w:sz w:val="18"/>
                <w:szCs w:val="18"/>
              </w:rPr>
              <w:t>A</w:t>
            </w:r>
            <w:r w:rsidR="00DA23B9">
              <w:rPr>
                <w:rFonts w:ascii="Arial" w:hAnsi="Arial" w:cs="Arial"/>
                <w:b/>
                <w:sz w:val="18"/>
                <w:szCs w:val="18"/>
              </w:rPr>
              <w:t>CCIONES ESTRATEGICAS DEL OET.04</w:t>
            </w:r>
          </w:p>
        </w:tc>
      </w:tr>
      <w:tr w:rsidR="00F56548" w:rsidRPr="006C0E4B" w14:paraId="481426B3" w14:textId="77777777" w:rsidTr="00BB33A9">
        <w:tc>
          <w:tcPr>
            <w:tcW w:w="988" w:type="dxa"/>
          </w:tcPr>
          <w:p w14:paraId="082EE061" w14:textId="77777777" w:rsidR="00F56548" w:rsidRPr="003F0546" w:rsidRDefault="00F56548" w:rsidP="00F56548">
            <w:pPr>
              <w:pStyle w:val="NoSpacing"/>
              <w:rPr>
                <w:rFonts w:ascii="Arial" w:hAnsi="Arial" w:cs="Arial"/>
                <w:sz w:val="16"/>
                <w:szCs w:val="16"/>
              </w:rPr>
            </w:pPr>
            <w:r>
              <w:rPr>
                <w:rFonts w:ascii="Arial" w:hAnsi="Arial" w:cs="Arial"/>
                <w:sz w:val="16"/>
                <w:szCs w:val="16"/>
              </w:rPr>
              <w:t>AET.04</w:t>
            </w:r>
            <w:r w:rsidRPr="003F0546">
              <w:rPr>
                <w:rFonts w:ascii="Arial" w:hAnsi="Arial" w:cs="Arial"/>
                <w:sz w:val="16"/>
                <w:szCs w:val="16"/>
              </w:rPr>
              <w:t>.01</w:t>
            </w:r>
          </w:p>
        </w:tc>
        <w:tc>
          <w:tcPr>
            <w:tcW w:w="2835" w:type="dxa"/>
          </w:tcPr>
          <w:p w14:paraId="09629A52" w14:textId="77777777" w:rsidR="00F56548" w:rsidRPr="008E7D78" w:rsidRDefault="00F56548" w:rsidP="00F56548">
            <w:pPr>
              <w:pStyle w:val="NoSpacing"/>
              <w:jc w:val="both"/>
              <w:rPr>
                <w:rFonts w:ascii="Arial" w:hAnsi="Arial" w:cs="Arial"/>
                <w:sz w:val="18"/>
                <w:szCs w:val="18"/>
              </w:rPr>
            </w:pPr>
            <w:r w:rsidRPr="00747ADD">
              <w:rPr>
                <w:rFonts w:ascii="Arial" w:hAnsi="Arial" w:cs="Arial"/>
                <w:sz w:val="20"/>
                <w:szCs w:val="20"/>
              </w:rPr>
              <w:t xml:space="preserve">Promover el fortalecimiento de capacidades </w:t>
            </w:r>
            <w:r>
              <w:rPr>
                <w:rFonts w:ascii="Arial" w:hAnsi="Arial" w:cs="Arial"/>
                <w:sz w:val="20"/>
                <w:szCs w:val="20"/>
              </w:rPr>
              <w:t>de los funcionarios</w:t>
            </w:r>
            <w:r w:rsidRPr="00747ADD">
              <w:rPr>
                <w:rFonts w:ascii="Arial" w:hAnsi="Arial" w:cs="Arial"/>
                <w:sz w:val="20"/>
                <w:szCs w:val="20"/>
              </w:rPr>
              <w:t xml:space="preserve"> locales para elaborar los estudios técnicos que requieren l</w:t>
            </w:r>
            <w:r>
              <w:rPr>
                <w:rFonts w:ascii="Arial" w:hAnsi="Arial" w:cs="Arial"/>
                <w:sz w:val="20"/>
                <w:szCs w:val="20"/>
              </w:rPr>
              <w:t>os proyectos de inversión</w:t>
            </w:r>
          </w:p>
        </w:tc>
        <w:tc>
          <w:tcPr>
            <w:tcW w:w="1275" w:type="dxa"/>
          </w:tcPr>
          <w:p w14:paraId="26C6EE4B" w14:textId="77777777" w:rsidR="00F56548" w:rsidRPr="006C0E4B" w:rsidRDefault="00F56548" w:rsidP="00F56548">
            <w:pPr>
              <w:pStyle w:val="NoSpacing"/>
              <w:rPr>
                <w:rFonts w:ascii="Arial" w:hAnsi="Arial" w:cs="Arial"/>
                <w:sz w:val="18"/>
                <w:szCs w:val="18"/>
              </w:rPr>
            </w:pPr>
          </w:p>
        </w:tc>
        <w:tc>
          <w:tcPr>
            <w:tcW w:w="1418" w:type="dxa"/>
          </w:tcPr>
          <w:p w14:paraId="38B0770F" w14:textId="77777777" w:rsidR="00F56548" w:rsidRPr="006C0E4B" w:rsidRDefault="00F56548" w:rsidP="00F56548">
            <w:pPr>
              <w:pStyle w:val="NoSpacing"/>
              <w:rPr>
                <w:rFonts w:ascii="Arial" w:hAnsi="Arial" w:cs="Arial"/>
                <w:sz w:val="18"/>
                <w:szCs w:val="18"/>
              </w:rPr>
            </w:pPr>
            <w:r>
              <w:rPr>
                <w:rFonts w:ascii="Arial" w:hAnsi="Arial" w:cs="Arial"/>
                <w:sz w:val="18"/>
                <w:szCs w:val="18"/>
              </w:rPr>
              <w:t>Municipalidad Distrital de Huacrapuquio</w:t>
            </w:r>
          </w:p>
        </w:tc>
        <w:tc>
          <w:tcPr>
            <w:tcW w:w="850" w:type="dxa"/>
            <w:vAlign w:val="center"/>
          </w:tcPr>
          <w:p w14:paraId="64D43CAF"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418" w:type="dxa"/>
            <w:vAlign w:val="center"/>
          </w:tcPr>
          <w:p w14:paraId="3D28F54B"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276" w:type="dxa"/>
            <w:vAlign w:val="center"/>
          </w:tcPr>
          <w:p w14:paraId="6757116A"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275" w:type="dxa"/>
            <w:vAlign w:val="center"/>
          </w:tcPr>
          <w:p w14:paraId="1244012D"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276" w:type="dxa"/>
            <w:vAlign w:val="center"/>
          </w:tcPr>
          <w:p w14:paraId="55EDE3E1"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276" w:type="dxa"/>
            <w:vAlign w:val="center"/>
          </w:tcPr>
          <w:p w14:paraId="224C01FC"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184" w:type="dxa"/>
            <w:vAlign w:val="center"/>
          </w:tcPr>
          <w:p w14:paraId="58F4F2D1"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r>
      <w:tr w:rsidR="00F56548" w:rsidRPr="006C0E4B" w14:paraId="5C5C5F6E" w14:textId="77777777" w:rsidTr="00BB33A9">
        <w:tc>
          <w:tcPr>
            <w:tcW w:w="988" w:type="dxa"/>
          </w:tcPr>
          <w:p w14:paraId="481D74A6" w14:textId="77777777" w:rsidR="00F56548" w:rsidRDefault="00F56548" w:rsidP="00F56548">
            <w:pPr>
              <w:pStyle w:val="NoSpacing"/>
              <w:rPr>
                <w:rFonts w:ascii="Arial" w:hAnsi="Arial" w:cs="Arial"/>
                <w:sz w:val="16"/>
                <w:szCs w:val="16"/>
              </w:rPr>
            </w:pPr>
            <w:r>
              <w:rPr>
                <w:rFonts w:ascii="Arial" w:hAnsi="Arial" w:cs="Arial"/>
                <w:sz w:val="16"/>
                <w:szCs w:val="16"/>
              </w:rPr>
              <w:t>AET.04</w:t>
            </w:r>
            <w:r w:rsidRPr="003F0546">
              <w:rPr>
                <w:rFonts w:ascii="Arial" w:hAnsi="Arial" w:cs="Arial"/>
                <w:sz w:val="16"/>
                <w:szCs w:val="16"/>
              </w:rPr>
              <w:t>.0</w:t>
            </w:r>
            <w:r>
              <w:rPr>
                <w:rFonts w:ascii="Arial" w:hAnsi="Arial" w:cs="Arial"/>
                <w:sz w:val="16"/>
                <w:szCs w:val="16"/>
              </w:rPr>
              <w:t>2</w:t>
            </w:r>
          </w:p>
        </w:tc>
        <w:tc>
          <w:tcPr>
            <w:tcW w:w="2835" w:type="dxa"/>
          </w:tcPr>
          <w:p w14:paraId="2D10D30E" w14:textId="77777777" w:rsidR="00F56548" w:rsidRPr="00747ADD" w:rsidRDefault="00F56548" w:rsidP="00F56548">
            <w:pPr>
              <w:pStyle w:val="NoSpacing"/>
              <w:jc w:val="both"/>
              <w:rPr>
                <w:rFonts w:ascii="Arial" w:hAnsi="Arial" w:cs="Arial"/>
                <w:sz w:val="20"/>
                <w:szCs w:val="20"/>
              </w:rPr>
            </w:pPr>
            <w:r w:rsidRPr="001557A9">
              <w:rPr>
                <w:rFonts w:ascii="Arial" w:hAnsi="Arial" w:cs="Arial"/>
                <w:sz w:val="20"/>
                <w:szCs w:val="20"/>
              </w:rPr>
              <w:t>Establecer mecanismos de apoyo para el de</w:t>
            </w:r>
            <w:r>
              <w:rPr>
                <w:rFonts w:ascii="Arial" w:hAnsi="Arial" w:cs="Arial"/>
                <w:sz w:val="20"/>
                <w:szCs w:val="20"/>
              </w:rPr>
              <w:t>sarrollo de la actividad agropecuaria, artesanía y turismo</w:t>
            </w:r>
          </w:p>
        </w:tc>
        <w:tc>
          <w:tcPr>
            <w:tcW w:w="1275" w:type="dxa"/>
          </w:tcPr>
          <w:p w14:paraId="797D9640" w14:textId="77777777" w:rsidR="00F56548" w:rsidRPr="006C0E4B" w:rsidRDefault="00F56548" w:rsidP="00F56548">
            <w:pPr>
              <w:pStyle w:val="NoSpacing"/>
              <w:rPr>
                <w:rFonts w:ascii="Arial" w:hAnsi="Arial" w:cs="Arial"/>
                <w:sz w:val="18"/>
                <w:szCs w:val="18"/>
              </w:rPr>
            </w:pPr>
          </w:p>
        </w:tc>
        <w:tc>
          <w:tcPr>
            <w:tcW w:w="1418" w:type="dxa"/>
          </w:tcPr>
          <w:p w14:paraId="61FA111B" w14:textId="77777777" w:rsidR="00F56548" w:rsidRDefault="00F56548" w:rsidP="00F56548">
            <w:pPr>
              <w:pStyle w:val="NoSpacing"/>
              <w:rPr>
                <w:rFonts w:ascii="Arial" w:hAnsi="Arial" w:cs="Arial"/>
                <w:sz w:val="18"/>
                <w:szCs w:val="18"/>
              </w:rPr>
            </w:pPr>
            <w:r>
              <w:rPr>
                <w:rFonts w:ascii="Arial" w:hAnsi="Arial" w:cs="Arial"/>
                <w:sz w:val="18"/>
                <w:szCs w:val="18"/>
              </w:rPr>
              <w:t>Municipalidad Distrital de Huacrapuquio</w:t>
            </w:r>
          </w:p>
        </w:tc>
        <w:tc>
          <w:tcPr>
            <w:tcW w:w="850" w:type="dxa"/>
            <w:vAlign w:val="center"/>
          </w:tcPr>
          <w:p w14:paraId="516F1C63"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418" w:type="dxa"/>
            <w:vAlign w:val="center"/>
          </w:tcPr>
          <w:p w14:paraId="2EA0EB2A"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276" w:type="dxa"/>
            <w:vAlign w:val="center"/>
          </w:tcPr>
          <w:p w14:paraId="6E6A84FE"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275" w:type="dxa"/>
            <w:vAlign w:val="center"/>
          </w:tcPr>
          <w:p w14:paraId="077D0335"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276" w:type="dxa"/>
            <w:vAlign w:val="center"/>
          </w:tcPr>
          <w:p w14:paraId="61F0B057"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276" w:type="dxa"/>
            <w:vAlign w:val="center"/>
          </w:tcPr>
          <w:p w14:paraId="69A9DA43"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184" w:type="dxa"/>
            <w:vAlign w:val="center"/>
          </w:tcPr>
          <w:p w14:paraId="34272251"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r>
      <w:tr w:rsidR="00F56548" w:rsidRPr="006C0E4B" w14:paraId="3EE29B51" w14:textId="77777777" w:rsidTr="00BB33A9">
        <w:tc>
          <w:tcPr>
            <w:tcW w:w="988" w:type="dxa"/>
          </w:tcPr>
          <w:p w14:paraId="5EC5EF47" w14:textId="77777777" w:rsidR="00F56548" w:rsidRDefault="00F56548" w:rsidP="00F56548">
            <w:pPr>
              <w:pStyle w:val="NoSpacing"/>
              <w:rPr>
                <w:rFonts w:ascii="Arial" w:hAnsi="Arial" w:cs="Arial"/>
                <w:sz w:val="16"/>
                <w:szCs w:val="16"/>
              </w:rPr>
            </w:pPr>
            <w:r>
              <w:rPr>
                <w:rFonts w:ascii="Arial" w:hAnsi="Arial" w:cs="Arial"/>
                <w:sz w:val="16"/>
                <w:szCs w:val="16"/>
              </w:rPr>
              <w:t>AET.04.03</w:t>
            </w:r>
          </w:p>
        </w:tc>
        <w:tc>
          <w:tcPr>
            <w:tcW w:w="2835" w:type="dxa"/>
          </w:tcPr>
          <w:p w14:paraId="6A795B58" w14:textId="77777777" w:rsidR="00F56548" w:rsidRPr="00747ADD" w:rsidRDefault="00F56548" w:rsidP="00F56548">
            <w:pPr>
              <w:pStyle w:val="NoSpacing"/>
              <w:jc w:val="both"/>
              <w:rPr>
                <w:rFonts w:ascii="Arial" w:hAnsi="Arial" w:cs="Arial"/>
                <w:sz w:val="20"/>
                <w:szCs w:val="20"/>
              </w:rPr>
            </w:pPr>
            <w:r w:rsidRPr="001557A9">
              <w:rPr>
                <w:rFonts w:ascii="Arial" w:hAnsi="Arial" w:cs="Arial"/>
                <w:sz w:val="20"/>
                <w:szCs w:val="20"/>
              </w:rPr>
              <w:t>Impulsar el desarrollo de un</w:t>
            </w:r>
            <w:r>
              <w:rPr>
                <w:rFonts w:ascii="Arial" w:hAnsi="Arial" w:cs="Arial"/>
                <w:sz w:val="20"/>
                <w:szCs w:val="20"/>
              </w:rPr>
              <w:t>a cultura emprendedora con capacidades de gestión</w:t>
            </w:r>
          </w:p>
        </w:tc>
        <w:tc>
          <w:tcPr>
            <w:tcW w:w="1275" w:type="dxa"/>
          </w:tcPr>
          <w:p w14:paraId="4CB23608" w14:textId="77777777" w:rsidR="00F56548" w:rsidRPr="006C0E4B" w:rsidRDefault="00F56548" w:rsidP="00F56548">
            <w:pPr>
              <w:pStyle w:val="NoSpacing"/>
              <w:rPr>
                <w:rFonts w:ascii="Arial" w:hAnsi="Arial" w:cs="Arial"/>
                <w:sz w:val="18"/>
                <w:szCs w:val="18"/>
              </w:rPr>
            </w:pPr>
          </w:p>
        </w:tc>
        <w:tc>
          <w:tcPr>
            <w:tcW w:w="1418" w:type="dxa"/>
          </w:tcPr>
          <w:p w14:paraId="6BCF9C6E" w14:textId="77777777" w:rsidR="00F56548" w:rsidRDefault="00F56548" w:rsidP="00F56548">
            <w:pPr>
              <w:pStyle w:val="NoSpacing"/>
              <w:rPr>
                <w:rFonts w:ascii="Arial" w:hAnsi="Arial" w:cs="Arial"/>
                <w:sz w:val="18"/>
                <w:szCs w:val="18"/>
              </w:rPr>
            </w:pPr>
            <w:r>
              <w:rPr>
                <w:rFonts w:ascii="Arial" w:hAnsi="Arial" w:cs="Arial"/>
                <w:sz w:val="18"/>
                <w:szCs w:val="18"/>
              </w:rPr>
              <w:t>Municipalidad Distrital de Huacrapuquio</w:t>
            </w:r>
          </w:p>
        </w:tc>
        <w:tc>
          <w:tcPr>
            <w:tcW w:w="850" w:type="dxa"/>
            <w:vAlign w:val="center"/>
          </w:tcPr>
          <w:p w14:paraId="16B12BC3"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418" w:type="dxa"/>
            <w:vAlign w:val="center"/>
          </w:tcPr>
          <w:p w14:paraId="25E89ECD"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276" w:type="dxa"/>
            <w:vAlign w:val="center"/>
          </w:tcPr>
          <w:p w14:paraId="6820D279"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275" w:type="dxa"/>
            <w:vAlign w:val="center"/>
          </w:tcPr>
          <w:p w14:paraId="4E37480B"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276" w:type="dxa"/>
            <w:vAlign w:val="center"/>
          </w:tcPr>
          <w:p w14:paraId="39D3B0E7"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276" w:type="dxa"/>
            <w:vAlign w:val="center"/>
          </w:tcPr>
          <w:p w14:paraId="09365EC5"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184" w:type="dxa"/>
            <w:vAlign w:val="center"/>
          </w:tcPr>
          <w:p w14:paraId="05DE5EAC"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r>
      <w:tr w:rsidR="00F56548" w:rsidRPr="006C0E4B" w14:paraId="2EDF608D" w14:textId="77777777" w:rsidTr="00BB33A9">
        <w:tc>
          <w:tcPr>
            <w:tcW w:w="988" w:type="dxa"/>
          </w:tcPr>
          <w:p w14:paraId="166D3A0F" w14:textId="77777777" w:rsidR="00F56548" w:rsidRDefault="00F56548" w:rsidP="00F56548">
            <w:pPr>
              <w:pStyle w:val="NoSpacing"/>
              <w:rPr>
                <w:rFonts w:ascii="Arial" w:hAnsi="Arial" w:cs="Arial"/>
                <w:sz w:val="16"/>
                <w:szCs w:val="16"/>
              </w:rPr>
            </w:pPr>
            <w:r>
              <w:rPr>
                <w:rFonts w:ascii="Arial" w:hAnsi="Arial" w:cs="Arial"/>
                <w:sz w:val="16"/>
                <w:szCs w:val="16"/>
              </w:rPr>
              <w:t>AET.04.04</w:t>
            </w:r>
          </w:p>
        </w:tc>
        <w:tc>
          <w:tcPr>
            <w:tcW w:w="2835" w:type="dxa"/>
          </w:tcPr>
          <w:p w14:paraId="77591DCC" w14:textId="77777777" w:rsidR="00F56548" w:rsidRPr="001557A9" w:rsidRDefault="00F56548" w:rsidP="00F56548">
            <w:pPr>
              <w:pStyle w:val="NoSpacing"/>
              <w:jc w:val="both"/>
              <w:rPr>
                <w:rFonts w:ascii="Arial" w:hAnsi="Arial" w:cs="Arial"/>
                <w:sz w:val="20"/>
                <w:szCs w:val="20"/>
              </w:rPr>
            </w:pPr>
            <w:r w:rsidRPr="00747ADD">
              <w:rPr>
                <w:rFonts w:ascii="Arial" w:hAnsi="Arial" w:cs="Arial"/>
                <w:sz w:val="20"/>
                <w:szCs w:val="20"/>
              </w:rPr>
              <w:t>Promover la</w:t>
            </w:r>
            <w:r>
              <w:rPr>
                <w:rFonts w:ascii="Arial" w:hAnsi="Arial" w:cs="Arial"/>
                <w:sz w:val="20"/>
                <w:szCs w:val="20"/>
              </w:rPr>
              <w:t xml:space="preserve"> innovación tecnológica,</w:t>
            </w:r>
            <w:r w:rsidRPr="00747ADD">
              <w:rPr>
                <w:rFonts w:ascii="Arial" w:hAnsi="Arial" w:cs="Arial"/>
                <w:sz w:val="20"/>
                <w:szCs w:val="20"/>
              </w:rPr>
              <w:t xml:space="preserve"> productivas y la articulación a mercados</w:t>
            </w:r>
          </w:p>
        </w:tc>
        <w:tc>
          <w:tcPr>
            <w:tcW w:w="1275" w:type="dxa"/>
          </w:tcPr>
          <w:p w14:paraId="30D91ED6" w14:textId="77777777" w:rsidR="00F56548" w:rsidRPr="006C0E4B" w:rsidRDefault="00F56548" w:rsidP="00F56548">
            <w:pPr>
              <w:pStyle w:val="NoSpacing"/>
              <w:rPr>
                <w:rFonts w:ascii="Arial" w:hAnsi="Arial" w:cs="Arial"/>
                <w:sz w:val="18"/>
                <w:szCs w:val="18"/>
              </w:rPr>
            </w:pPr>
          </w:p>
        </w:tc>
        <w:tc>
          <w:tcPr>
            <w:tcW w:w="1418" w:type="dxa"/>
          </w:tcPr>
          <w:p w14:paraId="1480B7CF" w14:textId="77777777" w:rsidR="00F56548" w:rsidRDefault="00F56548" w:rsidP="00F56548">
            <w:pPr>
              <w:pStyle w:val="NoSpacing"/>
              <w:rPr>
                <w:rFonts w:ascii="Arial" w:hAnsi="Arial" w:cs="Arial"/>
                <w:sz w:val="18"/>
                <w:szCs w:val="18"/>
              </w:rPr>
            </w:pPr>
            <w:r>
              <w:rPr>
                <w:rFonts w:ascii="Arial" w:hAnsi="Arial" w:cs="Arial"/>
                <w:sz w:val="18"/>
                <w:szCs w:val="18"/>
              </w:rPr>
              <w:t>Municipalidad Distrital de Huacrapuquio</w:t>
            </w:r>
          </w:p>
        </w:tc>
        <w:tc>
          <w:tcPr>
            <w:tcW w:w="850" w:type="dxa"/>
            <w:vAlign w:val="center"/>
          </w:tcPr>
          <w:p w14:paraId="29183F4A"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418" w:type="dxa"/>
            <w:vAlign w:val="center"/>
          </w:tcPr>
          <w:p w14:paraId="2240D17A"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276" w:type="dxa"/>
            <w:vAlign w:val="center"/>
          </w:tcPr>
          <w:p w14:paraId="2BB0F5C3"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275" w:type="dxa"/>
            <w:vAlign w:val="center"/>
          </w:tcPr>
          <w:p w14:paraId="3ED0F569"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276" w:type="dxa"/>
            <w:vAlign w:val="center"/>
          </w:tcPr>
          <w:p w14:paraId="71638021"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276" w:type="dxa"/>
            <w:vAlign w:val="center"/>
          </w:tcPr>
          <w:p w14:paraId="11375AAB"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c>
          <w:tcPr>
            <w:tcW w:w="1184" w:type="dxa"/>
            <w:vAlign w:val="center"/>
          </w:tcPr>
          <w:p w14:paraId="139DFC29" w14:textId="77777777" w:rsidR="00F56548" w:rsidRPr="006C0E4B" w:rsidRDefault="00F56548" w:rsidP="00BB33A9">
            <w:pPr>
              <w:pStyle w:val="NoSpacing"/>
              <w:jc w:val="center"/>
              <w:rPr>
                <w:rFonts w:ascii="Arial" w:hAnsi="Arial" w:cs="Arial"/>
                <w:sz w:val="18"/>
                <w:szCs w:val="18"/>
              </w:rPr>
            </w:pPr>
            <w:r>
              <w:rPr>
                <w:rFonts w:ascii="Arial" w:hAnsi="Arial" w:cs="Arial"/>
                <w:sz w:val="18"/>
                <w:szCs w:val="18"/>
              </w:rPr>
              <w:t>X</w:t>
            </w:r>
          </w:p>
        </w:tc>
      </w:tr>
    </w:tbl>
    <w:p w14:paraId="4A87C8C7" w14:textId="77777777" w:rsidR="00FD29D1" w:rsidRDefault="00FD29D1" w:rsidP="00516D98">
      <w:pPr>
        <w:autoSpaceDE w:val="0"/>
        <w:autoSpaceDN w:val="0"/>
        <w:adjustRightInd w:val="0"/>
        <w:spacing w:after="0" w:line="360" w:lineRule="auto"/>
        <w:jc w:val="both"/>
        <w:rPr>
          <w:rFonts w:ascii="Arial" w:hAnsi="Arial" w:cs="Arial"/>
        </w:rPr>
      </w:pPr>
    </w:p>
    <w:p w14:paraId="562E660A" w14:textId="77777777" w:rsidR="00916BFA" w:rsidRDefault="00916BFA" w:rsidP="00516D98">
      <w:pPr>
        <w:autoSpaceDE w:val="0"/>
        <w:autoSpaceDN w:val="0"/>
        <w:adjustRightInd w:val="0"/>
        <w:spacing w:after="0" w:line="360" w:lineRule="auto"/>
        <w:jc w:val="both"/>
        <w:rPr>
          <w:rFonts w:ascii="Arial" w:hAnsi="Arial" w:cs="Arial"/>
        </w:rPr>
      </w:pPr>
    </w:p>
    <w:p w14:paraId="4D0D6F1D" w14:textId="77777777" w:rsidR="00634E90" w:rsidRDefault="00634E90" w:rsidP="00516D98">
      <w:pPr>
        <w:autoSpaceDE w:val="0"/>
        <w:autoSpaceDN w:val="0"/>
        <w:adjustRightInd w:val="0"/>
        <w:spacing w:after="0" w:line="360" w:lineRule="auto"/>
        <w:jc w:val="both"/>
        <w:rPr>
          <w:rFonts w:ascii="Arial" w:hAnsi="Arial" w:cs="Arial"/>
        </w:rPr>
      </w:pPr>
    </w:p>
    <w:p w14:paraId="176C9171" w14:textId="77777777" w:rsidR="00634E90" w:rsidRDefault="00634E90" w:rsidP="00516D98">
      <w:pPr>
        <w:autoSpaceDE w:val="0"/>
        <w:autoSpaceDN w:val="0"/>
        <w:adjustRightInd w:val="0"/>
        <w:spacing w:after="0" w:line="360" w:lineRule="auto"/>
        <w:jc w:val="both"/>
        <w:rPr>
          <w:rFonts w:ascii="Arial" w:hAnsi="Arial" w:cs="Arial"/>
        </w:rPr>
      </w:pPr>
    </w:p>
    <w:p w14:paraId="3B1450BA" w14:textId="77777777" w:rsidR="00634E90" w:rsidRDefault="00634E90" w:rsidP="00516D98">
      <w:pPr>
        <w:autoSpaceDE w:val="0"/>
        <w:autoSpaceDN w:val="0"/>
        <w:adjustRightInd w:val="0"/>
        <w:spacing w:after="0" w:line="360" w:lineRule="auto"/>
        <w:jc w:val="both"/>
        <w:rPr>
          <w:rFonts w:ascii="Arial" w:hAnsi="Arial" w:cs="Arial"/>
        </w:rPr>
      </w:pPr>
    </w:p>
    <w:p w14:paraId="1569BDA6" w14:textId="77777777" w:rsidR="00203C24" w:rsidRDefault="00203C24" w:rsidP="00516D98">
      <w:pPr>
        <w:autoSpaceDE w:val="0"/>
        <w:autoSpaceDN w:val="0"/>
        <w:adjustRightInd w:val="0"/>
        <w:spacing w:after="0" w:line="360" w:lineRule="auto"/>
        <w:jc w:val="both"/>
        <w:rPr>
          <w:rFonts w:ascii="Arial" w:hAnsi="Arial" w:cs="Arial"/>
        </w:rPr>
      </w:pPr>
    </w:p>
    <w:p w14:paraId="149D4720" w14:textId="77777777" w:rsidR="00203C24" w:rsidRDefault="00203C24" w:rsidP="00516D98">
      <w:pPr>
        <w:autoSpaceDE w:val="0"/>
        <w:autoSpaceDN w:val="0"/>
        <w:adjustRightInd w:val="0"/>
        <w:spacing w:after="0" w:line="360" w:lineRule="auto"/>
        <w:jc w:val="both"/>
        <w:rPr>
          <w:rFonts w:ascii="Arial" w:hAnsi="Arial" w:cs="Arial"/>
        </w:rPr>
      </w:pPr>
    </w:p>
    <w:p w14:paraId="70BE447A" w14:textId="77777777" w:rsidR="00634E90" w:rsidRDefault="00634E90" w:rsidP="00634E90">
      <w:pPr>
        <w:pStyle w:val="NoSpacing"/>
        <w:rPr>
          <w:rFonts w:ascii="Arial" w:hAnsi="Arial" w:cs="Arial"/>
          <w:b/>
          <w:sz w:val="20"/>
          <w:szCs w:val="20"/>
        </w:rPr>
      </w:pPr>
      <w:r w:rsidRPr="00C37A96">
        <w:rPr>
          <w:rFonts w:ascii="Arial" w:hAnsi="Arial" w:cs="Arial"/>
          <w:b/>
          <w:noProof/>
          <w:lang w:val="en-US"/>
        </w:rPr>
        <w:drawing>
          <wp:inline distT="0" distB="0" distL="0" distR="0" wp14:anchorId="56244F5D" wp14:editId="4A057701">
            <wp:extent cx="781050" cy="581025"/>
            <wp:effectExtent l="0" t="0" r="0" b="9525"/>
            <wp:docPr id="45" name="Imagen 45"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4E5602D1" w14:textId="77777777" w:rsidR="00634E90" w:rsidRPr="00561F7F" w:rsidRDefault="00634E90" w:rsidP="00634E90">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tbl>
      <w:tblPr>
        <w:tblStyle w:val="TableGrid"/>
        <w:tblW w:w="0" w:type="auto"/>
        <w:tblLayout w:type="fixed"/>
        <w:tblLook w:val="04A0" w:firstRow="1" w:lastRow="0" w:firstColumn="1" w:lastColumn="0" w:noHBand="0" w:noVBand="1"/>
      </w:tblPr>
      <w:tblGrid>
        <w:gridCol w:w="988"/>
        <w:gridCol w:w="1701"/>
        <w:gridCol w:w="1701"/>
        <w:gridCol w:w="1559"/>
        <w:gridCol w:w="850"/>
        <w:gridCol w:w="1418"/>
        <w:gridCol w:w="1417"/>
        <w:gridCol w:w="1418"/>
        <w:gridCol w:w="1417"/>
        <w:gridCol w:w="1418"/>
        <w:gridCol w:w="1184"/>
      </w:tblGrid>
      <w:tr w:rsidR="00916BFA" w:rsidRPr="00550DF7" w14:paraId="5438E136" w14:textId="77777777" w:rsidTr="00E1646F">
        <w:tc>
          <w:tcPr>
            <w:tcW w:w="2689" w:type="dxa"/>
            <w:gridSpan w:val="2"/>
          </w:tcPr>
          <w:p w14:paraId="54B6E790" w14:textId="77777777" w:rsidR="00916BFA" w:rsidRPr="00550DF7" w:rsidRDefault="00916BFA" w:rsidP="00E1646F">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OET / AET</w:t>
            </w:r>
          </w:p>
        </w:tc>
        <w:tc>
          <w:tcPr>
            <w:tcW w:w="1701" w:type="dxa"/>
            <w:vMerge w:val="restart"/>
          </w:tcPr>
          <w:p w14:paraId="07DE5EC6"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INDICADOR</w:t>
            </w:r>
          </w:p>
        </w:tc>
        <w:tc>
          <w:tcPr>
            <w:tcW w:w="1559" w:type="dxa"/>
            <w:vMerge w:val="restart"/>
          </w:tcPr>
          <w:p w14:paraId="78E69523" w14:textId="77777777" w:rsidR="00916BFA" w:rsidRPr="00550DF7" w:rsidRDefault="00916BFA" w:rsidP="00E1646F">
            <w:pPr>
              <w:pStyle w:val="NoSpacing"/>
              <w:rPr>
                <w:rFonts w:ascii="Arial" w:hAnsi="Arial" w:cs="Arial"/>
                <w:b/>
                <w:sz w:val="20"/>
                <w:szCs w:val="20"/>
              </w:rPr>
            </w:pPr>
            <w:r>
              <w:rPr>
                <w:rFonts w:ascii="Arial" w:hAnsi="Arial" w:cs="Arial"/>
                <w:b/>
                <w:sz w:val="20"/>
                <w:szCs w:val="20"/>
              </w:rPr>
              <w:t xml:space="preserve">Responsable </w:t>
            </w:r>
            <w:r w:rsidRPr="00550DF7">
              <w:rPr>
                <w:rFonts w:ascii="Arial" w:hAnsi="Arial" w:cs="Arial"/>
                <w:b/>
                <w:sz w:val="20"/>
                <w:szCs w:val="20"/>
              </w:rPr>
              <w:t xml:space="preserve"> cumplimiento de OET / AET</w:t>
            </w:r>
          </w:p>
        </w:tc>
        <w:tc>
          <w:tcPr>
            <w:tcW w:w="2268" w:type="dxa"/>
            <w:gridSpan w:val="2"/>
          </w:tcPr>
          <w:p w14:paraId="40F45D4C" w14:textId="77777777" w:rsidR="00916BFA" w:rsidRPr="00550DF7" w:rsidRDefault="00916BFA" w:rsidP="00E1646F">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LINEA BASE</w:t>
            </w:r>
          </w:p>
        </w:tc>
        <w:tc>
          <w:tcPr>
            <w:tcW w:w="6854" w:type="dxa"/>
            <w:gridSpan w:val="5"/>
          </w:tcPr>
          <w:p w14:paraId="79ABF091" w14:textId="77777777" w:rsidR="00916BFA" w:rsidRPr="00550DF7" w:rsidRDefault="00916BFA" w:rsidP="00E1646F">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LOGROS ESPERADOS</w:t>
            </w:r>
          </w:p>
        </w:tc>
      </w:tr>
      <w:tr w:rsidR="00916BFA" w:rsidRPr="00550DF7" w14:paraId="7F0ADFE6" w14:textId="77777777" w:rsidTr="00E1646F">
        <w:tc>
          <w:tcPr>
            <w:tcW w:w="988" w:type="dxa"/>
          </w:tcPr>
          <w:p w14:paraId="2524BC3F"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CODIGO</w:t>
            </w:r>
          </w:p>
        </w:tc>
        <w:tc>
          <w:tcPr>
            <w:tcW w:w="1701" w:type="dxa"/>
          </w:tcPr>
          <w:p w14:paraId="0D567862"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ENUNCIADO</w:t>
            </w:r>
          </w:p>
        </w:tc>
        <w:tc>
          <w:tcPr>
            <w:tcW w:w="1701" w:type="dxa"/>
            <w:vMerge/>
          </w:tcPr>
          <w:p w14:paraId="4955039E"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p>
        </w:tc>
        <w:tc>
          <w:tcPr>
            <w:tcW w:w="1559" w:type="dxa"/>
            <w:vMerge/>
          </w:tcPr>
          <w:p w14:paraId="5D78B131"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p>
        </w:tc>
        <w:tc>
          <w:tcPr>
            <w:tcW w:w="850" w:type="dxa"/>
          </w:tcPr>
          <w:p w14:paraId="7A329B1C"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AÑO</w:t>
            </w:r>
          </w:p>
        </w:tc>
        <w:tc>
          <w:tcPr>
            <w:tcW w:w="1418" w:type="dxa"/>
          </w:tcPr>
          <w:p w14:paraId="02757A1C"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VALOR</w:t>
            </w:r>
          </w:p>
        </w:tc>
        <w:tc>
          <w:tcPr>
            <w:tcW w:w="1417" w:type="dxa"/>
          </w:tcPr>
          <w:p w14:paraId="6FDA3E3D"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2022</w:t>
            </w:r>
          </w:p>
        </w:tc>
        <w:tc>
          <w:tcPr>
            <w:tcW w:w="1418" w:type="dxa"/>
          </w:tcPr>
          <w:p w14:paraId="2292A19A"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2024</w:t>
            </w:r>
          </w:p>
        </w:tc>
        <w:tc>
          <w:tcPr>
            <w:tcW w:w="1417" w:type="dxa"/>
          </w:tcPr>
          <w:p w14:paraId="6E4E49AA"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2026</w:t>
            </w:r>
          </w:p>
        </w:tc>
        <w:tc>
          <w:tcPr>
            <w:tcW w:w="1418" w:type="dxa"/>
          </w:tcPr>
          <w:p w14:paraId="4C6CEBDA"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2028</w:t>
            </w:r>
          </w:p>
        </w:tc>
        <w:tc>
          <w:tcPr>
            <w:tcW w:w="1184" w:type="dxa"/>
          </w:tcPr>
          <w:p w14:paraId="09A0F605"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2030</w:t>
            </w:r>
          </w:p>
        </w:tc>
      </w:tr>
      <w:tr w:rsidR="00916BFA" w:rsidRPr="004470AC" w14:paraId="3A7E5C07" w14:textId="77777777" w:rsidTr="00E1646F">
        <w:tc>
          <w:tcPr>
            <w:tcW w:w="988" w:type="dxa"/>
          </w:tcPr>
          <w:p w14:paraId="5F3C82B3" w14:textId="77777777" w:rsidR="00916BFA" w:rsidRPr="004470AC" w:rsidRDefault="00756D69" w:rsidP="00E1646F">
            <w:pPr>
              <w:autoSpaceDE w:val="0"/>
              <w:autoSpaceDN w:val="0"/>
              <w:adjustRightInd w:val="0"/>
              <w:spacing w:line="360" w:lineRule="auto"/>
              <w:jc w:val="both"/>
              <w:rPr>
                <w:rFonts w:ascii="Arial" w:hAnsi="Arial" w:cs="Arial"/>
                <w:sz w:val="18"/>
                <w:szCs w:val="18"/>
              </w:rPr>
            </w:pPr>
            <w:r w:rsidRPr="004470AC">
              <w:rPr>
                <w:rFonts w:ascii="Arial" w:hAnsi="Arial" w:cs="Arial"/>
                <w:sz w:val="18"/>
                <w:szCs w:val="18"/>
              </w:rPr>
              <w:t>OET,05</w:t>
            </w:r>
          </w:p>
        </w:tc>
        <w:tc>
          <w:tcPr>
            <w:tcW w:w="1701" w:type="dxa"/>
          </w:tcPr>
          <w:p w14:paraId="2F6EE884" w14:textId="4090F2A8" w:rsidR="00916BFA" w:rsidRPr="004470AC" w:rsidRDefault="00756D69" w:rsidP="00E65F3E">
            <w:pPr>
              <w:pStyle w:val="NoSpacing"/>
              <w:jc w:val="both"/>
              <w:rPr>
                <w:rFonts w:ascii="Arial" w:hAnsi="Arial" w:cs="Arial"/>
                <w:sz w:val="18"/>
                <w:szCs w:val="18"/>
              </w:rPr>
            </w:pPr>
            <w:r w:rsidRPr="004470AC">
              <w:rPr>
                <w:rFonts w:ascii="Arial" w:hAnsi="Arial" w:cs="Arial"/>
                <w:sz w:val="18"/>
                <w:szCs w:val="18"/>
              </w:rPr>
              <w:t xml:space="preserve">Territorio </w:t>
            </w:r>
            <w:r w:rsidR="00E65F3E">
              <w:rPr>
                <w:rFonts w:ascii="Arial" w:hAnsi="Arial" w:cs="Arial"/>
                <w:sz w:val="18"/>
                <w:szCs w:val="18"/>
              </w:rPr>
              <w:t xml:space="preserve">agrícola </w:t>
            </w:r>
            <w:r w:rsidRPr="004470AC">
              <w:rPr>
                <w:rFonts w:ascii="Arial" w:hAnsi="Arial" w:cs="Arial"/>
                <w:sz w:val="18"/>
                <w:szCs w:val="18"/>
              </w:rPr>
              <w:t>con provisión</w:t>
            </w:r>
            <w:r w:rsidR="00E65F3E">
              <w:rPr>
                <w:rFonts w:ascii="Arial" w:hAnsi="Arial" w:cs="Arial"/>
                <w:sz w:val="18"/>
                <w:szCs w:val="18"/>
              </w:rPr>
              <w:t xml:space="preserve"> de </w:t>
            </w:r>
            <w:r w:rsidRPr="004470AC">
              <w:rPr>
                <w:rFonts w:ascii="Arial" w:hAnsi="Arial" w:cs="Arial"/>
                <w:sz w:val="18"/>
                <w:szCs w:val="18"/>
              </w:rPr>
              <w:t xml:space="preserve"> infraestructura </w:t>
            </w:r>
            <w:r w:rsidR="00E65F3E">
              <w:rPr>
                <w:rFonts w:ascii="Arial" w:hAnsi="Arial" w:cs="Arial"/>
                <w:sz w:val="18"/>
                <w:szCs w:val="18"/>
              </w:rPr>
              <w:t xml:space="preserve">de  riego asegurada. </w:t>
            </w:r>
            <w:r w:rsidRPr="004470AC">
              <w:rPr>
                <w:rFonts w:ascii="Arial" w:hAnsi="Arial" w:cs="Arial"/>
                <w:sz w:val="18"/>
                <w:szCs w:val="18"/>
              </w:rPr>
              <w:t>.</w:t>
            </w:r>
          </w:p>
        </w:tc>
        <w:tc>
          <w:tcPr>
            <w:tcW w:w="1701" w:type="dxa"/>
          </w:tcPr>
          <w:p w14:paraId="6F41F3C3" w14:textId="77777777" w:rsidR="00916BFA" w:rsidRDefault="00AA4DA2" w:rsidP="00E1646F">
            <w:pPr>
              <w:pStyle w:val="NoSpacing"/>
              <w:rPr>
                <w:rFonts w:ascii="Arial" w:hAnsi="Arial" w:cs="Arial"/>
                <w:sz w:val="18"/>
                <w:szCs w:val="18"/>
              </w:rPr>
            </w:pPr>
            <w:r>
              <w:rPr>
                <w:rFonts w:ascii="Arial" w:hAnsi="Arial" w:cs="Arial"/>
                <w:sz w:val="18"/>
                <w:szCs w:val="18"/>
              </w:rPr>
              <w:t xml:space="preserve">% de </w:t>
            </w:r>
            <w:r w:rsidR="00DC29C0" w:rsidRPr="004470AC">
              <w:rPr>
                <w:rFonts w:ascii="Arial" w:hAnsi="Arial" w:cs="Arial"/>
                <w:sz w:val="18"/>
                <w:szCs w:val="18"/>
              </w:rPr>
              <w:t>productores con terrenos agrícolas con riego</w:t>
            </w:r>
          </w:p>
          <w:p w14:paraId="055A743B" w14:textId="77777777" w:rsidR="00BB33A9" w:rsidRDefault="00BB33A9" w:rsidP="00E1646F">
            <w:pPr>
              <w:pStyle w:val="NoSpacing"/>
              <w:rPr>
                <w:rFonts w:ascii="Arial" w:hAnsi="Arial" w:cs="Arial"/>
                <w:sz w:val="18"/>
                <w:szCs w:val="18"/>
              </w:rPr>
            </w:pPr>
          </w:p>
          <w:p w14:paraId="4CDAE17A" w14:textId="367CC0D5" w:rsidR="00BB33A9" w:rsidRPr="004470AC" w:rsidRDefault="00BB33A9" w:rsidP="00E1646F">
            <w:pPr>
              <w:pStyle w:val="NoSpacing"/>
              <w:rPr>
                <w:rFonts w:ascii="Arial" w:hAnsi="Arial" w:cs="Arial"/>
                <w:sz w:val="18"/>
                <w:szCs w:val="18"/>
              </w:rPr>
            </w:pPr>
          </w:p>
        </w:tc>
        <w:tc>
          <w:tcPr>
            <w:tcW w:w="1559" w:type="dxa"/>
          </w:tcPr>
          <w:p w14:paraId="0408D0C7" w14:textId="77777777" w:rsidR="00916BFA" w:rsidRPr="004470AC" w:rsidRDefault="007832BB" w:rsidP="00E1646F">
            <w:pPr>
              <w:autoSpaceDE w:val="0"/>
              <w:autoSpaceDN w:val="0"/>
              <w:adjustRightInd w:val="0"/>
              <w:spacing w:line="360" w:lineRule="auto"/>
              <w:jc w:val="both"/>
              <w:rPr>
                <w:rFonts w:ascii="Arial" w:hAnsi="Arial" w:cs="Arial"/>
                <w:sz w:val="18"/>
                <w:szCs w:val="18"/>
              </w:rPr>
            </w:pPr>
            <w:r w:rsidRPr="004470AC">
              <w:rPr>
                <w:rFonts w:ascii="Arial" w:hAnsi="Arial" w:cs="Arial"/>
                <w:sz w:val="18"/>
                <w:szCs w:val="18"/>
              </w:rPr>
              <w:t>Municipalidad Distrital de Huacrapuqio</w:t>
            </w:r>
          </w:p>
        </w:tc>
        <w:tc>
          <w:tcPr>
            <w:tcW w:w="850" w:type="dxa"/>
          </w:tcPr>
          <w:p w14:paraId="613E1265" w14:textId="77777777" w:rsidR="00916BFA" w:rsidRPr="004470AC" w:rsidRDefault="00916BFA" w:rsidP="00E1646F">
            <w:pPr>
              <w:pStyle w:val="NoSpacing"/>
              <w:jc w:val="both"/>
              <w:rPr>
                <w:rFonts w:ascii="Arial" w:hAnsi="Arial" w:cs="Arial"/>
                <w:sz w:val="18"/>
                <w:szCs w:val="18"/>
              </w:rPr>
            </w:pPr>
            <w:r w:rsidRPr="004470AC">
              <w:rPr>
                <w:rFonts w:ascii="Arial" w:hAnsi="Arial" w:cs="Arial"/>
                <w:sz w:val="18"/>
                <w:szCs w:val="18"/>
              </w:rPr>
              <w:t>2020</w:t>
            </w:r>
          </w:p>
        </w:tc>
        <w:tc>
          <w:tcPr>
            <w:tcW w:w="1418" w:type="dxa"/>
          </w:tcPr>
          <w:p w14:paraId="25549E0F" w14:textId="77777777" w:rsidR="00916BFA" w:rsidRPr="004470AC" w:rsidRDefault="004470AC" w:rsidP="00E1646F">
            <w:pPr>
              <w:pStyle w:val="NoSpacing"/>
              <w:jc w:val="both"/>
              <w:rPr>
                <w:rFonts w:ascii="Arial" w:hAnsi="Arial" w:cs="Arial"/>
                <w:sz w:val="18"/>
                <w:szCs w:val="18"/>
              </w:rPr>
            </w:pPr>
            <w:r w:rsidRPr="004470AC">
              <w:rPr>
                <w:rFonts w:ascii="Arial" w:hAnsi="Arial" w:cs="Arial"/>
                <w:sz w:val="18"/>
                <w:szCs w:val="18"/>
              </w:rPr>
              <w:t>0,41 % de productores con terrenos agrícolas con riego</w:t>
            </w:r>
          </w:p>
        </w:tc>
        <w:tc>
          <w:tcPr>
            <w:tcW w:w="1417" w:type="dxa"/>
          </w:tcPr>
          <w:p w14:paraId="3A407878" w14:textId="77777777" w:rsidR="00916BFA" w:rsidRPr="004470AC" w:rsidRDefault="004470AC" w:rsidP="00E1646F">
            <w:pPr>
              <w:pStyle w:val="NoSpacing"/>
              <w:rPr>
                <w:rFonts w:ascii="Arial" w:hAnsi="Arial" w:cs="Arial"/>
                <w:sz w:val="18"/>
                <w:szCs w:val="18"/>
              </w:rPr>
            </w:pPr>
            <w:r w:rsidRPr="004470AC">
              <w:rPr>
                <w:rFonts w:ascii="Arial" w:hAnsi="Arial" w:cs="Arial"/>
                <w:sz w:val="18"/>
                <w:szCs w:val="18"/>
              </w:rPr>
              <w:t>1 % de productores con terrenos agrícolas con riego</w:t>
            </w:r>
          </w:p>
        </w:tc>
        <w:tc>
          <w:tcPr>
            <w:tcW w:w="1418" w:type="dxa"/>
          </w:tcPr>
          <w:p w14:paraId="565A7753" w14:textId="77777777" w:rsidR="00916BFA" w:rsidRPr="004470AC" w:rsidRDefault="004470AC" w:rsidP="00E1646F">
            <w:pPr>
              <w:pStyle w:val="NoSpacing"/>
              <w:jc w:val="both"/>
              <w:rPr>
                <w:rFonts w:ascii="Arial" w:hAnsi="Arial" w:cs="Arial"/>
                <w:sz w:val="18"/>
                <w:szCs w:val="18"/>
              </w:rPr>
            </w:pPr>
            <w:r w:rsidRPr="004470AC">
              <w:rPr>
                <w:rFonts w:ascii="Arial" w:hAnsi="Arial" w:cs="Arial"/>
                <w:sz w:val="18"/>
                <w:szCs w:val="18"/>
              </w:rPr>
              <w:t>3 % de productores con terrenos agrícolas con riego</w:t>
            </w:r>
          </w:p>
        </w:tc>
        <w:tc>
          <w:tcPr>
            <w:tcW w:w="1417" w:type="dxa"/>
          </w:tcPr>
          <w:p w14:paraId="67A07BEC" w14:textId="77777777" w:rsidR="00916BFA" w:rsidRPr="004470AC" w:rsidRDefault="00916BFA" w:rsidP="00E1646F">
            <w:pPr>
              <w:pStyle w:val="NoSpacing"/>
              <w:jc w:val="both"/>
              <w:rPr>
                <w:rFonts w:ascii="Arial" w:hAnsi="Arial" w:cs="Arial"/>
                <w:sz w:val="18"/>
                <w:szCs w:val="18"/>
              </w:rPr>
            </w:pPr>
            <w:r w:rsidRPr="004470AC">
              <w:rPr>
                <w:rFonts w:ascii="Arial" w:hAnsi="Arial" w:cs="Arial"/>
                <w:color w:val="000000"/>
                <w:sz w:val="18"/>
                <w:szCs w:val="18"/>
              </w:rPr>
              <w:t>.</w:t>
            </w:r>
            <w:r w:rsidR="004470AC" w:rsidRPr="004470AC">
              <w:rPr>
                <w:rFonts w:ascii="Arial" w:hAnsi="Arial" w:cs="Arial"/>
                <w:sz w:val="18"/>
                <w:szCs w:val="18"/>
              </w:rPr>
              <w:t xml:space="preserve"> 4 % de productores con terrenos agrícolas con riego</w:t>
            </w:r>
          </w:p>
        </w:tc>
        <w:tc>
          <w:tcPr>
            <w:tcW w:w="1418" w:type="dxa"/>
          </w:tcPr>
          <w:p w14:paraId="12BF0599" w14:textId="77777777" w:rsidR="00916BFA" w:rsidRPr="004470AC" w:rsidRDefault="004470AC" w:rsidP="00E1646F">
            <w:pPr>
              <w:pStyle w:val="NoSpacing"/>
              <w:jc w:val="both"/>
              <w:rPr>
                <w:rFonts w:ascii="Arial" w:hAnsi="Arial" w:cs="Arial"/>
                <w:sz w:val="18"/>
                <w:szCs w:val="18"/>
              </w:rPr>
            </w:pPr>
            <w:r w:rsidRPr="004470AC">
              <w:rPr>
                <w:rFonts w:ascii="Arial" w:hAnsi="Arial" w:cs="Arial"/>
                <w:sz w:val="18"/>
                <w:szCs w:val="18"/>
              </w:rPr>
              <w:t>5 % de productores con terrenos agrícolas con riego</w:t>
            </w:r>
          </w:p>
        </w:tc>
        <w:tc>
          <w:tcPr>
            <w:tcW w:w="1184" w:type="dxa"/>
          </w:tcPr>
          <w:p w14:paraId="45467189" w14:textId="77777777" w:rsidR="00916BFA" w:rsidRPr="004470AC" w:rsidRDefault="00916BFA" w:rsidP="00E1646F">
            <w:pPr>
              <w:pStyle w:val="NoSpacing"/>
              <w:jc w:val="both"/>
              <w:rPr>
                <w:rFonts w:ascii="Arial" w:hAnsi="Arial" w:cs="Arial"/>
                <w:sz w:val="18"/>
                <w:szCs w:val="18"/>
              </w:rPr>
            </w:pPr>
            <w:r w:rsidRPr="004470AC">
              <w:rPr>
                <w:rFonts w:ascii="Arial" w:hAnsi="Arial" w:cs="Arial"/>
                <w:color w:val="000000"/>
                <w:sz w:val="18"/>
                <w:szCs w:val="18"/>
              </w:rPr>
              <w:t>.</w:t>
            </w:r>
            <w:r w:rsidR="004470AC" w:rsidRPr="004470AC">
              <w:rPr>
                <w:rFonts w:ascii="Arial" w:hAnsi="Arial" w:cs="Arial"/>
                <w:sz w:val="18"/>
                <w:szCs w:val="18"/>
              </w:rPr>
              <w:t xml:space="preserve"> 6 % de productores con terrenos agrícolas con riego</w:t>
            </w:r>
          </w:p>
        </w:tc>
      </w:tr>
      <w:tr w:rsidR="00916BFA" w:rsidRPr="00550DF7" w14:paraId="58EFFC79" w14:textId="77777777" w:rsidTr="00E1646F">
        <w:tc>
          <w:tcPr>
            <w:tcW w:w="15071" w:type="dxa"/>
            <w:gridSpan w:val="11"/>
          </w:tcPr>
          <w:p w14:paraId="1C9D486B" w14:textId="77777777" w:rsidR="00916BFA" w:rsidRPr="00BF0C48" w:rsidRDefault="00916BFA" w:rsidP="00E1646F">
            <w:pPr>
              <w:autoSpaceDE w:val="0"/>
              <w:autoSpaceDN w:val="0"/>
              <w:adjustRightInd w:val="0"/>
              <w:spacing w:line="360" w:lineRule="auto"/>
              <w:jc w:val="both"/>
              <w:rPr>
                <w:rFonts w:ascii="Arial" w:hAnsi="Arial" w:cs="Arial"/>
                <w:b/>
                <w:sz w:val="18"/>
                <w:szCs w:val="18"/>
              </w:rPr>
            </w:pPr>
            <w:r w:rsidRPr="00BF0C48">
              <w:rPr>
                <w:rFonts w:ascii="Arial" w:hAnsi="Arial" w:cs="Arial"/>
                <w:b/>
                <w:sz w:val="18"/>
                <w:szCs w:val="18"/>
              </w:rPr>
              <w:t>A</w:t>
            </w:r>
            <w:r w:rsidR="004F47C0">
              <w:rPr>
                <w:rFonts w:ascii="Arial" w:hAnsi="Arial" w:cs="Arial"/>
                <w:b/>
                <w:sz w:val="18"/>
                <w:szCs w:val="18"/>
              </w:rPr>
              <w:t>CCIONES ESTRATEGICAS DEL OET.05</w:t>
            </w:r>
          </w:p>
        </w:tc>
      </w:tr>
      <w:tr w:rsidR="00F56548" w:rsidRPr="006C0E4B" w14:paraId="612FE191" w14:textId="77777777" w:rsidTr="00E1646F">
        <w:tc>
          <w:tcPr>
            <w:tcW w:w="988" w:type="dxa"/>
          </w:tcPr>
          <w:p w14:paraId="09B5925D" w14:textId="77777777" w:rsidR="00F56548" w:rsidRPr="003F0546" w:rsidRDefault="00F56548" w:rsidP="00F56548">
            <w:pPr>
              <w:pStyle w:val="NoSpacing"/>
              <w:rPr>
                <w:rFonts w:ascii="Arial" w:hAnsi="Arial" w:cs="Arial"/>
                <w:sz w:val="16"/>
                <w:szCs w:val="16"/>
              </w:rPr>
            </w:pPr>
            <w:r>
              <w:rPr>
                <w:rFonts w:ascii="Arial" w:hAnsi="Arial" w:cs="Arial"/>
                <w:sz w:val="16"/>
                <w:szCs w:val="16"/>
              </w:rPr>
              <w:t>AET.05</w:t>
            </w:r>
            <w:r w:rsidRPr="003F0546">
              <w:rPr>
                <w:rFonts w:ascii="Arial" w:hAnsi="Arial" w:cs="Arial"/>
                <w:sz w:val="16"/>
                <w:szCs w:val="16"/>
              </w:rPr>
              <w:t>.01</w:t>
            </w:r>
          </w:p>
        </w:tc>
        <w:tc>
          <w:tcPr>
            <w:tcW w:w="1701" w:type="dxa"/>
          </w:tcPr>
          <w:p w14:paraId="15BCBC8D" w14:textId="77777777" w:rsidR="00F56548" w:rsidRPr="007832BB" w:rsidRDefault="00F56548" w:rsidP="00F56548">
            <w:pPr>
              <w:pStyle w:val="NoSpacing"/>
              <w:jc w:val="both"/>
              <w:rPr>
                <w:rFonts w:ascii="Arial" w:hAnsi="Arial" w:cs="Arial"/>
                <w:sz w:val="18"/>
                <w:szCs w:val="18"/>
              </w:rPr>
            </w:pPr>
            <w:r w:rsidRPr="007832BB">
              <w:rPr>
                <w:rFonts w:ascii="Arial" w:hAnsi="Arial" w:cs="Arial"/>
                <w:sz w:val="18"/>
                <w:szCs w:val="18"/>
              </w:rPr>
              <w:t>Promover el fortalecimiento de capacidades de los funcionarios locales para elaborar los estudios técnicos que requieren los proyectos de inversión</w:t>
            </w:r>
          </w:p>
        </w:tc>
        <w:tc>
          <w:tcPr>
            <w:tcW w:w="1701" w:type="dxa"/>
          </w:tcPr>
          <w:p w14:paraId="049A1AA2" w14:textId="77777777" w:rsidR="00F56548" w:rsidRPr="006C0E4B" w:rsidRDefault="00F56548" w:rsidP="00F56548">
            <w:pPr>
              <w:pStyle w:val="NoSpacing"/>
              <w:rPr>
                <w:rFonts w:ascii="Arial" w:hAnsi="Arial" w:cs="Arial"/>
                <w:sz w:val="18"/>
                <w:szCs w:val="18"/>
              </w:rPr>
            </w:pPr>
          </w:p>
        </w:tc>
        <w:tc>
          <w:tcPr>
            <w:tcW w:w="1559" w:type="dxa"/>
          </w:tcPr>
          <w:p w14:paraId="26FC6F2D" w14:textId="77777777" w:rsidR="00F56548" w:rsidRPr="006C0E4B" w:rsidRDefault="00F56548" w:rsidP="00F56548">
            <w:pPr>
              <w:pStyle w:val="NoSpacing"/>
              <w:rPr>
                <w:rFonts w:ascii="Arial" w:hAnsi="Arial" w:cs="Arial"/>
                <w:sz w:val="18"/>
                <w:szCs w:val="18"/>
              </w:rPr>
            </w:pPr>
            <w:r>
              <w:rPr>
                <w:rFonts w:ascii="Arial" w:hAnsi="Arial" w:cs="Arial"/>
                <w:sz w:val="18"/>
                <w:szCs w:val="18"/>
              </w:rPr>
              <w:t>Municipalidad Distrital de Huacrapuquio</w:t>
            </w:r>
          </w:p>
        </w:tc>
        <w:tc>
          <w:tcPr>
            <w:tcW w:w="850" w:type="dxa"/>
          </w:tcPr>
          <w:p w14:paraId="3D41DF46" w14:textId="77777777" w:rsidR="00F56548" w:rsidRPr="006C0E4B" w:rsidRDefault="00F56548" w:rsidP="00F56548">
            <w:pPr>
              <w:pStyle w:val="NoSpacing"/>
              <w:rPr>
                <w:rFonts w:ascii="Arial" w:hAnsi="Arial" w:cs="Arial"/>
                <w:sz w:val="18"/>
                <w:szCs w:val="18"/>
              </w:rPr>
            </w:pPr>
          </w:p>
        </w:tc>
        <w:tc>
          <w:tcPr>
            <w:tcW w:w="1418" w:type="dxa"/>
          </w:tcPr>
          <w:p w14:paraId="231F56AD"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044CE0F3"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145E834D"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08DFDD38"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0F366252"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3466A760"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r w:rsidR="00F56548" w:rsidRPr="006C0E4B" w14:paraId="0B0C916D" w14:textId="77777777" w:rsidTr="00E1646F">
        <w:tc>
          <w:tcPr>
            <w:tcW w:w="988" w:type="dxa"/>
          </w:tcPr>
          <w:p w14:paraId="04ED73C3" w14:textId="77777777" w:rsidR="00F56548" w:rsidRDefault="00F56548" w:rsidP="00F56548">
            <w:pPr>
              <w:pStyle w:val="NoSpacing"/>
              <w:rPr>
                <w:rFonts w:ascii="Arial" w:hAnsi="Arial" w:cs="Arial"/>
                <w:sz w:val="16"/>
                <w:szCs w:val="16"/>
              </w:rPr>
            </w:pPr>
          </w:p>
        </w:tc>
        <w:tc>
          <w:tcPr>
            <w:tcW w:w="1701" w:type="dxa"/>
          </w:tcPr>
          <w:p w14:paraId="247EAB86" w14:textId="77777777" w:rsidR="00F56548" w:rsidRPr="007832BB" w:rsidRDefault="00F56548" w:rsidP="00F56548">
            <w:pPr>
              <w:pStyle w:val="NoSpacing"/>
              <w:jc w:val="both"/>
              <w:rPr>
                <w:rFonts w:ascii="Arial" w:hAnsi="Arial" w:cs="Arial"/>
                <w:sz w:val="18"/>
                <w:szCs w:val="18"/>
              </w:rPr>
            </w:pPr>
            <w:r w:rsidRPr="007832BB">
              <w:rPr>
                <w:rFonts w:ascii="Arial" w:hAnsi="Arial" w:cs="Arial"/>
                <w:sz w:val="18"/>
                <w:szCs w:val="18"/>
              </w:rPr>
              <w:t>Desarrollar y promover la inversión para el desarrollo de la infraestructura de los sistemas de riego, con criterios de sostenibilidad, productividad y competitividad</w:t>
            </w:r>
          </w:p>
        </w:tc>
        <w:tc>
          <w:tcPr>
            <w:tcW w:w="1701" w:type="dxa"/>
          </w:tcPr>
          <w:p w14:paraId="2A87098D" w14:textId="77777777" w:rsidR="00F56548" w:rsidRPr="006C0E4B" w:rsidRDefault="00F56548" w:rsidP="00F56548">
            <w:pPr>
              <w:pStyle w:val="NoSpacing"/>
              <w:rPr>
                <w:rFonts w:ascii="Arial" w:hAnsi="Arial" w:cs="Arial"/>
                <w:sz w:val="18"/>
                <w:szCs w:val="18"/>
              </w:rPr>
            </w:pPr>
          </w:p>
        </w:tc>
        <w:tc>
          <w:tcPr>
            <w:tcW w:w="1559" w:type="dxa"/>
          </w:tcPr>
          <w:p w14:paraId="19861FD8" w14:textId="77777777" w:rsidR="00F56548" w:rsidRDefault="00F56548" w:rsidP="00F56548">
            <w:pPr>
              <w:pStyle w:val="NoSpacing"/>
              <w:rPr>
                <w:rFonts w:ascii="Arial" w:hAnsi="Arial" w:cs="Arial"/>
                <w:sz w:val="18"/>
                <w:szCs w:val="18"/>
              </w:rPr>
            </w:pPr>
          </w:p>
        </w:tc>
        <w:tc>
          <w:tcPr>
            <w:tcW w:w="850" w:type="dxa"/>
          </w:tcPr>
          <w:p w14:paraId="49806F18" w14:textId="77777777" w:rsidR="00F56548" w:rsidRPr="006C0E4B" w:rsidRDefault="00F56548" w:rsidP="00F56548">
            <w:pPr>
              <w:pStyle w:val="NoSpacing"/>
              <w:rPr>
                <w:rFonts w:ascii="Arial" w:hAnsi="Arial" w:cs="Arial"/>
                <w:sz w:val="18"/>
                <w:szCs w:val="18"/>
              </w:rPr>
            </w:pPr>
          </w:p>
        </w:tc>
        <w:tc>
          <w:tcPr>
            <w:tcW w:w="1418" w:type="dxa"/>
          </w:tcPr>
          <w:p w14:paraId="5F32CC73"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3ADA44B9"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628B4B17"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14CCA20D"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09718765"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6363E9C8"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r w:rsidR="00F56548" w:rsidRPr="006C0E4B" w14:paraId="074F033F" w14:textId="77777777" w:rsidTr="00E1646F">
        <w:tc>
          <w:tcPr>
            <w:tcW w:w="988" w:type="dxa"/>
          </w:tcPr>
          <w:p w14:paraId="7C33A80F" w14:textId="77777777" w:rsidR="00F56548" w:rsidRDefault="00F56548" w:rsidP="00F56548">
            <w:pPr>
              <w:pStyle w:val="NoSpacing"/>
              <w:rPr>
                <w:rFonts w:ascii="Arial" w:hAnsi="Arial" w:cs="Arial"/>
                <w:sz w:val="16"/>
                <w:szCs w:val="16"/>
              </w:rPr>
            </w:pPr>
          </w:p>
        </w:tc>
        <w:tc>
          <w:tcPr>
            <w:tcW w:w="1701" w:type="dxa"/>
          </w:tcPr>
          <w:p w14:paraId="64C340C2" w14:textId="77777777" w:rsidR="00F56548" w:rsidRPr="007832BB" w:rsidRDefault="00F56548" w:rsidP="00F56548">
            <w:pPr>
              <w:pStyle w:val="NoSpacing"/>
              <w:jc w:val="both"/>
              <w:rPr>
                <w:rFonts w:ascii="Arial" w:hAnsi="Arial" w:cs="Arial"/>
                <w:sz w:val="18"/>
                <w:szCs w:val="18"/>
              </w:rPr>
            </w:pPr>
            <w:r w:rsidRPr="007832BB">
              <w:rPr>
                <w:sz w:val="18"/>
                <w:szCs w:val="18"/>
              </w:rPr>
              <w:t xml:space="preserve">Institucionalizar el </w:t>
            </w:r>
            <w:r w:rsidRPr="00AA4DA2">
              <w:rPr>
                <w:rFonts w:ascii="Arial" w:hAnsi="Arial" w:cs="Arial"/>
                <w:sz w:val="18"/>
                <w:szCs w:val="18"/>
              </w:rPr>
              <w:t>proceso de planeamiento estratégico con enfoque territorial, corredores económicos y la gestión de riesgos de desastres</w:t>
            </w:r>
          </w:p>
        </w:tc>
        <w:tc>
          <w:tcPr>
            <w:tcW w:w="1701" w:type="dxa"/>
          </w:tcPr>
          <w:p w14:paraId="31982F50" w14:textId="77777777" w:rsidR="00F56548" w:rsidRPr="006C0E4B" w:rsidRDefault="00F56548" w:rsidP="00F56548">
            <w:pPr>
              <w:pStyle w:val="NoSpacing"/>
              <w:rPr>
                <w:rFonts w:ascii="Arial" w:hAnsi="Arial" w:cs="Arial"/>
                <w:sz w:val="18"/>
                <w:szCs w:val="18"/>
              </w:rPr>
            </w:pPr>
          </w:p>
        </w:tc>
        <w:tc>
          <w:tcPr>
            <w:tcW w:w="1559" w:type="dxa"/>
          </w:tcPr>
          <w:p w14:paraId="365BEBED" w14:textId="77777777" w:rsidR="00F56548" w:rsidRDefault="00F56548" w:rsidP="00F56548">
            <w:pPr>
              <w:pStyle w:val="NoSpacing"/>
              <w:rPr>
                <w:rFonts w:ascii="Arial" w:hAnsi="Arial" w:cs="Arial"/>
                <w:sz w:val="18"/>
                <w:szCs w:val="18"/>
              </w:rPr>
            </w:pPr>
          </w:p>
        </w:tc>
        <w:tc>
          <w:tcPr>
            <w:tcW w:w="850" w:type="dxa"/>
          </w:tcPr>
          <w:p w14:paraId="7F76B118" w14:textId="77777777" w:rsidR="00F56548" w:rsidRPr="006C0E4B" w:rsidRDefault="00F56548" w:rsidP="00F56548">
            <w:pPr>
              <w:pStyle w:val="NoSpacing"/>
              <w:rPr>
                <w:rFonts w:ascii="Arial" w:hAnsi="Arial" w:cs="Arial"/>
                <w:sz w:val="18"/>
                <w:szCs w:val="18"/>
              </w:rPr>
            </w:pPr>
          </w:p>
        </w:tc>
        <w:tc>
          <w:tcPr>
            <w:tcW w:w="1418" w:type="dxa"/>
          </w:tcPr>
          <w:p w14:paraId="0774E94C"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2B26BA97"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07D0EC41"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7" w:type="dxa"/>
          </w:tcPr>
          <w:p w14:paraId="75043255"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418" w:type="dxa"/>
          </w:tcPr>
          <w:p w14:paraId="3D0BD3FA"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09CFE348"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bl>
    <w:p w14:paraId="7D3C434D" w14:textId="77777777" w:rsidR="004470AC" w:rsidRDefault="004470AC" w:rsidP="004470AC">
      <w:pPr>
        <w:pStyle w:val="NoSpacing"/>
        <w:rPr>
          <w:rFonts w:ascii="Arial" w:hAnsi="Arial" w:cs="Arial"/>
          <w:b/>
          <w:sz w:val="20"/>
          <w:szCs w:val="20"/>
        </w:rPr>
      </w:pPr>
      <w:r w:rsidRPr="00C37A96">
        <w:rPr>
          <w:rFonts w:ascii="Arial" w:hAnsi="Arial" w:cs="Arial"/>
          <w:b/>
          <w:noProof/>
          <w:lang w:val="en-US"/>
        </w:rPr>
        <w:drawing>
          <wp:inline distT="0" distB="0" distL="0" distR="0" wp14:anchorId="4EB3417F" wp14:editId="4DE480B3">
            <wp:extent cx="781050" cy="581025"/>
            <wp:effectExtent l="0" t="0" r="0" b="9525"/>
            <wp:docPr id="49" name="Imagen 49"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0BEEE2C1" w14:textId="77777777" w:rsidR="004470AC" w:rsidRPr="00561F7F" w:rsidRDefault="004470AC" w:rsidP="004470AC">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tbl>
      <w:tblPr>
        <w:tblStyle w:val="TableGrid"/>
        <w:tblW w:w="0" w:type="auto"/>
        <w:tblLayout w:type="fixed"/>
        <w:tblLook w:val="04A0" w:firstRow="1" w:lastRow="0" w:firstColumn="1" w:lastColumn="0" w:noHBand="0" w:noVBand="1"/>
      </w:tblPr>
      <w:tblGrid>
        <w:gridCol w:w="988"/>
        <w:gridCol w:w="2551"/>
        <w:gridCol w:w="1701"/>
        <w:gridCol w:w="1843"/>
        <w:gridCol w:w="1134"/>
        <w:gridCol w:w="1134"/>
        <w:gridCol w:w="1134"/>
        <w:gridCol w:w="1134"/>
        <w:gridCol w:w="1134"/>
        <w:gridCol w:w="1134"/>
        <w:gridCol w:w="1184"/>
      </w:tblGrid>
      <w:tr w:rsidR="00916BFA" w:rsidRPr="00550DF7" w14:paraId="4C76C2C6" w14:textId="77777777" w:rsidTr="00C73724">
        <w:tc>
          <w:tcPr>
            <w:tcW w:w="3539" w:type="dxa"/>
            <w:gridSpan w:val="2"/>
          </w:tcPr>
          <w:p w14:paraId="667DAA4D" w14:textId="77777777" w:rsidR="00916BFA" w:rsidRPr="00550DF7" w:rsidRDefault="00916BFA" w:rsidP="00E1646F">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OET / AET</w:t>
            </w:r>
          </w:p>
        </w:tc>
        <w:tc>
          <w:tcPr>
            <w:tcW w:w="1701" w:type="dxa"/>
            <w:vMerge w:val="restart"/>
          </w:tcPr>
          <w:p w14:paraId="7DFB41E8"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INDICADOR</w:t>
            </w:r>
          </w:p>
        </w:tc>
        <w:tc>
          <w:tcPr>
            <w:tcW w:w="1843" w:type="dxa"/>
            <w:vMerge w:val="restart"/>
          </w:tcPr>
          <w:p w14:paraId="2B1C5DBD" w14:textId="77777777" w:rsidR="00916BFA" w:rsidRPr="00550DF7" w:rsidRDefault="00916BFA" w:rsidP="00E1646F">
            <w:pPr>
              <w:pStyle w:val="NoSpacing"/>
              <w:rPr>
                <w:rFonts w:ascii="Arial" w:hAnsi="Arial" w:cs="Arial"/>
                <w:b/>
                <w:sz w:val="20"/>
                <w:szCs w:val="20"/>
              </w:rPr>
            </w:pPr>
            <w:r>
              <w:rPr>
                <w:rFonts w:ascii="Arial" w:hAnsi="Arial" w:cs="Arial"/>
                <w:b/>
                <w:sz w:val="20"/>
                <w:szCs w:val="20"/>
              </w:rPr>
              <w:t xml:space="preserve">Responsable </w:t>
            </w:r>
            <w:r w:rsidRPr="00550DF7">
              <w:rPr>
                <w:rFonts w:ascii="Arial" w:hAnsi="Arial" w:cs="Arial"/>
                <w:b/>
                <w:sz w:val="20"/>
                <w:szCs w:val="20"/>
              </w:rPr>
              <w:t xml:space="preserve"> cumplimiento de OET / AET</w:t>
            </w:r>
          </w:p>
        </w:tc>
        <w:tc>
          <w:tcPr>
            <w:tcW w:w="2268" w:type="dxa"/>
            <w:gridSpan w:val="2"/>
          </w:tcPr>
          <w:p w14:paraId="7A44EA42" w14:textId="77777777" w:rsidR="00916BFA" w:rsidRPr="00550DF7" w:rsidRDefault="00916BFA" w:rsidP="00E1646F">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LINEA BASE</w:t>
            </w:r>
          </w:p>
        </w:tc>
        <w:tc>
          <w:tcPr>
            <w:tcW w:w="5720" w:type="dxa"/>
            <w:gridSpan w:val="5"/>
          </w:tcPr>
          <w:p w14:paraId="40DBD492" w14:textId="77777777" w:rsidR="00916BFA" w:rsidRPr="00550DF7" w:rsidRDefault="00916BFA" w:rsidP="00E1646F">
            <w:pPr>
              <w:autoSpaceDE w:val="0"/>
              <w:autoSpaceDN w:val="0"/>
              <w:adjustRightInd w:val="0"/>
              <w:spacing w:line="360" w:lineRule="auto"/>
              <w:jc w:val="center"/>
              <w:rPr>
                <w:rFonts w:ascii="Arial" w:hAnsi="Arial" w:cs="Arial"/>
                <w:b/>
                <w:sz w:val="18"/>
                <w:szCs w:val="18"/>
              </w:rPr>
            </w:pPr>
            <w:r w:rsidRPr="00550DF7">
              <w:rPr>
                <w:rFonts w:ascii="Arial" w:hAnsi="Arial" w:cs="Arial"/>
                <w:b/>
                <w:sz w:val="18"/>
                <w:szCs w:val="18"/>
              </w:rPr>
              <w:t>LOGROS ESPERADOS</w:t>
            </w:r>
          </w:p>
        </w:tc>
      </w:tr>
      <w:tr w:rsidR="00916BFA" w:rsidRPr="00550DF7" w14:paraId="0159DAEC" w14:textId="77777777" w:rsidTr="00C73724">
        <w:tc>
          <w:tcPr>
            <w:tcW w:w="988" w:type="dxa"/>
          </w:tcPr>
          <w:p w14:paraId="031B08B0"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CODIGO</w:t>
            </w:r>
          </w:p>
        </w:tc>
        <w:tc>
          <w:tcPr>
            <w:tcW w:w="2551" w:type="dxa"/>
          </w:tcPr>
          <w:p w14:paraId="3F290AD9"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ENUNCIADO</w:t>
            </w:r>
          </w:p>
        </w:tc>
        <w:tc>
          <w:tcPr>
            <w:tcW w:w="1701" w:type="dxa"/>
            <w:vMerge/>
          </w:tcPr>
          <w:p w14:paraId="2492088B"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p>
        </w:tc>
        <w:tc>
          <w:tcPr>
            <w:tcW w:w="1843" w:type="dxa"/>
            <w:vMerge/>
          </w:tcPr>
          <w:p w14:paraId="115E8195"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p>
        </w:tc>
        <w:tc>
          <w:tcPr>
            <w:tcW w:w="1134" w:type="dxa"/>
          </w:tcPr>
          <w:p w14:paraId="719DF6BC"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AÑO</w:t>
            </w:r>
          </w:p>
        </w:tc>
        <w:tc>
          <w:tcPr>
            <w:tcW w:w="1134" w:type="dxa"/>
          </w:tcPr>
          <w:p w14:paraId="540F80AF"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VALOR</w:t>
            </w:r>
          </w:p>
        </w:tc>
        <w:tc>
          <w:tcPr>
            <w:tcW w:w="1134" w:type="dxa"/>
          </w:tcPr>
          <w:p w14:paraId="71C8931C"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2022</w:t>
            </w:r>
          </w:p>
        </w:tc>
        <w:tc>
          <w:tcPr>
            <w:tcW w:w="1134" w:type="dxa"/>
          </w:tcPr>
          <w:p w14:paraId="36C09BB3"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2024</w:t>
            </w:r>
          </w:p>
        </w:tc>
        <w:tc>
          <w:tcPr>
            <w:tcW w:w="1134" w:type="dxa"/>
          </w:tcPr>
          <w:p w14:paraId="1621E5B1"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2026</w:t>
            </w:r>
          </w:p>
        </w:tc>
        <w:tc>
          <w:tcPr>
            <w:tcW w:w="1134" w:type="dxa"/>
          </w:tcPr>
          <w:p w14:paraId="2D756B9A"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2028</w:t>
            </w:r>
          </w:p>
        </w:tc>
        <w:tc>
          <w:tcPr>
            <w:tcW w:w="1184" w:type="dxa"/>
          </w:tcPr>
          <w:p w14:paraId="0CADC48C" w14:textId="77777777" w:rsidR="00916BFA" w:rsidRPr="00550DF7" w:rsidRDefault="00916BFA" w:rsidP="00E1646F">
            <w:pPr>
              <w:autoSpaceDE w:val="0"/>
              <w:autoSpaceDN w:val="0"/>
              <w:adjustRightInd w:val="0"/>
              <w:spacing w:line="360" w:lineRule="auto"/>
              <w:jc w:val="both"/>
              <w:rPr>
                <w:rFonts w:ascii="Arial" w:hAnsi="Arial" w:cs="Arial"/>
                <w:b/>
                <w:sz w:val="18"/>
                <w:szCs w:val="18"/>
              </w:rPr>
            </w:pPr>
            <w:r w:rsidRPr="00550DF7">
              <w:rPr>
                <w:rFonts w:ascii="Arial" w:hAnsi="Arial" w:cs="Arial"/>
                <w:b/>
                <w:sz w:val="18"/>
                <w:szCs w:val="18"/>
              </w:rPr>
              <w:t>2030</w:t>
            </w:r>
          </w:p>
        </w:tc>
      </w:tr>
      <w:tr w:rsidR="00BA77F0" w:rsidRPr="009C2F0E" w14:paraId="2D7680A5" w14:textId="77777777" w:rsidTr="00C73724">
        <w:tc>
          <w:tcPr>
            <w:tcW w:w="988" w:type="dxa"/>
          </w:tcPr>
          <w:p w14:paraId="6F303BB7" w14:textId="77777777" w:rsidR="00BA77F0" w:rsidRPr="009C2F0E" w:rsidRDefault="00BA77F0" w:rsidP="00BA77F0">
            <w:pPr>
              <w:autoSpaceDE w:val="0"/>
              <w:autoSpaceDN w:val="0"/>
              <w:adjustRightInd w:val="0"/>
              <w:spacing w:line="360" w:lineRule="auto"/>
              <w:jc w:val="both"/>
              <w:rPr>
                <w:rFonts w:ascii="Arial" w:hAnsi="Arial" w:cs="Arial"/>
                <w:sz w:val="18"/>
                <w:szCs w:val="18"/>
              </w:rPr>
            </w:pPr>
            <w:r>
              <w:rPr>
                <w:rFonts w:ascii="Arial" w:hAnsi="Arial" w:cs="Arial"/>
                <w:sz w:val="18"/>
                <w:szCs w:val="18"/>
              </w:rPr>
              <w:t>OET,06</w:t>
            </w:r>
          </w:p>
        </w:tc>
        <w:tc>
          <w:tcPr>
            <w:tcW w:w="2551" w:type="dxa"/>
          </w:tcPr>
          <w:p w14:paraId="286FCD39" w14:textId="7ABB2C8D" w:rsidR="00BA77F0" w:rsidRPr="00735186" w:rsidRDefault="00DC29C0" w:rsidP="001C0968">
            <w:pPr>
              <w:pStyle w:val="NoSpacing"/>
              <w:jc w:val="both"/>
              <w:rPr>
                <w:rFonts w:ascii="Arial" w:hAnsi="Arial" w:cs="Arial"/>
                <w:sz w:val="18"/>
                <w:szCs w:val="18"/>
              </w:rPr>
            </w:pPr>
            <w:r>
              <w:rPr>
                <w:rFonts w:ascii="Arial" w:hAnsi="Arial" w:cs="Arial"/>
                <w:sz w:val="20"/>
                <w:szCs w:val="20"/>
              </w:rPr>
              <w:t>Aprovechar en forma</w:t>
            </w:r>
            <w:r w:rsidR="00BA77F0" w:rsidRPr="00ED67BC">
              <w:rPr>
                <w:rFonts w:ascii="Arial" w:hAnsi="Arial" w:cs="Arial"/>
                <w:sz w:val="20"/>
                <w:szCs w:val="20"/>
              </w:rPr>
              <w:t xml:space="preserve"> eficiente, responsable y sostenible de </w:t>
            </w:r>
            <w:r w:rsidR="0015210F">
              <w:rPr>
                <w:rFonts w:ascii="Arial" w:hAnsi="Arial" w:cs="Arial"/>
                <w:sz w:val="20"/>
                <w:szCs w:val="20"/>
              </w:rPr>
              <w:t>sus recursos de terrenos agrícolas.</w:t>
            </w:r>
          </w:p>
        </w:tc>
        <w:tc>
          <w:tcPr>
            <w:tcW w:w="1701" w:type="dxa"/>
          </w:tcPr>
          <w:p w14:paraId="68D67CC8" w14:textId="37B32799" w:rsidR="00BA77F0" w:rsidRPr="0015210F" w:rsidRDefault="00BA77F0" w:rsidP="00BA77F0">
            <w:pPr>
              <w:pStyle w:val="NoSpacing"/>
              <w:rPr>
                <w:rFonts w:ascii="Arial" w:hAnsi="Arial" w:cs="Arial"/>
                <w:sz w:val="18"/>
                <w:szCs w:val="18"/>
              </w:rPr>
            </w:pPr>
            <w:r w:rsidRPr="0015210F">
              <w:rPr>
                <w:rFonts w:ascii="Arial" w:hAnsi="Arial" w:cs="Arial"/>
                <w:sz w:val="18"/>
                <w:szCs w:val="18"/>
              </w:rPr>
              <w:t>Porcentaje de productores con terrenos agrícolas con riego</w:t>
            </w:r>
          </w:p>
          <w:p w14:paraId="6F02FC3C" w14:textId="77777777" w:rsidR="00BB33A9" w:rsidRDefault="00BB33A9" w:rsidP="00BA77F0">
            <w:pPr>
              <w:pStyle w:val="NoSpacing"/>
              <w:rPr>
                <w:rFonts w:ascii="Arial" w:hAnsi="Arial" w:cs="Arial"/>
                <w:sz w:val="18"/>
                <w:szCs w:val="18"/>
                <w:highlight w:val="yellow"/>
              </w:rPr>
            </w:pPr>
          </w:p>
          <w:p w14:paraId="6420DEBE" w14:textId="60F55C04" w:rsidR="00BB33A9" w:rsidRPr="00BB33A9" w:rsidRDefault="00BB33A9" w:rsidP="00BA77F0">
            <w:pPr>
              <w:pStyle w:val="NoSpacing"/>
              <w:rPr>
                <w:sz w:val="18"/>
                <w:szCs w:val="18"/>
                <w:highlight w:val="yellow"/>
              </w:rPr>
            </w:pPr>
          </w:p>
        </w:tc>
        <w:tc>
          <w:tcPr>
            <w:tcW w:w="1843" w:type="dxa"/>
          </w:tcPr>
          <w:p w14:paraId="5C0E1376" w14:textId="77777777" w:rsidR="00BA77F0" w:rsidRPr="009C2F0E" w:rsidRDefault="00BA77F0" w:rsidP="00BA77F0">
            <w:pPr>
              <w:autoSpaceDE w:val="0"/>
              <w:autoSpaceDN w:val="0"/>
              <w:adjustRightInd w:val="0"/>
              <w:spacing w:line="360" w:lineRule="auto"/>
              <w:jc w:val="both"/>
              <w:rPr>
                <w:rFonts w:ascii="Arial" w:hAnsi="Arial" w:cs="Arial"/>
                <w:sz w:val="18"/>
                <w:szCs w:val="18"/>
              </w:rPr>
            </w:pPr>
            <w:r>
              <w:rPr>
                <w:rFonts w:ascii="Arial" w:hAnsi="Arial" w:cs="Arial"/>
                <w:sz w:val="18"/>
                <w:szCs w:val="18"/>
              </w:rPr>
              <w:t>Municipalidad Distrital de Huacrapuqio</w:t>
            </w:r>
          </w:p>
        </w:tc>
        <w:tc>
          <w:tcPr>
            <w:tcW w:w="1134" w:type="dxa"/>
          </w:tcPr>
          <w:p w14:paraId="230D7A0C" w14:textId="77777777" w:rsidR="00BA77F0" w:rsidRPr="009C2F0E" w:rsidRDefault="00BA77F0" w:rsidP="00BA77F0">
            <w:pPr>
              <w:pStyle w:val="NoSpacing"/>
              <w:jc w:val="both"/>
              <w:rPr>
                <w:rFonts w:ascii="Arial" w:hAnsi="Arial" w:cs="Arial"/>
                <w:sz w:val="18"/>
                <w:szCs w:val="18"/>
              </w:rPr>
            </w:pPr>
            <w:r w:rsidRPr="009C2F0E">
              <w:rPr>
                <w:rFonts w:ascii="Arial" w:hAnsi="Arial" w:cs="Arial"/>
                <w:sz w:val="18"/>
                <w:szCs w:val="18"/>
              </w:rPr>
              <w:t>2020</w:t>
            </w:r>
          </w:p>
        </w:tc>
        <w:tc>
          <w:tcPr>
            <w:tcW w:w="1134" w:type="dxa"/>
          </w:tcPr>
          <w:p w14:paraId="570FF294" w14:textId="77777777" w:rsidR="00BA77F0" w:rsidRPr="009C2F0E" w:rsidRDefault="00BA77F0" w:rsidP="00BA77F0">
            <w:pPr>
              <w:pStyle w:val="NoSpacing"/>
              <w:jc w:val="both"/>
              <w:rPr>
                <w:rFonts w:ascii="Arial" w:hAnsi="Arial" w:cs="Arial"/>
                <w:sz w:val="18"/>
                <w:szCs w:val="18"/>
              </w:rPr>
            </w:pPr>
            <w:r>
              <w:rPr>
                <w:rFonts w:ascii="Arial" w:hAnsi="Arial" w:cs="Arial"/>
                <w:sz w:val="20"/>
                <w:szCs w:val="20"/>
              </w:rPr>
              <w:t>0,41 % de productores con</w:t>
            </w:r>
            <w:r w:rsidRPr="008E4B36">
              <w:rPr>
                <w:rFonts w:ascii="Arial" w:hAnsi="Arial" w:cs="Arial"/>
                <w:sz w:val="20"/>
                <w:szCs w:val="20"/>
              </w:rPr>
              <w:t xml:space="preserve"> terreno</w:t>
            </w:r>
            <w:r>
              <w:rPr>
                <w:rFonts w:ascii="Arial" w:hAnsi="Arial" w:cs="Arial"/>
                <w:sz w:val="20"/>
                <w:szCs w:val="20"/>
              </w:rPr>
              <w:t>s</w:t>
            </w:r>
            <w:r w:rsidRPr="008E4B36">
              <w:rPr>
                <w:rFonts w:ascii="Arial" w:hAnsi="Arial" w:cs="Arial"/>
                <w:sz w:val="20"/>
                <w:szCs w:val="20"/>
              </w:rPr>
              <w:t xml:space="preserve"> agrícola</w:t>
            </w:r>
            <w:r>
              <w:rPr>
                <w:rFonts w:ascii="Arial" w:hAnsi="Arial" w:cs="Arial"/>
                <w:sz w:val="20"/>
                <w:szCs w:val="20"/>
              </w:rPr>
              <w:t>s</w:t>
            </w:r>
            <w:r w:rsidR="00C73724">
              <w:rPr>
                <w:rFonts w:ascii="Arial" w:hAnsi="Arial" w:cs="Arial"/>
                <w:sz w:val="20"/>
                <w:szCs w:val="20"/>
              </w:rPr>
              <w:t xml:space="preserve"> con riego </w:t>
            </w:r>
          </w:p>
        </w:tc>
        <w:tc>
          <w:tcPr>
            <w:tcW w:w="1134" w:type="dxa"/>
          </w:tcPr>
          <w:p w14:paraId="19D9F7E7" w14:textId="77777777" w:rsidR="00BA77F0" w:rsidRPr="004470AC" w:rsidRDefault="00BA77F0" w:rsidP="00BA77F0">
            <w:pPr>
              <w:pStyle w:val="NoSpacing"/>
              <w:rPr>
                <w:rFonts w:ascii="Arial" w:hAnsi="Arial" w:cs="Arial"/>
                <w:sz w:val="18"/>
                <w:szCs w:val="18"/>
              </w:rPr>
            </w:pPr>
            <w:r w:rsidRPr="004470AC">
              <w:rPr>
                <w:rFonts w:ascii="Arial" w:hAnsi="Arial" w:cs="Arial"/>
                <w:sz w:val="18"/>
                <w:szCs w:val="18"/>
              </w:rPr>
              <w:t>1 % de productores con terrenos agrícolas con riego</w:t>
            </w:r>
          </w:p>
        </w:tc>
        <w:tc>
          <w:tcPr>
            <w:tcW w:w="1134" w:type="dxa"/>
          </w:tcPr>
          <w:p w14:paraId="5A080E1E" w14:textId="77777777" w:rsidR="00BA77F0" w:rsidRPr="004470AC" w:rsidRDefault="00BA77F0" w:rsidP="00BA77F0">
            <w:pPr>
              <w:pStyle w:val="NoSpacing"/>
              <w:jc w:val="both"/>
              <w:rPr>
                <w:rFonts w:ascii="Arial" w:hAnsi="Arial" w:cs="Arial"/>
                <w:sz w:val="18"/>
                <w:szCs w:val="18"/>
              </w:rPr>
            </w:pPr>
            <w:r>
              <w:rPr>
                <w:rFonts w:ascii="Arial" w:hAnsi="Arial" w:cs="Arial"/>
                <w:sz w:val="18"/>
                <w:szCs w:val="18"/>
              </w:rPr>
              <w:t>2</w:t>
            </w:r>
            <w:r w:rsidRPr="004470AC">
              <w:rPr>
                <w:rFonts w:ascii="Arial" w:hAnsi="Arial" w:cs="Arial"/>
                <w:sz w:val="18"/>
                <w:szCs w:val="18"/>
              </w:rPr>
              <w:t xml:space="preserve"> % de productores con terrenos agrícolas con riego</w:t>
            </w:r>
          </w:p>
        </w:tc>
        <w:tc>
          <w:tcPr>
            <w:tcW w:w="1134" w:type="dxa"/>
          </w:tcPr>
          <w:p w14:paraId="02126D65" w14:textId="77777777" w:rsidR="00BA77F0" w:rsidRPr="004470AC" w:rsidRDefault="00BA77F0" w:rsidP="00BA77F0">
            <w:pPr>
              <w:pStyle w:val="NoSpacing"/>
              <w:jc w:val="both"/>
              <w:rPr>
                <w:rFonts w:ascii="Arial" w:hAnsi="Arial" w:cs="Arial"/>
                <w:sz w:val="18"/>
                <w:szCs w:val="18"/>
              </w:rPr>
            </w:pPr>
            <w:r w:rsidRPr="004470AC">
              <w:rPr>
                <w:rFonts w:ascii="Arial" w:hAnsi="Arial" w:cs="Arial"/>
                <w:color w:val="000000"/>
                <w:sz w:val="18"/>
                <w:szCs w:val="18"/>
              </w:rPr>
              <w:t>.</w:t>
            </w:r>
            <w:r w:rsidRPr="004470AC">
              <w:rPr>
                <w:rFonts w:ascii="Arial" w:hAnsi="Arial" w:cs="Arial"/>
                <w:sz w:val="18"/>
                <w:szCs w:val="18"/>
              </w:rPr>
              <w:t xml:space="preserve"> </w:t>
            </w:r>
            <w:r>
              <w:rPr>
                <w:rFonts w:ascii="Arial" w:hAnsi="Arial" w:cs="Arial"/>
                <w:sz w:val="18"/>
                <w:szCs w:val="18"/>
              </w:rPr>
              <w:t>3</w:t>
            </w:r>
            <w:r w:rsidRPr="004470AC">
              <w:rPr>
                <w:rFonts w:ascii="Arial" w:hAnsi="Arial" w:cs="Arial"/>
                <w:sz w:val="18"/>
                <w:szCs w:val="18"/>
              </w:rPr>
              <w:t xml:space="preserve"> % de productores con terrenos agrícolas con riego</w:t>
            </w:r>
          </w:p>
        </w:tc>
        <w:tc>
          <w:tcPr>
            <w:tcW w:w="1134" w:type="dxa"/>
          </w:tcPr>
          <w:p w14:paraId="17FB5CAA" w14:textId="77777777" w:rsidR="00BA77F0" w:rsidRPr="004470AC" w:rsidRDefault="00BA77F0" w:rsidP="00BA77F0">
            <w:pPr>
              <w:pStyle w:val="NoSpacing"/>
              <w:jc w:val="both"/>
              <w:rPr>
                <w:rFonts w:ascii="Arial" w:hAnsi="Arial" w:cs="Arial"/>
                <w:sz w:val="18"/>
                <w:szCs w:val="18"/>
              </w:rPr>
            </w:pPr>
            <w:r>
              <w:rPr>
                <w:rFonts w:ascii="Arial" w:hAnsi="Arial" w:cs="Arial"/>
                <w:sz w:val="18"/>
                <w:szCs w:val="18"/>
              </w:rPr>
              <w:t>4</w:t>
            </w:r>
            <w:r w:rsidRPr="004470AC">
              <w:rPr>
                <w:rFonts w:ascii="Arial" w:hAnsi="Arial" w:cs="Arial"/>
                <w:sz w:val="18"/>
                <w:szCs w:val="18"/>
              </w:rPr>
              <w:t xml:space="preserve"> % de productores con terrenos agrícolas con riego</w:t>
            </w:r>
          </w:p>
        </w:tc>
        <w:tc>
          <w:tcPr>
            <w:tcW w:w="1184" w:type="dxa"/>
          </w:tcPr>
          <w:p w14:paraId="211E963E" w14:textId="77777777" w:rsidR="00BA77F0" w:rsidRPr="004470AC" w:rsidRDefault="00BA77F0" w:rsidP="00BA77F0">
            <w:pPr>
              <w:pStyle w:val="NoSpacing"/>
              <w:jc w:val="both"/>
              <w:rPr>
                <w:rFonts w:ascii="Arial" w:hAnsi="Arial" w:cs="Arial"/>
                <w:sz w:val="18"/>
                <w:szCs w:val="18"/>
              </w:rPr>
            </w:pPr>
            <w:r w:rsidRPr="004470AC">
              <w:rPr>
                <w:rFonts w:ascii="Arial" w:hAnsi="Arial" w:cs="Arial"/>
                <w:color w:val="000000"/>
                <w:sz w:val="18"/>
                <w:szCs w:val="18"/>
              </w:rPr>
              <w:t>.</w:t>
            </w:r>
            <w:r w:rsidRPr="004470AC">
              <w:rPr>
                <w:rFonts w:ascii="Arial" w:hAnsi="Arial" w:cs="Arial"/>
                <w:sz w:val="18"/>
                <w:szCs w:val="18"/>
              </w:rPr>
              <w:t xml:space="preserve"> </w:t>
            </w:r>
            <w:r>
              <w:rPr>
                <w:rFonts w:ascii="Arial" w:hAnsi="Arial" w:cs="Arial"/>
                <w:sz w:val="18"/>
                <w:szCs w:val="18"/>
              </w:rPr>
              <w:t>5</w:t>
            </w:r>
            <w:r w:rsidRPr="004470AC">
              <w:rPr>
                <w:rFonts w:ascii="Arial" w:hAnsi="Arial" w:cs="Arial"/>
                <w:sz w:val="18"/>
                <w:szCs w:val="18"/>
              </w:rPr>
              <w:t xml:space="preserve"> % de productores con terrenos agrícolas con riego</w:t>
            </w:r>
          </w:p>
        </w:tc>
      </w:tr>
      <w:tr w:rsidR="00916BFA" w:rsidRPr="00550DF7" w14:paraId="3A758E18" w14:textId="77777777" w:rsidTr="00E1646F">
        <w:tc>
          <w:tcPr>
            <w:tcW w:w="15071" w:type="dxa"/>
            <w:gridSpan w:val="11"/>
          </w:tcPr>
          <w:p w14:paraId="363215A8" w14:textId="77777777" w:rsidR="00916BFA" w:rsidRPr="00BF0C48" w:rsidRDefault="00916BFA" w:rsidP="00E1646F">
            <w:pPr>
              <w:autoSpaceDE w:val="0"/>
              <w:autoSpaceDN w:val="0"/>
              <w:adjustRightInd w:val="0"/>
              <w:spacing w:line="360" w:lineRule="auto"/>
              <w:jc w:val="both"/>
              <w:rPr>
                <w:rFonts w:ascii="Arial" w:hAnsi="Arial" w:cs="Arial"/>
                <w:b/>
                <w:sz w:val="18"/>
                <w:szCs w:val="18"/>
              </w:rPr>
            </w:pPr>
            <w:r w:rsidRPr="00BF0C48">
              <w:rPr>
                <w:rFonts w:ascii="Arial" w:hAnsi="Arial" w:cs="Arial"/>
                <w:b/>
                <w:sz w:val="18"/>
                <w:szCs w:val="18"/>
              </w:rPr>
              <w:t>A</w:t>
            </w:r>
            <w:r w:rsidR="004F47C0">
              <w:rPr>
                <w:rFonts w:ascii="Arial" w:hAnsi="Arial" w:cs="Arial"/>
                <w:b/>
                <w:sz w:val="18"/>
                <w:szCs w:val="18"/>
              </w:rPr>
              <w:t>CCIONES ESTRATEGICAS DEL OET.06</w:t>
            </w:r>
          </w:p>
        </w:tc>
      </w:tr>
      <w:tr w:rsidR="00F56548" w:rsidRPr="006C0E4B" w14:paraId="7C23A84A" w14:textId="77777777" w:rsidTr="00C73724">
        <w:tc>
          <w:tcPr>
            <w:tcW w:w="988" w:type="dxa"/>
          </w:tcPr>
          <w:p w14:paraId="4AD9142C" w14:textId="77777777" w:rsidR="00F56548" w:rsidRPr="003F0546" w:rsidRDefault="00F56548" w:rsidP="00F56548">
            <w:pPr>
              <w:pStyle w:val="NoSpacing"/>
              <w:rPr>
                <w:rFonts w:ascii="Arial" w:hAnsi="Arial" w:cs="Arial"/>
                <w:sz w:val="16"/>
                <w:szCs w:val="16"/>
              </w:rPr>
            </w:pPr>
            <w:r>
              <w:rPr>
                <w:rFonts w:ascii="Arial" w:hAnsi="Arial" w:cs="Arial"/>
                <w:sz w:val="16"/>
                <w:szCs w:val="16"/>
              </w:rPr>
              <w:t>AET.06</w:t>
            </w:r>
            <w:r w:rsidRPr="003F0546">
              <w:rPr>
                <w:rFonts w:ascii="Arial" w:hAnsi="Arial" w:cs="Arial"/>
                <w:sz w:val="16"/>
                <w:szCs w:val="16"/>
              </w:rPr>
              <w:t>.01</w:t>
            </w:r>
          </w:p>
        </w:tc>
        <w:tc>
          <w:tcPr>
            <w:tcW w:w="2551" w:type="dxa"/>
          </w:tcPr>
          <w:p w14:paraId="04E7B394" w14:textId="77777777" w:rsidR="00F56548" w:rsidRPr="008E7D78" w:rsidRDefault="00F56548" w:rsidP="00F56548">
            <w:pPr>
              <w:pStyle w:val="NoSpacing"/>
              <w:jc w:val="both"/>
              <w:rPr>
                <w:rFonts w:ascii="Arial" w:hAnsi="Arial" w:cs="Arial"/>
                <w:sz w:val="18"/>
                <w:szCs w:val="18"/>
              </w:rPr>
            </w:pPr>
            <w:r w:rsidRPr="00480FEE">
              <w:rPr>
                <w:rFonts w:ascii="Arial" w:hAnsi="Arial" w:cs="Arial"/>
                <w:sz w:val="20"/>
                <w:szCs w:val="20"/>
              </w:rPr>
              <w:t>Realizar campañas de forestación y reforestación a nivel distrital con participación de las comunidades campesinas de La Breña y H</w:t>
            </w:r>
            <w:r>
              <w:rPr>
                <w:rFonts w:ascii="Arial" w:hAnsi="Arial" w:cs="Arial"/>
                <w:sz w:val="20"/>
                <w:szCs w:val="20"/>
              </w:rPr>
              <w:t>uacrapuquio</w:t>
            </w:r>
          </w:p>
        </w:tc>
        <w:tc>
          <w:tcPr>
            <w:tcW w:w="1701" w:type="dxa"/>
          </w:tcPr>
          <w:p w14:paraId="47E0F534" w14:textId="77777777" w:rsidR="00F56548" w:rsidRPr="006C0E4B" w:rsidRDefault="00F56548" w:rsidP="00F56548">
            <w:pPr>
              <w:pStyle w:val="NoSpacing"/>
              <w:rPr>
                <w:rFonts w:ascii="Arial" w:hAnsi="Arial" w:cs="Arial"/>
                <w:sz w:val="18"/>
                <w:szCs w:val="18"/>
              </w:rPr>
            </w:pPr>
          </w:p>
        </w:tc>
        <w:tc>
          <w:tcPr>
            <w:tcW w:w="1843" w:type="dxa"/>
          </w:tcPr>
          <w:p w14:paraId="1C2BADD3" w14:textId="77777777" w:rsidR="00F56548" w:rsidRPr="006C0E4B" w:rsidRDefault="00F56548" w:rsidP="00F56548">
            <w:pPr>
              <w:pStyle w:val="NoSpacing"/>
              <w:rPr>
                <w:rFonts w:ascii="Arial" w:hAnsi="Arial" w:cs="Arial"/>
                <w:sz w:val="18"/>
                <w:szCs w:val="18"/>
              </w:rPr>
            </w:pPr>
            <w:r>
              <w:rPr>
                <w:rFonts w:ascii="Arial" w:hAnsi="Arial" w:cs="Arial"/>
                <w:sz w:val="18"/>
                <w:szCs w:val="18"/>
              </w:rPr>
              <w:t>Municipalidad Distrital de Huacrapuquio</w:t>
            </w:r>
          </w:p>
        </w:tc>
        <w:tc>
          <w:tcPr>
            <w:tcW w:w="1134" w:type="dxa"/>
          </w:tcPr>
          <w:p w14:paraId="52B83AA3" w14:textId="77777777" w:rsidR="00F56548" w:rsidRPr="006C0E4B" w:rsidRDefault="00F56548" w:rsidP="00F56548">
            <w:pPr>
              <w:pStyle w:val="NoSpacing"/>
              <w:rPr>
                <w:rFonts w:ascii="Arial" w:hAnsi="Arial" w:cs="Arial"/>
                <w:sz w:val="18"/>
                <w:szCs w:val="18"/>
              </w:rPr>
            </w:pPr>
          </w:p>
        </w:tc>
        <w:tc>
          <w:tcPr>
            <w:tcW w:w="1134" w:type="dxa"/>
          </w:tcPr>
          <w:p w14:paraId="00AE67E5"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3DD46627"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185FB539"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2AB7FC7D"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6F5E0466"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04DBB7B7"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r w:rsidR="00F56548" w:rsidRPr="006C0E4B" w14:paraId="7AD4A0C3" w14:textId="77777777" w:rsidTr="00C73724">
        <w:tc>
          <w:tcPr>
            <w:tcW w:w="988" w:type="dxa"/>
          </w:tcPr>
          <w:p w14:paraId="7EFC23A7" w14:textId="77777777" w:rsidR="00F56548" w:rsidRDefault="00F56548" w:rsidP="00F56548">
            <w:pPr>
              <w:pStyle w:val="NoSpacing"/>
              <w:rPr>
                <w:rFonts w:ascii="Arial" w:hAnsi="Arial" w:cs="Arial"/>
                <w:sz w:val="16"/>
                <w:szCs w:val="16"/>
              </w:rPr>
            </w:pPr>
            <w:r>
              <w:rPr>
                <w:rFonts w:ascii="Arial" w:hAnsi="Arial" w:cs="Arial"/>
                <w:sz w:val="16"/>
                <w:szCs w:val="16"/>
              </w:rPr>
              <w:t>AET.06.02</w:t>
            </w:r>
          </w:p>
        </w:tc>
        <w:tc>
          <w:tcPr>
            <w:tcW w:w="2551" w:type="dxa"/>
          </w:tcPr>
          <w:p w14:paraId="29F0B8C7" w14:textId="77777777" w:rsidR="00F56548" w:rsidRPr="00480FEE" w:rsidRDefault="00F56548" w:rsidP="00F56548">
            <w:pPr>
              <w:pStyle w:val="NoSpacing"/>
              <w:jc w:val="both"/>
              <w:rPr>
                <w:rFonts w:ascii="Arial" w:hAnsi="Arial" w:cs="Arial"/>
                <w:sz w:val="20"/>
                <w:szCs w:val="20"/>
              </w:rPr>
            </w:pPr>
            <w:r w:rsidRPr="00480FEE">
              <w:rPr>
                <w:rFonts w:ascii="Arial" w:hAnsi="Arial" w:cs="Arial"/>
                <w:sz w:val="20"/>
                <w:szCs w:val="20"/>
              </w:rPr>
              <w:t>Inventariar y evaluar los recursos naturales</w:t>
            </w:r>
          </w:p>
        </w:tc>
        <w:tc>
          <w:tcPr>
            <w:tcW w:w="1701" w:type="dxa"/>
          </w:tcPr>
          <w:p w14:paraId="12ED6E8E" w14:textId="77777777" w:rsidR="00F56548" w:rsidRPr="006C0E4B" w:rsidRDefault="00F56548" w:rsidP="00F56548">
            <w:pPr>
              <w:pStyle w:val="NoSpacing"/>
              <w:rPr>
                <w:rFonts w:ascii="Arial" w:hAnsi="Arial" w:cs="Arial"/>
                <w:sz w:val="18"/>
                <w:szCs w:val="18"/>
              </w:rPr>
            </w:pPr>
          </w:p>
        </w:tc>
        <w:tc>
          <w:tcPr>
            <w:tcW w:w="1843" w:type="dxa"/>
          </w:tcPr>
          <w:p w14:paraId="39B70345" w14:textId="77777777" w:rsidR="00F56548" w:rsidRDefault="00F56548" w:rsidP="00F56548">
            <w:pPr>
              <w:pStyle w:val="NoSpacing"/>
              <w:rPr>
                <w:rFonts w:ascii="Arial" w:hAnsi="Arial" w:cs="Arial"/>
                <w:sz w:val="18"/>
                <w:szCs w:val="18"/>
              </w:rPr>
            </w:pPr>
          </w:p>
        </w:tc>
        <w:tc>
          <w:tcPr>
            <w:tcW w:w="1134" w:type="dxa"/>
          </w:tcPr>
          <w:p w14:paraId="3D05450F" w14:textId="77777777" w:rsidR="00F56548" w:rsidRPr="006C0E4B" w:rsidRDefault="00F56548" w:rsidP="00F56548">
            <w:pPr>
              <w:pStyle w:val="NoSpacing"/>
              <w:rPr>
                <w:rFonts w:ascii="Arial" w:hAnsi="Arial" w:cs="Arial"/>
                <w:sz w:val="18"/>
                <w:szCs w:val="18"/>
              </w:rPr>
            </w:pPr>
          </w:p>
        </w:tc>
        <w:tc>
          <w:tcPr>
            <w:tcW w:w="1134" w:type="dxa"/>
          </w:tcPr>
          <w:p w14:paraId="0E3725DF"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74B4922F"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4E58FB6D"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46B2633B"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4495B815"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3EC3DBD0"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r w:rsidR="00F56548" w:rsidRPr="006C0E4B" w14:paraId="35237758" w14:textId="77777777" w:rsidTr="00C73724">
        <w:tc>
          <w:tcPr>
            <w:tcW w:w="988" w:type="dxa"/>
          </w:tcPr>
          <w:p w14:paraId="4A284FC0" w14:textId="77777777" w:rsidR="00F56548" w:rsidRDefault="00F56548" w:rsidP="00F56548">
            <w:pPr>
              <w:pStyle w:val="NoSpacing"/>
              <w:rPr>
                <w:rFonts w:ascii="Arial" w:hAnsi="Arial" w:cs="Arial"/>
                <w:sz w:val="16"/>
                <w:szCs w:val="16"/>
              </w:rPr>
            </w:pPr>
            <w:r>
              <w:rPr>
                <w:rFonts w:ascii="Arial" w:hAnsi="Arial" w:cs="Arial"/>
                <w:sz w:val="16"/>
                <w:szCs w:val="16"/>
              </w:rPr>
              <w:t>AET.06.03</w:t>
            </w:r>
          </w:p>
        </w:tc>
        <w:tc>
          <w:tcPr>
            <w:tcW w:w="2551" w:type="dxa"/>
          </w:tcPr>
          <w:p w14:paraId="07885CC8" w14:textId="77777777" w:rsidR="00F56548" w:rsidRPr="00480FEE" w:rsidRDefault="00F56548" w:rsidP="00F56548">
            <w:pPr>
              <w:pStyle w:val="NoSpacing"/>
              <w:jc w:val="both"/>
              <w:rPr>
                <w:rFonts w:ascii="Arial" w:hAnsi="Arial" w:cs="Arial"/>
                <w:sz w:val="20"/>
                <w:szCs w:val="20"/>
              </w:rPr>
            </w:pPr>
            <w:r w:rsidRPr="00480FEE">
              <w:rPr>
                <w:rFonts w:ascii="Arial" w:hAnsi="Arial" w:cs="Arial"/>
                <w:sz w:val="20"/>
                <w:szCs w:val="20"/>
              </w:rPr>
              <w:t>Implementar planta de tratamiento de residuos sólidos.</w:t>
            </w:r>
          </w:p>
        </w:tc>
        <w:tc>
          <w:tcPr>
            <w:tcW w:w="1701" w:type="dxa"/>
          </w:tcPr>
          <w:p w14:paraId="155C2AF1" w14:textId="77777777" w:rsidR="00F56548" w:rsidRPr="006C0E4B" w:rsidRDefault="00F56548" w:rsidP="00F56548">
            <w:pPr>
              <w:pStyle w:val="NoSpacing"/>
              <w:rPr>
                <w:rFonts w:ascii="Arial" w:hAnsi="Arial" w:cs="Arial"/>
                <w:sz w:val="18"/>
                <w:szCs w:val="18"/>
              </w:rPr>
            </w:pPr>
          </w:p>
        </w:tc>
        <w:tc>
          <w:tcPr>
            <w:tcW w:w="1843" w:type="dxa"/>
          </w:tcPr>
          <w:p w14:paraId="0BE82191" w14:textId="77777777" w:rsidR="00F56548" w:rsidRDefault="00F56548" w:rsidP="00F56548">
            <w:pPr>
              <w:pStyle w:val="NoSpacing"/>
              <w:rPr>
                <w:rFonts w:ascii="Arial" w:hAnsi="Arial" w:cs="Arial"/>
                <w:sz w:val="18"/>
                <w:szCs w:val="18"/>
              </w:rPr>
            </w:pPr>
          </w:p>
        </w:tc>
        <w:tc>
          <w:tcPr>
            <w:tcW w:w="1134" w:type="dxa"/>
          </w:tcPr>
          <w:p w14:paraId="635C6C20" w14:textId="77777777" w:rsidR="00F56548" w:rsidRPr="006C0E4B" w:rsidRDefault="00F56548" w:rsidP="00F56548">
            <w:pPr>
              <w:pStyle w:val="NoSpacing"/>
              <w:rPr>
                <w:rFonts w:ascii="Arial" w:hAnsi="Arial" w:cs="Arial"/>
                <w:sz w:val="18"/>
                <w:szCs w:val="18"/>
              </w:rPr>
            </w:pPr>
          </w:p>
        </w:tc>
        <w:tc>
          <w:tcPr>
            <w:tcW w:w="1134" w:type="dxa"/>
          </w:tcPr>
          <w:p w14:paraId="6BACE728"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632CDA12"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4AB6DE26"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64752A13"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7DDC05AC"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7CD29177"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r w:rsidR="00F56548" w:rsidRPr="006C0E4B" w14:paraId="2B124C47" w14:textId="77777777" w:rsidTr="00C73724">
        <w:tc>
          <w:tcPr>
            <w:tcW w:w="988" w:type="dxa"/>
          </w:tcPr>
          <w:p w14:paraId="2CA64136" w14:textId="77777777" w:rsidR="00F56548" w:rsidRDefault="00F56548" w:rsidP="00F56548">
            <w:pPr>
              <w:pStyle w:val="NoSpacing"/>
              <w:rPr>
                <w:rFonts w:ascii="Arial" w:hAnsi="Arial" w:cs="Arial"/>
                <w:sz w:val="16"/>
                <w:szCs w:val="16"/>
              </w:rPr>
            </w:pPr>
            <w:r>
              <w:rPr>
                <w:rFonts w:ascii="Arial" w:hAnsi="Arial" w:cs="Arial"/>
                <w:sz w:val="16"/>
                <w:szCs w:val="16"/>
              </w:rPr>
              <w:t>AET.06.04</w:t>
            </w:r>
          </w:p>
        </w:tc>
        <w:tc>
          <w:tcPr>
            <w:tcW w:w="2551" w:type="dxa"/>
          </w:tcPr>
          <w:p w14:paraId="01209115" w14:textId="77777777" w:rsidR="00F56548" w:rsidRPr="00480FEE" w:rsidRDefault="00F56548" w:rsidP="00F56548">
            <w:pPr>
              <w:pStyle w:val="NoSpacing"/>
              <w:jc w:val="both"/>
              <w:rPr>
                <w:rFonts w:ascii="Arial" w:hAnsi="Arial" w:cs="Arial"/>
                <w:sz w:val="20"/>
                <w:szCs w:val="20"/>
              </w:rPr>
            </w:pPr>
            <w:r>
              <w:rPr>
                <w:rFonts w:ascii="Arial" w:hAnsi="Arial" w:cs="Arial"/>
                <w:sz w:val="20"/>
                <w:szCs w:val="20"/>
              </w:rPr>
              <w:t>S</w:t>
            </w:r>
            <w:r w:rsidRPr="00480FEE">
              <w:rPr>
                <w:rFonts w:ascii="Arial" w:hAnsi="Arial" w:cs="Arial"/>
                <w:sz w:val="20"/>
                <w:szCs w:val="20"/>
              </w:rPr>
              <w:t>ensibiliza</w:t>
            </w:r>
            <w:r>
              <w:rPr>
                <w:rFonts w:ascii="Arial" w:hAnsi="Arial" w:cs="Arial"/>
                <w:sz w:val="20"/>
                <w:szCs w:val="20"/>
              </w:rPr>
              <w:t>r a la población</w:t>
            </w:r>
            <w:r w:rsidRPr="00480FEE">
              <w:rPr>
                <w:rFonts w:ascii="Arial" w:hAnsi="Arial" w:cs="Arial"/>
                <w:sz w:val="20"/>
                <w:szCs w:val="20"/>
              </w:rPr>
              <w:t xml:space="preserve"> para la segregación y recolección selectiva de residuos sólidos</w:t>
            </w:r>
          </w:p>
        </w:tc>
        <w:tc>
          <w:tcPr>
            <w:tcW w:w="1701" w:type="dxa"/>
          </w:tcPr>
          <w:p w14:paraId="596A8BA6" w14:textId="77777777" w:rsidR="00F56548" w:rsidRPr="006C0E4B" w:rsidRDefault="00F56548" w:rsidP="00F56548">
            <w:pPr>
              <w:pStyle w:val="NoSpacing"/>
              <w:rPr>
                <w:rFonts w:ascii="Arial" w:hAnsi="Arial" w:cs="Arial"/>
                <w:sz w:val="18"/>
                <w:szCs w:val="18"/>
              </w:rPr>
            </w:pPr>
          </w:p>
        </w:tc>
        <w:tc>
          <w:tcPr>
            <w:tcW w:w="1843" w:type="dxa"/>
          </w:tcPr>
          <w:p w14:paraId="677C41E9" w14:textId="77777777" w:rsidR="00F56548" w:rsidRDefault="00F56548" w:rsidP="00F56548">
            <w:pPr>
              <w:pStyle w:val="NoSpacing"/>
              <w:rPr>
                <w:rFonts w:ascii="Arial" w:hAnsi="Arial" w:cs="Arial"/>
                <w:sz w:val="18"/>
                <w:szCs w:val="18"/>
              </w:rPr>
            </w:pPr>
          </w:p>
        </w:tc>
        <w:tc>
          <w:tcPr>
            <w:tcW w:w="1134" w:type="dxa"/>
          </w:tcPr>
          <w:p w14:paraId="24F96E73" w14:textId="77777777" w:rsidR="00F56548" w:rsidRPr="006C0E4B" w:rsidRDefault="00F56548" w:rsidP="00F56548">
            <w:pPr>
              <w:pStyle w:val="NoSpacing"/>
              <w:rPr>
                <w:rFonts w:ascii="Arial" w:hAnsi="Arial" w:cs="Arial"/>
                <w:sz w:val="18"/>
                <w:szCs w:val="18"/>
              </w:rPr>
            </w:pPr>
          </w:p>
        </w:tc>
        <w:tc>
          <w:tcPr>
            <w:tcW w:w="1134" w:type="dxa"/>
          </w:tcPr>
          <w:p w14:paraId="100EED59"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27B43252"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46FB361A"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2E5753C5"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67357B9D"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09D42814"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r w:rsidR="00F56548" w:rsidRPr="006C0E4B" w14:paraId="578621D0" w14:textId="77777777" w:rsidTr="00C73724">
        <w:tc>
          <w:tcPr>
            <w:tcW w:w="988" w:type="dxa"/>
          </w:tcPr>
          <w:p w14:paraId="7804FE6E" w14:textId="77777777" w:rsidR="00F56548" w:rsidRDefault="00F56548" w:rsidP="00F56548">
            <w:pPr>
              <w:pStyle w:val="NoSpacing"/>
              <w:rPr>
                <w:rFonts w:ascii="Arial" w:hAnsi="Arial" w:cs="Arial"/>
                <w:sz w:val="16"/>
                <w:szCs w:val="16"/>
              </w:rPr>
            </w:pPr>
            <w:r>
              <w:rPr>
                <w:rFonts w:ascii="Arial" w:hAnsi="Arial" w:cs="Arial"/>
                <w:sz w:val="16"/>
                <w:szCs w:val="16"/>
              </w:rPr>
              <w:t>AET.06.05</w:t>
            </w:r>
          </w:p>
        </w:tc>
        <w:tc>
          <w:tcPr>
            <w:tcW w:w="2551" w:type="dxa"/>
          </w:tcPr>
          <w:p w14:paraId="72A1BC77" w14:textId="77777777" w:rsidR="00F56548" w:rsidRPr="00480FEE" w:rsidRDefault="00F56548" w:rsidP="00F56548">
            <w:pPr>
              <w:pStyle w:val="NoSpacing"/>
              <w:jc w:val="both"/>
              <w:rPr>
                <w:rFonts w:ascii="Arial" w:hAnsi="Arial" w:cs="Arial"/>
                <w:sz w:val="20"/>
                <w:szCs w:val="20"/>
              </w:rPr>
            </w:pPr>
            <w:r>
              <w:rPr>
                <w:rFonts w:ascii="Arial" w:hAnsi="Arial" w:cs="Arial"/>
                <w:sz w:val="20"/>
                <w:szCs w:val="20"/>
              </w:rPr>
              <w:t xml:space="preserve">Realizar la </w:t>
            </w:r>
            <w:r w:rsidRPr="00480FEE">
              <w:rPr>
                <w:rFonts w:ascii="Arial" w:hAnsi="Arial" w:cs="Arial"/>
                <w:sz w:val="20"/>
                <w:szCs w:val="20"/>
              </w:rPr>
              <w:t xml:space="preserve"> limpieza del canal CIMIRM</w:t>
            </w:r>
          </w:p>
        </w:tc>
        <w:tc>
          <w:tcPr>
            <w:tcW w:w="1701" w:type="dxa"/>
          </w:tcPr>
          <w:p w14:paraId="41C820D5" w14:textId="77777777" w:rsidR="00F56548" w:rsidRPr="006C0E4B" w:rsidRDefault="00F56548" w:rsidP="00F56548">
            <w:pPr>
              <w:pStyle w:val="NoSpacing"/>
              <w:rPr>
                <w:rFonts w:ascii="Arial" w:hAnsi="Arial" w:cs="Arial"/>
                <w:sz w:val="18"/>
                <w:szCs w:val="18"/>
              </w:rPr>
            </w:pPr>
          </w:p>
        </w:tc>
        <w:tc>
          <w:tcPr>
            <w:tcW w:w="1843" w:type="dxa"/>
          </w:tcPr>
          <w:p w14:paraId="35A0721B" w14:textId="77777777" w:rsidR="00F56548" w:rsidRPr="00480FEE" w:rsidRDefault="00F56548" w:rsidP="00F56548">
            <w:pPr>
              <w:pStyle w:val="NoSpacing"/>
              <w:rPr>
                <w:rFonts w:ascii="Arial" w:hAnsi="Arial" w:cs="Arial"/>
                <w:sz w:val="20"/>
                <w:szCs w:val="20"/>
              </w:rPr>
            </w:pPr>
          </w:p>
        </w:tc>
        <w:tc>
          <w:tcPr>
            <w:tcW w:w="1134" w:type="dxa"/>
          </w:tcPr>
          <w:p w14:paraId="674650C5" w14:textId="77777777" w:rsidR="00F56548" w:rsidRPr="006C0E4B" w:rsidRDefault="00F56548" w:rsidP="00F56548">
            <w:pPr>
              <w:pStyle w:val="NoSpacing"/>
              <w:rPr>
                <w:rFonts w:ascii="Arial" w:hAnsi="Arial" w:cs="Arial"/>
                <w:sz w:val="18"/>
                <w:szCs w:val="18"/>
              </w:rPr>
            </w:pPr>
          </w:p>
        </w:tc>
        <w:tc>
          <w:tcPr>
            <w:tcW w:w="1134" w:type="dxa"/>
          </w:tcPr>
          <w:p w14:paraId="0F95830A"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75D0D891"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68112CE2"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75F3BDD4"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22C66527"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30235BD1"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r w:rsidR="00F56548" w:rsidRPr="006C0E4B" w14:paraId="7EE5CC18" w14:textId="77777777" w:rsidTr="00C73724">
        <w:tc>
          <w:tcPr>
            <w:tcW w:w="988" w:type="dxa"/>
          </w:tcPr>
          <w:p w14:paraId="4FCC0DF1" w14:textId="77777777" w:rsidR="00F56548" w:rsidRDefault="00F56548" w:rsidP="00F56548">
            <w:pPr>
              <w:pStyle w:val="NoSpacing"/>
              <w:rPr>
                <w:rFonts w:ascii="Arial" w:hAnsi="Arial" w:cs="Arial"/>
                <w:sz w:val="16"/>
                <w:szCs w:val="16"/>
              </w:rPr>
            </w:pPr>
            <w:r>
              <w:rPr>
                <w:rFonts w:ascii="Arial" w:hAnsi="Arial" w:cs="Arial"/>
                <w:sz w:val="16"/>
                <w:szCs w:val="16"/>
              </w:rPr>
              <w:t>AET.06.06</w:t>
            </w:r>
          </w:p>
        </w:tc>
        <w:tc>
          <w:tcPr>
            <w:tcW w:w="2551" w:type="dxa"/>
          </w:tcPr>
          <w:p w14:paraId="623FA72C" w14:textId="77777777" w:rsidR="00F56548" w:rsidRDefault="00F56548" w:rsidP="00F56548">
            <w:pPr>
              <w:pStyle w:val="NoSpacing"/>
              <w:jc w:val="both"/>
              <w:rPr>
                <w:rFonts w:ascii="Arial" w:hAnsi="Arial" w:cs="Arial"/>
                <w:sz w:val="20"/>
                <w:szCs w:val="20"/>
              </w:rPr>
            </w:pPr>
            <w:r w:rsidRPr="00480FEE">
              <w:rPr>
                <w:rFonts w:ascii="Arial" w:hAnsi="Arial" w:cs="Arial"/>
                <w:sz w:val="20"/>
                <w:szCs w:val="20"/>
              </w:rPr>
              <w:t>Elaborar el  Plan de Prevención y Reducción de Riesgo de Desastres</w:t>
            </w:r>
          </w:p>
        </w:tc>
        <w:tc>
          <w:tcPr>
            <w:tcW w:w="1701" w:type="dxa"/>
          </w:tcPr>
          <w:p w14:paraId="3EFD2DE8" w14:textId="77777777" w:rsidR="00F56548" w:rsidRPr="006C0E4B" w:rsidRDefault="00F56548" w:rsidP="00F56548">
            <w:pPr>
              <w:pStyle w:val="NoSpacing"/>
              <w:rPr>
                <w:rFonts w:ascii="Arial" w:hAnsi="Arial" w:cs="Arial"/>
                <w:sz w:val="18"/>
                <w:szCs w:val="18"/>
              </w:rPr>
            </w:pPr>
          </w:p>
        </w:tc>
        <w:tc>
          <w:tcPr>
            <w:tcW w:w="1843" w:type="dxa"/>
          </w:tcPr>
          <w:p w14:paraId="11D6FED7" w14:textId="77777777" w:rsidR="00F56548" w:rsidRPr="00480FEE" w:rsidRDefault="00F56548" w:rsidP="00F56548">
            <w:pPr>
              <w:pStyle w:val="NoSpacing"/>
              <w:rPr>
                <w:rFonts w:ascii="Arial" w:hAnsi="Arial" w:cs="Arial"/>
                <w:sz w:val="20"/>
                <w:szCs w:val="20"/>
              </w:rPr>
            </w:pPr>
          </w:p>
        </w:tc>
        <w:tc>
          <w:tcPr>
            <w:tcW w:w="1134" w:type="dxa"/>
          </w:tcPr>
          <w:p w14:paraId="7FFB449C" w14:textId="77777777" w:rsidR="00F56548" w:rsidRPr="006C0E4B" w:rsidRDefault="00F56548" w:rsidP="00F56548">
            <w:pPr>
              <w:pStyle w:val="NoSpacing"/>
              <w:rPr>
                <w:rFonts w:ascii="Arial" w:hAnsi="Arial" w:cs="Arial"/>
                <w:sz w:val="18"/>
                <w:szCs w:val="18"/>
              </w:rPr>
            </w:pPr>
          </w:p>
        </w:tc>
        <w:tc>
          <w:tcPr>
            <w:tcW w:w="1134" w:type="dxa"/>
          </w:tcPr>
          <w:p w14:paraId="658411F3"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16B18C18"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34582F04"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36106C11"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2F0EAA2F"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60A39707"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r w:rsidR="00F56548" w:rsidRPr="006C0E4B" w14:paraId="62E6D5C2" w14:textId="77777777" w:rsidTr="00C73724">
        <w:tc>
          <w:tcPr>
            <w:tcW w:w="988" w:type="dxa"/>
          </w:tcPr>
          <w:p w14:paraId="50D3ABC7" w14:textId="77777777" w:rsidR="00F56548" w:rsidRDefault="00F56548" w:rsidP="00F56548">
            <w:pPr>
              <w:pStyle w:val="NoSpacing"/>
              <w:rPr>
                <w:rFonts w:ascii="Arial" w:hAnsi="Arial" w:cs="Arial"/>
                <w:sz w:val="16"/>
                <w:szCs w:val="16"/>
              </w:rPr>
            </w:pPr>
            <w:r>
              <w:rPr>
                <w:rFonts w:ascii="Arial" w:hAnsi="Arial" w:cs="Arial"/>
                <w:sz w:val="16"/>
                <w:szCs w:val="16"/>
              </w:rPr>
              <w:t>AET.06.07</w:t>
            </w:r>
          </w:p>
        </w:tc>
        <w:tc>
          <w:tcPr>
            <w:tcW w:w="2551" w:type="dxa"/>
          </w:tcPr>
          <w:p w14:paraId="6371E342" w14:textId="77777777" w:rsidR="00F56548" w:rsidRPr="00480FEE" w:rsidRDefault="00F56548" w:rsidP="00F56548">
            <w:pPr>
              <w:pStyle w:val="NoSpacing"/>
              <w:jc w:val="both"/>
              <w:rPr>
                <w:rFonts w:ascii="Arial" w:hAnsi="Arial" w:cs="Arial"/>
                <w:sz w:val="20"/>
                <w:szCs w:val="20"/>
              </w:rPr>
            </w:pPr>
            <w:r w:rsidRPr="00480FEE">
              <w:rPr>
                <w:rFonts w:ascii="Arial" w:hAnsi="Arial" w:cs="Arial"/>
                <w:sz w:val="20"/>
                <w:szCs w:val="20"/>
              </w:rPr>
              <w:t>Implementar el comité de defensa civil.</w:t>
            </w:r>
          </w:p>
        </w:tc>
        <w:tc>
          <w:tcPr>
            <w:tcW w:w="1701" w:type="dxa"/>
          </w:tcPr>
          <w:p w14:paraId="23283F62" w14:textId="77777777" w:rsidR="00F56548" w:rsidRPr="006C0E4B" w:rsidRDefault="00F56548" w:rsidP="00F56548">
            <w:pPr>
              <w:pStyle w:val="NoSpacing"/>
              <w:rPr>
                <w:rFonts w:ascii="Arial" w:hAnsi="Arial" w:cs="Arial"/>
                <w:sz w:val="18"/>
                <w:szCs w:val="18"/>
              </w:rPr>
            </w:pPr>
          </w:p>
        </w:tc>
        <w:tc>
          <w:tcPr>
            <w:tcW w:w="1843" w:type="dxa"/>
          </w:tcPr>
          <w:p w14:paraId="5A14555D" w14:textId="77777777" w:rsidR="00F56548" w:rsidRPr="00480FEE" w:rsidRDefault="00F56548" w:rsidP="00F56548">
            <w:pPr>
              <w:pStyle w:val="NoSpacing"/>
              <w:rPr>
                <w:rFonts w:ascii="Arial" w:hAnsi="Arial" w:cs="Arial"/>
                <w:sz w:val="20"/>
                <w:szCs w:val="20"/>
              </w:rPr>
            </w:pPr>
          </w:p>
        </w:tc>
        <w:tc>
          <w:tcPr>
            <w:tcW w:w="1134" w:type="dxa"/>
          </w:tcPr>
          <w:p w14:paraId="591BA48E" w14:textId="77777777" w:rsidR="00F56548" w:rsidRPr="006C0E4B" w:rsidRDefault="00F56548" w:rsidP="00F56548">
            <w:pPr>
              <w:pStyle w:val="NoSpacing"/>
              <w:rPr>
                <w:rFonts w:ascii="Arial" w:hAnsi="Arial" w:cs="Arial"/>
                <w:sz w:val="18"/>
                <w:szCs w:val="18"/>
              </w:rPr>
            </w:pPr>
          </w:p>
        </w:tc>
        <w:tc>
          <w:tcPr>
            <w:tcW w:w="1134" w:type="dxa"/>
          </w:tcPr>
          <w:p w14:paraId="1484B846"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429E235B"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47BF304D"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0CACD670"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34" w:type="dxa"/>
          </w:tcPr>
          <w:p w14:paraId="5DAB3FB5"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c>
          <w:tcPr>
            <w:tcW w:w="1184" w:type="dxa"/>
          </w:tcPr>
          <w:p w14:paraId="0DB7E55D" w14:textId="77777777" w:rsidR="00F56548" w:rsidRPr="006C0E4B" w:rsidRDefault="00F56548" w:rsidP="00F56548">
            <w:pPr>
              <w:pStyle w:val="NoSpacing"/>
              <w:jc w:val="center"/>
              <w:rPr>
                <w:rFonts w:ascii="Arial" w:hAnsi="Arial" w:cs="Arial"/>
                <w:sz w:val="18"/>
                <w:szCs w:val="18"/>
              </w:rPr>
            </w:pPr>
            <w:r>
              <w:rPr>
                <w:rFonts w:ascii="Arial" w:hAnsi="Arial" w:cs="Arial"/>
                <w:sz w:val="18"/>
                <w:szCs w:val="18"/>
              </w:rPr>
              <w:t>X</w:t>
            </w:r>
          </w:p>
        </w:tc>
      </w:tr>
    </w:tbl>
    <w:p w14:paraId="4CA35D6D" w14:textId="77777777" w:rsidR="00916BFA" w:rsidRDefault="00916BFA" w:rsidP="00516D98">
      <w:pPr>
        <w:autoSpaceDE w:val="0"/>
        <w:autoSpaceDN w:val="0"/>
        <w:adjustRightInd w:val="0"/>
        <w:spacing w:after="0" w:line="360" w:lineRule="auto"/>
        <w:jc w:val="both"/>
        <w:rPr>
          <w:rFonts w:ascii="Arial" w:hAnsi="Arial" w:cs="Arial"/>
        </w:rPr>
      </w:pPr>
    </w:p>
    <w:p w14:paraId="3243F24B" w14:textId="77777777" w:rsidR="00CD67DA" w:rsidRDefault="00CD67DA" w:rsidP="00516D98">
      <w:pPr>
        <w:autoSpaceDE w:val="0"/>
        <w:autoSpaceDN w:val="0"/>
        <w:adjustRightInd w:val="0"/>
        <w:spacing w:after="0" w:line="360" w:lineRule="auto"/>
        <w:jc w:val="both"/>
        <w:rPr>
          <w:rFonts w:ascii="Arial" w:hAnsi="Arial" w:cs="Arial"/>
        </w:rPr>
      </w:pPr>
    </w:p>
    <w:p w14:paraId="73B2FCF6" w14:textId="77777777" w:rsidR="00CD67DA" w:rsidRDefault="00CD67DA" w:rsidP="00516D98">
      <w:pPr>
        <w:autoSpaceDE w:val="0"/>
        <w:autoSpaceDN w:val="0"/>
        <w:adjustRightInd w:val="0"/>
        <w:spacing w:after="0" w:line="360" w:lineRule="auto"/>
        <w:jc w:val="both"/>
        <w:rPr>
          <w:rFonts w:ascii="Arial" w:hAnsi="Arial" w:cs="Arial"/>
        </w:rPr>
      </w:pPr>
    </w:p>
    <w:p w14:paraId="349F61C7" w14:textId="77777777" w:rsidR="00C73724" w:rsidRDefault="00C73724" w:rsidP="00C73724">
      <w:pPr>
        <w:pStyle w:val="NoSpacing"/>
        <w:rPr>
          <w:rFonts w:ascii="Arial" w:hAnsi="Arial" w:cs="Arial"/>
          <w:b/>
          <w:sz w:val="20"/>
          <w:szCs w:val="20"/>
        </w:rPr>
      </w:pPr>
      <w:r w:rsidRPr="00C37A96">
        <w:rPr>
          <w:rFonts w:ascii="Arial" w:hAnsi="Arial" w:cs="Arial"/>
          <w:b/>
          <w:noProof/>
          <w:lang w:val="en-US"/>
        </w:rPr>
        <w:drawing>
          <wp:inline distT="0" distB="0" distL="0" distR="0" wp14:anchorId="522A2B84" wp14:editId="36D454A6">
            <wp:extent cx="781050" cy="581025"/>
            <wp:effectExtent l="0" t="0" r="0" b="9525"/>
            <wp:docPr id="62" name="Imagen 62"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6176E53C" w14:textId="77777777" w:rsidR="00C73724" w:rsidRPr="00561F7F" w:rsidRDefault="00C73724" w:rsidP="00C73724">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294515C0" w14:textId="77777777" w:rsidR="00CD67DA" w:rsidRPr="00CD67DA" w:rsidRDefault="00203C24" w:rsidP="00D25AAF">
      <w:pPr>
        <w:autoSpaceDE w:val="0"/>
        <w:autoSpaceDN w:val="0"/>
        <w:adjustRightInd w:val="0"/>
        <w:spacing w:after="0" w:line="360" w:lineRule="auto"/>
        <w:jc w:val="center"/>
        <w:rPr>
          <w:rFonts w:ascii="Arial" w:hAnsi="Arial" w:cs="Arial"/>
        </w:rPr>
      </w:pPr>
      <w:r>
        <w:rPr>
          <w:rFonts w:ascii="Arial" w:hAnsi="Arial" w:cs="Arial"/>
        </w:rPr>
        <w:t xml:space="preserve">3.3 </w:t>
      </w:r>
      <w:r w:rsidR="00D25AAF">
        <w:rPr>
          <w:rFonts w:ascii="Arial" w:hAnsi="Arial" w:cs="Arial"/>
        </w:rPr>
        <w:t>Articulación del PDC</w:t>
      </w:r>
      <w:r w:rsidR="00CD67DA" w:rsidRPr="00CD67DA">
        <w:rPr>
          <w:rFonts w:ascii="Arial" w:hAnsi="Arial" w:cs="Arial"/>
        </w:rPr>
        <w:t xml:space="preserve"> con el Plan de Desarrollo Regional Concertado</w:t>
      </w:r>
    </w:p>
    <w:tbl>
      <w:tblPr>
        <w:tblStyle w:val="TableGrid"/>
        <w:tblW w:w="0" w:type="auto"/>
        <w:tblLook w:val="04A0" w:firstRow="1" w:lastRow="0" w:firstColumn="1" w:lastColumn="0" w:noHBand="0" w:noVBand="1"/>
      </w:tblPr>
      <w:tblGrid>
        <w:gridCol w:w="947"/>
        <w:gridCol w:w="1883"/>
        <w:gridCol w:w="993"/>
        <w:gridCol w:w="1984"/>
        <w:gridCol w:w="1985"/>
        <w:gridCol w:w="992"/>
        <w:gridCol w:w="2410"/>
        <w:gridCol w:w="2225"/>
        <w:gridCol w:w="1652"/>
      </w:tblGrid>
      <w:tr w:rsidR="00AA200B" w:rsidRPr="00D43EBE" w14:paraId="044E648A" w14:textId="77777777" w:rsidTr="00C73724">
        <w:tc>
          <w:tcPr>
            <w:tcW w:w="2830" w:type="dxa"/>
            <w:gridSpan w:val="2"/>
          </w:tcPr>
          <w:p w14:paraId="5A603041" w14:textId="77777777" w:rsidR="00AA200B" w:rsidRPr="00D43EBE" w:rsidRDefault="00AA200B" w:rsidP="00D43EBE">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OBJETIVO REGIONAL</w:t>
            </w:r>
          </w:p>
        </w:tc>
        <w:tc>
          <w:tcPr>
            <w:tcW w:w="4962" w:type="dxa"/>
            <w:gridSpan w:val="3"/>
          </w:tcPr>
          <w:p w14:paraId="37280EB9" w14:textId="77777777" w:rsidR="00AA200B" w:rsidRPr="00D43EBE" w:rsidRDefault="00AA200B" w:rsidP="00D43EBE">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OBJETIVO ESPECIFICO</w:t>
            </w:r>
          </w:p>
        </w:tc>
        <w:tc>
          <w:tcPr>
            <w:tcW w:w="5627" w:type="dxa"/>
            <w:gridSpan w:val="3"/>
          </w:tcPr>
          <w:p w14:paraId="16C99245" w14:textId="77777777" w:rsidR="00AA200B" w:rsidRPr="00D43EBE" w:rsidRDefault="00AA200B" w:rsidP="00D43EBE">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OBJETIVO ESTRATEGICO TERRITORIAL</w:t>
            </w:r>
          </w:p>
        </w:tc>
        <w:tc>
          <w:tcPr>
            <w:tcW w:w="1652" w:type="dxa"/>
            <w:vMerge w:val="restart"/>
          </w:tcPr>
          <w:p w14:paraId="4DFD2A59" w14:textId="77777777" w:rsidR="00AA200B" w:rsidRPr="00D43EBE" w:rsidRDefault="00AA200B" w:rsidP="00D43EBE">
            <w:pPr>
              <w:pStyle w:val="NoSpacing"/>
              <w:jc w:val="center"/>
              <w:rPr>
                <w:rFonts w:ascii="Arial" w:hAnsi="Arial" w:cs="Arial"/>
                <w:b/>
                <w:sz w:val="18"/>
                <w:szCs w:val="18"/>
              </w:rPr>
            </w:pPr>
            <w:r w:rsidRPr="00D43EBE">
              <w:rPr>
                <w:rFonts w:ascii="Arial" w:hAnsi="Arial" w:cs="Arial"/>
                <w:b/>
                <w:sz w:val="18"/>
                <w:szCs w:val="18"/>
              </w:rPr>
              <w:t>Explicación de relación</w:t>
            </w:r>
            <w:r w:rsidR="00D25AAF" w:rsidRPr="00D43EBE">
              <w:rPr>
                <w:rFonts w:ascii="Arial" w:hAnsi="Arial" w:cs="Arial"/>
                <w:b/>
                <w:sz w:val="18"/>
                <w:szCs w:val="18"/>
              </w:rPr>
              <w:t xml:space="preserve"> causal</w:t>
            </w:r>
            <w:r w:rsidRPr="00D43EBE">
              <w:rPr>
                <w:rFonts w:ascii="Arial" w:hAnsi="Arial" w:cs="Arial"/>
                <w:b/>
                <w:sz w:val="18"/>
                <w:szCs w:val="18"/>
              </w:rPr>
              <w:t xml:space="preserve"> con OER</w:t>
            </w:r>
          </w:p>
        </w:tc>
      </w:tr>
      <w:tr w:rsidR="009973A0" w:rsidRPr="00D43EBE" w14:paraId="76CE9BC3" w14:textId="77777777" w:rsidTr="00C73724">
        <w:tc>
          <w:tcPr>
            <w:tcW w:w="947" w:type="dxa"/>
          </w:tcPr>
          <w:p w14:paraId="4E73AB31" w14:textId="77777777" w:rsidR="00AA200B" w:rsidRPr="00D43EBE" w:rsidRDefault="00AA200B" w:rsidP="00D43EBE">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CODIGO</w:t>
            </w:r>
          </w:p>
        </w:tc>
        <w:tc>
          <w:tcPr>
            <w:tcW w:w="1883" w:type="dxa"/>
          </w:tcPr>
          <w:p w14:paraId="467B6552" w14:textId="77777777" w:rsidR="00AA200B" w:rsidRPr="00D43EBE" w:rsidRDefault="00AA200B" w:rsidP="00D43EBE">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ENUNCIADO</w:t>
            </w:r>
          </w:p>
        </w:tc>
        <w:tc>
          <w:tcPr>
            <w:tcW w:w="993" w:type="dxa"/>
          </w:tcPr>
          <w:p w14:paraId="06EAD18F" w14:textId="77777777" w:rsidR="00AA200B" w:rsidRPr="00D43EBE" w:rsidRDefault="00AA200B" w:rsidP="00D43EBE">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CODIGO</w:t>
            </w:r>
          </w:p>
        </w:tc>
        <w:tc>
          <w:tcPr>
            <w:tcW w:w="1984" w:type="dxa"/>
          </w:tcPr>
          <w:p w14:paraId="79761B76" w14:textId="77777777" w:rsidR="00AA200B" w:rsidRPr="00D43EBE" w:rsidRDefault="00AA200B" w:rsidP="00D43EBE">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ENUNCIADO</w:t>
            </w:r>
          </w:p>
        </w:tc>
        <w:tc>
          <w:tcPr>
            <w:tcW w:w="1985" w:type="dxa"/>
          </w:tcPr>
          <w:p w14:paraId="430866C4" w14:textId="77777777" w:rsidR="00AA200B" w:rsidRPr="00D43EBE" w:rsidRDefault="00AA200B" w:rsidP="00D43EBE">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Nombre del Indicador</w:t>
            </w:r>
          </w:p>
        </w:tc>
        <w:tc>
          <w:tcPr>
            <w:tcW w:w="992" w:type="dxa"/>
          </w:tcPr>
          <w:p w14:paraId="345B526F" w14:textId="77777777" w:rsidR="00AA200B" w:rsidRPr="00D43EBE" w:rsidRDefault="00AA200B" w:rsidP="00D43EBE">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CODIGO</w:t>
            </w:r>
          </w:p>
        </w:tc>
        <w:tc>
          <w:tcPr>
            <w:tcW w:w="2410" w:type="dxa"/>
          </w:tcPr>
          <w:p w14:paraId="2E762F03" w14:textId="77777777" w:rsidR="00AA200B" w:rsidRPr="00D43EBE" w:rsidRDefault="00AA200B" w:rsidP="00D43EBE">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ENUNCIADO</w:t>
            </w:r>
          </w:p>
        </w:tc>
        <w:tc>
          <w:tcPr>
            <w:tcW w:w="2225" w:type="dxa"/>
          </w:tcPr>
          <w:p w14:paraId="06F652E5" w14:textId="77777777" w:rsidR="00AA200B" w:rsidRPr="00D43EBE" w:rsidRDefault="00AA200B" w:rsidP="00D43EBE">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Nombre del Indicador</w:t>
            </w:r>
          </w:p>
        </w:tc>
        <w:tc>
          <w:tcPr>
            <w:tcW w:w="1652" w:type="dxa"/>
            <w:vMerge/>
          </w:tcPr>
          <w:p w14:paraId="32D6D5A3" w14:textId="77777777" w:rsidR="00AA200B" w:rsidRPr="00D43EBE" w:rsidRDefault="00AA200B" w:rsidP="00D43EBE">
            <w:pPr>
              <w:autoSpaceDE w:val="0"/>
              <w:autoSpaceDN w:val="0"/>
              <w:adjustRightInd w:val="0"/>
              <w:spacing w:line="360" w:lineRule="auto"/>
              <w:jc w:val="center"/>
              <w:rPr>
                <w:rFonts w:ascii="Arial" w:hAnsi="Arial" w:cs="Arial"/>
                <w:b/>
                <w:sz w:val="18"/>
                <w:szCs w:val="18"/>
              </w:rPr>
            </w:pPr>
          </w:p>
        </w:tc>
      </w:tr>
      <w:tr w:rsidR="009973A0" w:rsidRPr="00D43EBE" w14:paraId="6A1FF617" w14:textId="77777777" w:rsidTr="00C73724">
        <w:tc>
          <w:tcPr>
            <w:tcW w:w="947" w:type="dxa"/>
          </w:tcPr>
          <w:p w14:paraId="6F3A87F7" w14:textId="77777777" w:rsidR="009973A0" w:rsidRPr="00C73724" w:rsidRDefault="009973A0" w:rsidP="00C73724">
            <w:pPr>
              <w:pStyle w:val="NoSpacing"/>
              <w:rPr>
                <w:rFonts w:ascii="Arial" w:hAnsi="Arial" w:cs="Arial"/>
                <w:sz w:val="20"/>
                <w:szCs w:val="20"/>
              </w:rPr>
            </w:pPr>
            <w:r w:rsidRPr="00C73724">
              <w:rPr>
                <w:rFonts w:ascii="Arial" w:hAnsi="Arial" w:cs="Arial"/>
                <w:sz w:val="20"/>
                <w:szCs w:val="20"/>
              </w:rPr>
              <w:t>OR.01</w:t>
            </w:r>
          </w:p>
        </w:tc>
        <w:tc>
          <w:tcPr>
            <w:tcW w:w="1883" w:type="dxa"/>
          </w:tcPr>
          <w:p w14:paraId="337EFFF3" w14:textId="77777777" w:rsidR="009973A0" w:rsidRPr="00C73724" w:rsidRDefault="009973A0" w:rsidP="00C73724">
            <w:pPr>
              <w:pStyle w:val="NoSpacing"/>
              <w:rPr>
                <w:rFonts w:ascii="Arial" w:hAnsi="Arial" w:cs="Arial"/>
                <w:sz w:val="20"/>
                <w:szCs w:val="20"/>
              </w:rPr>
            </w:pPr>
            <w:r w:rsidRPr="00C73724">
              <w:rPr>
                <w:rFonts w:ascii="Arial" w:hAnsi="Arial" w:cs="Arial"/>
                <w:sz w:val="20"/>
                <w:szCs w:val="20"/>
              </w:rPr>
              <w:t>Pleno ejercicio de los derechos humanos con dignidad</w:t>
            </w:r>
          </w:p>
        </w:tc>
        <w:tc>
          <w:tcPr>
            <w:tcW w:w="993" w:type="dxa"/>
          </w:tcPr>
          <w:p w14:paraId="2A2DD270" w14:textId="77777777" w:rsidR="009973A0" w:rsidRPr="00C73724" w:rsidRDefault="009973A0" w:rsidP="00C73724">
            <w:pPr>
              <w:pStyle w:val="NoSpacing"/>
              <w:rPr>
                <w:rFonts w:ascii="Arial" w:hAnsi="Arial" w:cs="Arial"/>
                <w:sz w:val="20"/>
                <w:szCs w:val="20"/>
              </w:rPr>
            </w:pPr>
            <w:r w:rsidRPr="00C73724">
              <w:rPr>
                <w:rFonts w:ascii="Arial" w:hAnsi="Arial" w:cs="Arial"/>
                <w:sz w:val="20"/>
                <w:szCs w:val="20"/>
              </w:rPr>
              <w:t>OER.01</w:t>
            </w:r>
          </w:p>
        </w:tc>
        <w:tc>
          <w:tcPr>
            <w:tcW w:w="1984" w:type="dxa"/>
          </w:tcPr>
          <w:p w14:paraId="3AEEDF44" w14:textId="77777777" w:rsidR="009973A0" w:rsidRPr="00C73724" w:rsidRDefault="009973A0" w:rsidP="00C73724">
            <w:pPr>
              <w:pStyle w:val="NoSpacing"/>
              <w:rPr>
                <w:rFonts w:ascii="Arial" w:hAnsi="Arial" w:cs="Arial"/>
                <w:sz w:val="20"/>
                <w:szCs w:val="20"/>
              </w:rPr>
            </w:pPr>
            <w:r w:rsidRPr="00C73724">
              <w:rPr>
                <w:rFonts w:ascii="Arial" w:hAnsi="Arial" w:cs="Arial"/>
                <w:sz w:val="20"/>
                <w:szCs w:val="20"/>
              </w:rPr>
              <w:t>Minimizar la Extrema Pobreza y minimizar la Pobreza</w:t>
            </w:r>
          </w:p>
        </w:tc>
        <w:tc>
          <w:tcPr>
            <w:tcW w:w="1985" w:type="dxa"/>
          </w:tcPr>
          <w:p w14:paraId="78F7FF9A" w14:textId="77777777" w:rsidR="009973A0" w:rsidRPr="00C73724" w:rsidRDefault="009973A0" w:rsidP="00C73724">
            <w:pPr>
              <w:pStyle w:val="NoSpacing"/>
              <w:rPr>
                <w:rFonts w:ascii="Arial" w:hAnsi="Arial" w:cs="Arial"/>
                <w:sz w:val="20"/>
                <w:szCs w:val="20"/>
              </w:rPr>
            </w:pPr>
            <w:r w:rsidRPr="00C73724">
              <w:rPr>
                <w:rFonts w:ascii="Arial" w:hAnsi="Arial" w:cs="Arial"/>
                <w:sz w:val="20"/>
                <w:szCs w:val="20"/>
              </w:rPr>
              <w:t>Porcentaje de la Incidencia de la pobreza total</w:t>
            </w:r>
          </w:p>
        </w:tc>
        <w:tc>
          <w:tcPr>
            <w:tcW w:w="992" w:type="dxa"/>
          </w:tcPr>
          <w:p w14:paraId="5D15B739" w14:textId="77777777" w:rsidR="009973A0" w:rsidRPr="00C73724" w:rsidRDefault="009973A0" w:rsidP="00C73724">
            <w:pPr>
              <w:pStyle w:val="NoSpacing"/>
              <w:rPr>
                <w:rFonts w:ascii="Arial" w:hAnsi="Arial" w:cs="Arial"/>
                <w:sz w:val="20"/>
                <w:szCs w:val="20"/>
              </w:rPr>
            </w:pPr>
            <w:r w:rsidRPr="00C73724">
              <w:rPr>
                <w:rFonts w:ascii="Arial" w:hAnsi="Arial" w:cs="Arial"/>
                <w:sz w:val="20"/>
                <w:szCs w:val="20"/>
              </w:rPr>
              <w:t>OET.01</w:t>
            </w:r>
          </w:p>
        </w:tc>
        <w:tc>
          <w:tcPr>
            <w:tcW w:w="2410" w:type="dxa"/>
          </w:tcPr>
          <w:p w14:paraId="2522DE59" w14:textId="77777777" w:rsidR="009973A0" w:rsidRPr="00C73724" w:rsidRDefault="009973A0" w:rsidP="00C73724">
            <w:pPr>
              <w:pStyle w:val="NoSpacing"/>
              <w:rPr>
                <w:rFonts w:ascii="Arial" w:hAnsi="Arial" w:cs="Arial"/>
                <w:sz w:val="20"/>
                <w:szCs w:val="20"/>
              </w:rPr>
            </w:pPr>
            <w:r w:rsidRPr="00C73724">
              <w:rPr>
                <w:rFonts w:ascii="Arial" w:hAnsi="Arial" w:cs="Arial"/>
                <w:sz w:val="20"/>
                <w:szCs w:val="20"/>
              </w:rPr>
              <w:t>Ejercicio efectivo de los derechos humanos y dignidad de las personas, con inclusión social de la población más pobre y vulnerable</w:t>
            </w:r>
          </w:p>
        </w:tc>
        <w:tc>
          <w:tcPr>
            <w:tcW w:w="2225" w:type="dxa"/>
          </w:tcPr>
          <w:p w14:paraId="45B8D19A" w14:textId="77777777" w:rsidR="009973A0" w:rsidRPr="00C73724" w:rsidRDefault="009973A0" w:rsidP="009973A0">
            <w:pPr>
              <w:pStyle w:val="NoSpacing"/>
              <w:rPr>
                <w:rFonts w:ascii="Arial" w:hAnsi="Arial" w:cs="Arial"/>
                <w:sz w:val="20"/>
                <w:szCs w:val="20"/>
              </w:rPr>
            </w:pPr>
            <w:r w:rsidRPr="00C73724">
              <w:rPr>
                <w:rFonts w:ascii="Arial" w:hAnsi="Arial" w:cs="Arial"/>
                <w:sz w:val="20"/>
                <w:szCs w:val="20"/>
              </w:rPr>
              <w:t>Porcentaje de Incidencia de la pobreza</w:t>
            </w:r>
          </w:p>
        </w:tc>
        <w:tc>
          <w:tcPr>
            <w:tcW w:w="1652" w:type="dxa"/>
          </w:tcPr>
          <w:p w14:paraId="5E4DCF8B" w14:textId="77777777" w:rsidR="009973A0" w:rsidRPr="00D43EBE" w:rsidRDefault="009973A0" w:rsidP="009973A0">
            <w:pPr>
              <w:autoSpaceDE w:val="0"/>
              <w:autoSpaceDN w:val="0"/>
              <w:adjustRightInd w:val="0"/>
              <w:spacing w:line="360" w:lineRule="auto"/>
              <w:jc w:val="center"/>
              <w:rPr>
                <w:rFonts w:ascii="Arial" w:hAnsi="Arial" w:cs="Arial"/>
                <w:b/>
                <w:sz w:val="18"/>
                <w:szCs w:val="18"/>
              </w:rPr>
            </w:pPr>
          </w:p>
        </w:tc>
      </w:tr>
      <w:tr w:rsidR="009973A0" w:rsidRPr="00D43EBE" w14:paraId="563AA7CF" w14:textId="77777777" w:rsidTr="00C73724">
        <w:tc>
          <w:tcPr>
            <w:tcW w:w="947" w:type="dxa"/>
          </w:tcPr>
          <w:p w14:paraId="6730AE17" w14:textId="77777777" w:rsidR="009973A0" w:rsidRPr="00C73724" w:rsidRDefault="009973A0" w:rsidP="00C73724">
            <w:pPr>
              <w:pStyle w:val="NoSpacing"/>
              <w:rPr>
                <w:rFonts w:ascii="Arial" w:hAnsi="Arial" w:cs="Arial"/>
                <w:sz w:val="20"/>
                <w:szCs w:val="20"/>
              </w:rPr>
            </w:pPr>
          </w:p>
        </w:tc>
        <w:tc>
          <w:tcPr>
            <w:tcW w:w="1883" w:type="dxa"/>
          </w:tcPr>
          <w:p w14:paraId="51938B1C" w14:textId="77777777" w:rsidR="009973A0" w:rsidRPr="00C73724" w:rsidRDefault="009973A0" w:rsidP="00C73724">
            <w:pPr>
              <w:pStyle w:val="NoSpacing"/>
              <w:rPr>
                <w:rFonts w:ascii="Arial" w:hAnsi="Arial" w:cs="Arial"/>
                <w:sz w:val="20"/>
                <w:szCs w:val="20"/>
              </w:rPr>
            </w:pPr>
          </w:p>
        </w:tc>
        <w:tc>
          <w:tcPr>
            <w:tcW w:w="993" w:type="dxa"/>
          </w:tcPr>
          <w:p w14:paraId="244C9A73" w14:textId="77777777" w:rsidR="009973A0" w:rsidRPr="00C73724" w:rsidRDefault="009973A0" w:rsidP="00C73724">
            <w:pPr>
              <w:pStyle w:val="NoSpacing"/>
              <w:rPr>
                <w:rFonts w:ascii="Arial" w:hAnsi="Arial" w:cs="Arial"/>
                <w:sz w:val="20"/>
                <w:szCs w:val="20"/>
              </w:rPr>
            </w:pPr>
          </w:p>
        </w:tc>
        <w:tc>
          <w:tcPr>
            <w:tcW w:w="1984" w:type="dxa"/>
          </w:tcPr>
          <w:p w14:paraId="29CDE91F" w14:textId="77777777" w:rsidR="009973A0" w:rsidRPr="00C73724" w:rsidRDefault="009973A0" w:rsidP="00C73724">
            <w:pPr>
              <w:pStyle w:val="NoSpacing"/>
              <w:rPr>
                <w:rFonts w:ascii="Arial" w:hAnsi="Arial" w:cs="Arial"/>
                <w:sz w:val="20"/>
                <w:szCs w:val="20"/>
              </w:rPr>
            </w:pPr>
          </w:p>
        </w:tc>
        <w:tc>
          <w:tcPr>
            <w:tcW w:w="1985" w:type="dxa"/>
          </w:tcPr>
          <w:p w14:paraId="5B751EB4" w14:textId="77777777" w:rsidR="009973A0" w:rsidRPr="00C73724" w:rsidRDefault="009973A0" w:rsidP="00C73724">
            <w:pPr>
              <w:pStyle w:val="NoSpacing"/>
              <w:rPr>
                <w:rFonts w:ascii="Arial" w:hAnsi="Arial" w:cs="Arial"/>
                <w:sz w:val="20"/>
                <w:szCs w:val="20"/>
              </w:rPr>
            </w:pPr>
            <w:r w:rsidRPr="00C73724">
              <w:rPr>
                <w:rFonts w:ascii="Arial" w:hAnsi="Arial" w:cs="Arial"/>
                <w:sz w:val="20"/>
                <w:szCs w:val="20"/>
              </w:rPr>
              <w:t>Porcentaje de la Incidencia en pobreza extrema</w:t>
            </w:r>
          </w:p>
        </w:tc>
        <w:tc>
          <w:tcPr>
            <w:tcW w:w="992" w:type="dxa"/>
          </w:tcPr>
          <w:p w14:paraId="3727D46E" w14:textId="77777777" w:rsidR="009973A0" w:rsidRPr="00C73724" w:rsidRDefault="009973A0" w:rsidP="00C73724">
            <w:pPr>
              <w:pStyle w:val="NoSpacing"/>
              <w:rPr>
                <w:rFonts w:ascii="Arial" w:hAnsi="Arial" w:cs="Arial"/>
                <w:sz w:val="20"/>
                <w:szCs w:val="20"/>
              </w:rPr>
            </w:pPr>
          </w:p>
        </w:tc>
        <w:tc>
          <w:tcPr>
            <w:tcW w:w="2410" w:type="dxa"/>
          </w:tcPr>
          <w:p w14:paraId="0E0D4F2A" w14:textId="77777777" w:rsidR="009973A0" w:rsidRPr="00C73724" w:rsidRDefault="009973A0" w:rsidP="00C73724">
            <w:pPr>
              <w:pStyle w:val="NoSpacing"/>
              <w:rPr>
                <w:rFonts w:ascii="Arial" w:hAnsi="Arial" w:cs="Arial"/>
                <w:sz w:val="20"/>
                <w:szCs w:val="20"/>
              </w:rPr>
            </w:pPr>
          </w:p>
        </w:tc>
        <w:tc>
          <w:tcPr>
            <w:tcW w:w="2225" w:type="dxa"/>
          </w:tcPr>
          <w:p w14:paraId="2FA2B183" w14:textId="77777777" w:rsidR="009973A0" w:rsidRPr="00C73724" w:rsidRDefault="009973A0" w:rsidP="009973A0">
            <w:pPr>
              <w:pStyle w:val="NoSpacing"/>
              <w:jc w:val="both"/>
              <w:rPr>
                <w:rFonts w:ascii="Arial" w:hAnsi="Arial" w:cs="Arial"/>
                <w:sz w:val="20"/>
                <w:szCs w:val="20"/>
              </w:rPr>
            </w:pPr>
            <w:r w:rsidRPr="00C73724">
              <w:rPr>
                <w:rFonts w:ascii="Arial" w:hAnsi="Arial" w:cs="Arial"/>
                <w:sz w:val="20"/>
                <w:szCs w:val="20"/>
              </w:rPr>
              <w:t>Porcentaje de Incidencia de la pobreza extrema</w:t>
            </w:r>
          </w:p>
        </w:tc>
        <w:tc>
          <w:tcPr>
            <w:tcW w:w="1652" w:type="dxa"/>
          </w:tcPr>
          <w:p w14:paraId="0F80AB5C" w14:textId="77777777" w:rsidR="009973A0" w:rsidRPr="00D43EBE" w:rsidRDefault="009973A0" w:rsidP="009973A0">
            <w:pPr>
              <w:autoSpaceDE w:val="0"/>
              <w:autoSpaceDN w:val="0"/>
              <w:adjustRightInd w:val="0"/>
              <w:spacing w:line="360" w:lineRule="auto"/>
              <w:jc w:val="center"/>
              <w:rPr>
                <w:rFonts w:ascii="Arial" w:hAnsi="Arial" w:cs="Arial"/>
                <w:b/>
                <w:sz w:val="18"/>
                <w:szCs w:val="18"/>
              </w:rPr>
            </w:pPr>
          </w:p>
        </w:tc>
      </w:tr>
      <w:tr w:rsidR="005747DD" w:rsidRPr="00AA200B" w14:paraId="1E63400B" w14:textId="77777777" w:rsidTr="00C73724">
        <w:tc>
          <w:tcPr>
            <w:tcW w:w="947" w:type="dxa"/>
          </w:tcPr>
          <w:p w14:paraId="2344A3AA" w14:textId="77777777" w:rsidR="005747DD" w:rsidRPr="00C73724" w:rsidRDefault="005747DD" w:rsidP="00C73724">
            <w:pPr>
              <w:pStyle w:val="NoSpacing"/>
              <w:rPr>
                <w:rFonts w:ascii="Arial" w:hAnsi="Arial" w:cs="Arial"/>
                <w:sz w:val="20"/>
                <w:szCs w:val="20"/>
              </w:rPr>
            </w:pPr>
            <w:r w:rsidRPr="00C73724">
              <w:rPr>
                <w:rFonts w:ascii="Arial" w:hAnsi="Arial" w:cs="Arial"/>
                <w:sz w:val="20"/>
                <w:szCs w:val="20"/>
              </w:rPr>
              <w:t>OR.02</w:t>
            </w:r>
          </w:p>
        </w:tc>
        <w:tc>
          <w:tcPr>
            <w:tcW w:w="1883" w:type="dxa"/>
          </w:tcPr>
          <w:p w14:paraId="1B478714" w14:textId="77777777" w:rsidR="005747DD" w:rsidRPr="00C73724" w:rsidRDefault="005747DD" w:rsidP="00C73724">
            <w:pPr>
              <w:pStyle w:val="NoSpacing"/>
              <w:rPr>
                <w:rFonts w:ascii="Arial" w:hAnsi="Arial" w:cs="Arial"/>
                <w:sz w:val="20"/>
                <w:szCs w:val="20"/>
              </w:rPr>
            </w:pPr>
            <w:r w:rsidRPr="00C73724">
              <w:rPr>
                <w:rFonts w:ascii="Arial" w:hAnsi="Arial" w:cs="Arial"/>
                <w:sz w:val="20"/>
                <w:szCs w:val="20"/>
              </w:rPr>
              <w:t xml:space="preserve"> Acceso igualitario a los servicios de calidad para desarrollo de capacidades. </w:t>
            </w:r>
          </w:p>
        </w:tc>
        <w:tc>
          <w:tcPr>
            <w:tcW w:w="993" w:type="dxa"/>
          </w:tcPr>
          <w:p w14:paraId="2215C756" w14:textId="77777777" w:rsidR="005747DD" w:rsidRPr="00C73724" w:rsidRDefault="005747DD" w:rsidP="00C73724">
            <w:pPr>
              <w:pStyle w:val="NoSpacing"/>
              <w:rPr>
                <w:rFonts w:ascii="Arial" w:hAnsi="Arial" w:cs="Arial"/>
                <w:sz w:val="20"/>
                <w:szCs w:val="20"/>
              </w:rPr>
            </w:pPr>
            <w:r w:rsidRPr="00C73724">
              <w:rPr>
                <w:rFonts w:ascii="Arial" w:hAnsi="Arial" w:cs="Arial"/>
                <w:sz w:val="20"/>
                <w:szCs w:val="20"/>
              </w:rPr>
              <w:t>OER.02</w:t>
            </w:r>
          </w:p>
        </w:tc>
        <w:tc>
          <w:tcPr>
            <w:tcW w:w="1984" w:type="dxa"/>
          </w:tcPr>
          <w:p w14:paraId="388CE324" w14:textId="77777777" w:rsidR="005747DD" w:rsidRPr="00C73724" w:rsidRDefault="005747DD" w:rsidP="00C73724">
            <w:pPr>
              <w:pStyle w:val="NoSpacing"/>
              <w:rPr>
                <w:rFonts w:ascii="Arial" w:hAnsi="Arial" w:cs="Arial"/>
                <w:sz w:val="20"/>
                <w:szCs w:val="20"/>
              </w:rPr>
            </w:pPr>
            <w:r w:rsidRPr="00C73724">
              <w:rPr>
                <w:rFonts w:ascii="Arial" w:hAnsi="Arial" w:cs="Arial"/>
                <w:sz w:val="20"/>
                <w:szCs w:val="20"/>
              </w:rPr>
              <w:t>Mejoramiento de la calidad educativa para todos</w:t>
            </w:r>
          </w:p>
        </w:tc>
        <w:tc>
          <w:tcPr>
            <w:tcW w:w="1985" w:type="dxa"/>
          </w:tcPr>
          <w:p w14:paraId="0FF2BF10" w14:textId="77777777" w:rsidR="005747DD" w:rsidRPr="00C73724" w:rsidRDefault="005747DD" w:rsidP="00C73724">
            <w:pPr>
              <w:pStyle w:val="NoSpacing"/>
              <w:rPr>
                <w:rFonts w:ascii="Arial" w:hAnsi="Arial" w:cs="Arial"/>
                <w:sz w:val="20"/>
                <w:szCs w:val="20"/>
              </w:rPr>
            </w:pPr>
            <w:r w:rsidRPr="00C73724">
              <w:rPr>
                <w:rFonts w:ascii="Arial" w:hAnsi="Arial" w:cs="Arial"/>
                <w:sz w:val="20"/>
                <w:szCs w:val="20"/>
              </w:rPr>
              <w:t>% aprobación comprensión lectora 2do. Grado</w:t>
            </w:r>
          </w:p>
        </w:tc>
        <w:tc>
          <w:tcPr>
            <w:tcW w:w="992" w:type="dxa"/>
          </w:tcPr>
          <w:p w14:paraId="6E987A43" w14:textId="77777777" w:rsidR="005747DD" w:rsidRPr="00C73724" w:rsidRDefault="005747DD" w:rsidP="00C73724">
            <w:pPr>
              <w:pStyle w:val="NoSpacing"/>
              <w:rPr>
                <w:rFonts w:ascii="Arial" w:hAnsi="Arial" w:cs="Arial"/>
                <w:sz w:val="20"/>
                <w:szCs w:val="20"/>
              </w:rPr>
            </w:pPr>
            <w:r w:rsidRPr="00C73724">
              <w:rPr>
                <w:rFonts w:ascii="Arial" w:hAnsi="Arial" w:cs="Arial"/>
                <w:sz w:val="20"/>
                <w:szCs w:val="20"/>
              </w:rPr>
              <w:t>OET.01</w:t>
            </w:r>
          </w:p>
        </w:tc>
        <w:tc>
          <w:tcPr>
            <w:tcW w:w="2410" w:type="dxa"/>
          </w:tcPr>
          <w:p w14:paraId="6A97580B" w14:textId="77777777" w:rsidR="005747DD" w:rsidRPr="00C73724" w:rsidRDefault="005747DD" w:rsidP="00C73724">
            <w:pPr>
              <w:pStyle w:val="NoSpacing"/>
              <w:rPr>
                <w:rFonts w:ascii="Arial" w:hAnsi="Arial" w:cs="Arial"/>
                <w:sz w:val="20"/>
                <w:szCs w:val="20"/>
              </w:rPr>
            </w:pPr>
            <w:r w:rsidRPr="00C73724">
              <w:rPr>
                <w:rFonts w:ascii="Arial" w:hAnsi="Arial" w:cs="Arial"/>
                <w:bCs/>
                <w:color w:val="000000"/>
                <w:sz w:val="20"/>
                <w:szCs w:val="20"/>
              </w:rPr>
              <w:t>Igualdad de oportunidades y acceso universal a los servicios básicos</w:t>
            </w:r>
          </w:p>
        </w:tc>
        <w:tc>
          <w:tcPr>
            <w:tcW w:w="2225" w:type="dxa"/>
          </w:tcPr>
          <w:p w14:paraId="4B199A01" w14:textId="77777777" w:rsidR="005747DD" w:rsidRPr="00C73724" w:rsidRDefault="005747DD" w:rsidP="005747DD">
            <w:pPr>
              <w:pStyle w:val="NoSpacing"/>
              <w:jc w:val="both"/>
              <w:rPr>
                <w:rFonts w:ascii="Arial" w:hAnsi="Arial" w:cs="Arial"/>
                <w:sz w:val="20"/>
                <w:szCs w:val="20"/>
              </w:rPr>
            </w:pPr>
            <w:r w:rsidRPr="00C73724">
              <w:rPr>
                <w:rFonts w:ascii="Arial" w:hAnsi="Arial" w:cs="Arial"/>
                <w:sz w:val="20"/>
                <w:szCs w:val="20"/>
              </w:rPr>
              <w:t>Porcentaje de estudiantes en el nivel satisfactorio de comprensión lectora – 4to primaria</w:t>
            </w:r>
          </w:p>
        </w:tc>
        <w:tc>
          <w:tcPr>
            <w:tcW w:w="1652" w:type="dxa"/>
          </w:tcPr>
          <w:p w14:paraId="3035E371" w14:textId="77777777" w:rsidR="005747DD" w:rsidRPr="00AA200B" w:rsidRDefault="005747DD" w:rsidP="005747DD">
            <w:pPr>
              <w:autoSpaceDE w:val="0"/>
              <w:autoSpaceDN w:val="0"/>
              <w:adjustRightInd w:val="0"/>
              <w:spacing w:line="360" w:lineRule="auto"/>
              <w:jc w:val="both"/>
              <w:rPr>
                <w:rFonts w:ascii="Arial" w:hAnsi="Arial" w:cs="Arial"/>
                <w:sz w:val="18"/>
                <w:szCs w:val="18"/>
              </w:rPr>
            </w:pPr>
          </w:p>
        </w:tc>
      </w:tr>
      <w:tr w:rsidR="005747DD" w:rsidRPr="00AA200B" w14:paraId="38EE1DAD" w14:textId="77777777" w:rsidTr="00C73724">
        <w:tc>
          <w:tcPr>
            <w:tcW w:w="947" w:type="dxa"/>
          </w:tcPr>
          <w:p w14:paraId="609C9F3D" w14:textId="77777777" w:rsidR="005747DD" w:rsidRPr="00C73724" w:rsidRDefault="005747DD" w:rsidP="00C73724">
            <w:pPr>
              <w:pStyle w:val="NoSpacing"/>
              <w:rPr>
                <w:rFonts w:ascii="Arial" w:hAnsi="Arial" w:cs="Arial"/>
                <w:sz w:val="20"/>
                <w:szCs w:val="20"/>
              </w:rPr>
            </w:pPr>
          </w:p>
        </w:tc>
        <w:tc>
          <w:tcPr>
            <w:tcW w:w="1883" w:type="dxa"/>
          </w:tcPr>
          <w:p w14:paraId="7395DEAB" w14:textId="77777777" w:rsidR="005747DD" w:rsidRPr="00C73724" w:rsidRDefault="005747DD" w:rsidP="00C73724">
            <w:pPr>
              <w:pStyle w:val="NoSpacing"/>
              <w:rPr>
                <w:rFonts w:ascii="Arial" w:hAnsi="Arial" w:cs="Arial"/>
                <w:sz w:val="20"/>
                <w:szCs w:val="20"/>
              </w:rPr>
            </w:pPr>
          </w:p>
        </w:tc>
        <w:tc>
          <w:tcPr>
            <w:tcW w:w="993" w:type="dxa"/>
          </w:tcPr>
          <w:p w14:paraId="578C3B75" w14:textId="77777777" w:rsidR="005747DD" w:rsidRPr="00C73724" w:rsidRDefault="005747DD" w:rsidP="00C73724">
            <w:pPr>
              <w:pStyle w:val="NoSpacing"/>
              <w:rPr>
                <w:rFonts w:ascii="Arial" w:hAnsi="Arial" w:cs="Arial"/>
                <w:sz w:val="20"/>
                <w:szCs w:val="20"/>
              </w:rPr>
            </w:pPr>
          </w:p>
        </w:tc>
        <w:tc>
          <w:tcPr>
            <w:tcW w:w="1984" w:type="dxa"/>
          </w:tcPr>
          <w:p w14:paraId="39D1E2BA" w14:textId="77777777" w:rsidR="005747DD" w:rsidRPr="00C73724" w:rsidRDefault="005747DD" w:rsidP="00C73724">
            <w:pPr>
              <w:pStyle w:val="NoSpacing"/>
              <w:rPr>
                <w:rFonts w:ascii="Arial" w:hAnsi="Arial" w:cs="Arial"/>
                <w:sz w:val="20"/>
                <w:szCs w:val="20"/>
              </w:rPr>
            </w:pPr>
          </w:p>
        </w:tc>
        <w:tc>
          <w:tcPr>
            <w:tcW w:w="1985" w:type="dxa"/>
          </w:tcPr>
          <w:p w14:paraId="43F3D0A3" w14:textId="77777777" w:rsidR="005747DD" w:rsidRPr="00C73724" w:rsidRDefault="005747DD" w:rsidP="00C73724">
            <w:pPr>
              <w:pStyle w:val="NoSpacing"/>
              <w:rPr>
                <w:rFonts w:ascii="Arial" w:hAnsi="Arial" w:cs="Arial"/>
                <w:sz w:val="20"/>
                <w:szCs w:val="20"/>
              </w:rPr>
            </w:pPr>
            <w:r w:rsidRPr="00C73724">
              <w:rPr>
                <w:rFonts w:ascii="Arial" w:hAnsi="Arial" w:cs="Arial"/>
                <w:sz w:val="20"/>
                <w:szCs w:val="20"/>
              </w:rPr>
              <w:t>% aprobación razonamiento matemático 2do. Grado</w:t>
            </w:r>
          </w:p>
        </w:tc>
        <w:tc>
          <w:tcPr>
            <w:tcW w:w="992" w:type="dxa"/>
          </w:tcPr>
          <w:p w14:paraId="7B97D999" w14:textId="77777777" w:rsidR="005747DD" w:rsidRPr="00C73724" w:rsidRDefault="005747DD" w:rsidP="00C73724">
            <w:pPr>
              <w:pStyle w:val="NoSpacing"/>
              <w:rPr>
                <w:rFonts w:ascii="Arial" w:hAnsi="Arial" w:cs="Arial"/>
                <w:sz w:val="20"/>
                <w:szCs w:val="20"/>
              </w:rPr>
            </w:pPr>
          </w:p>
        </w:tc>
        <w:tc>
          <w:tcPr>
            <w:tcW w:w="2410" w:type="dxa"/>
          </w:tcPr>
          <w:p w14:paraId="0B83C15D" w14:textId="77777777" w:rsidR="005747DD" w:rsidRPr="00C73724" w:rsidRDefault="005747DD" w:rsidP="00C73724">
            <w:pPr>
              <w:pStyle w:val="NoSpacing"/>
              <w:rPr>
                <w:rFonts w:ascii="Arial" w:hAnsi="Arial" w:cs="Arial"/>
                <w:sz w:val="20"/>
                <w:szCs w:val="20"/>
              </w:rPr>
            </w:pPr>
          </w:p>
        </w:tc>
        <w:tc>
          <w:tcPr>
            <w:tcW w:w="2225" w:type="dxa"/>
          </w:tcPr>
          <w:p w14:paraId="589DCD26" w14:textId="77777777" w:rsidR="005747DD" w:rsidRPr="00C73724" w:rsidRDefault="005747DD" w:rsidP="005747DD">
            <w:pPr>
              <w:pStyle w:val="NoSpacing"/>
              <w:jc w:val="both"/>
              <w:rPr>
                <w:rFonts w:ascii="Arial" w:hAnsi="Arial" w:cs="Arial"/>
                <w:sz w:val="20"/>
                <w:szCs w:val="20"/>
              </w:rPr>
            </w:pPr>
            <w:r w:rsidRPr="00C73724">
              <w:rPr>
                <w:rFonts w:ascii="Arial" w:hAnsi="Arial" w:cs="Arial"/>
                <w:sz w:val="20"/>
                <w:szCs w:val="20"/>
              </w:rPr>
              <w:t>Porcentaje de estudiantes en el nivel satisfactorio en matemática 4to primaria</w:t>
            </w:r>
          </w:p>
        </w:tc>
        <w:tc>
          <w:tcPr>
            <w:tcW w:w="1652" w:type="dxa"/>
          </w:tcPr>
          <w:p w14:paraId="38D405C5" w14:textId="77777777" w:rsidR="005747DD" w:rsidRPr="00AA200B" w:rsidRDefault="005747DD" w:rsidP="005747DD">
            <w:pPr>
              <w:autoSpaceDE w:val="0"/>
              <w:autoSpaceDN w:val="0"/>
              <w:adjustRightInd w:val="0"/>
              <w:spacing w:line="360" w:lineRule="auto"/>
              <w:jc w:val="both"/>
              <w:rPr>
                <w:rFonts w:ascii="Arial" w:hAnsi="Arial" w:cs="Arial"/>
                <w:sz w:val="18"/>
                <w:szCs w:val="18"/>
              </w:rPr>
            </w:pPr>
          </w:p>
        </w:tc>
      </w:tr>
      <w:tr w:rsidR="005747DD" w:rsidRPr="00AA200B" w14:paraId="1BE2F1F6" w14:textId="77777777" w:rsidTr="00C73724">
        <w:tc>
          <w:tcPr>
            <w:tcW w:w="947" w:type="dxa"/>
          </w:tcPr>
          <w:p w14:paraId="21F537C9" w14:textId="77777777" w:rsidR="005747DD" w:rsidRPr="00C73724" w:rsidRDefault="005747DD" w:rsidP="00C73724">
            <w:pPr>
              <w:pStyle w:val="NoSpacing"/>
              <w:rPr>
                <w:rFonts w:ascii="Arial" w:hAnsi="Arial" w:cs="Arial"/>
                <w:sz w:val="20"/>
                <w:szCs w:val="20"/>
              </w:rPr>
            </w:pPr>
          </w:p>
        </w:tc>
        <w:tc>
          <w:tcPr>
            <w:tcW w:w="1883" w:type="dxa"/>
          </w:tcPr>
          <w:p w14:paraId="5769EDDD" w14:textId="77777777" w:rsidR="005747DD" w:rsidRPr="00C73724" w:rsidRDefault="005747DD" w:rsidP="00C73724">
            <w:pPr>
              <w:pStyle w:val="NoSpacing"/>
              <w:rPr>
                <w:rFonts w:ascii="Arial" w:hAnsi="Arial" w:cs="Arial"/>
                <w:sz w:val="20"/>
                <w:szCs w:val="20"/>
              </w:rPr>
            </w:pPr>
          </w:p>
        </w:tc>
        <w:tc>
          <w:tcPr>
            <w:tcW w:w="993" w:type="dxa"/>
          </w:tcPr>
          <w:p w14:paraId="15D71AF1" w14:textId="77777777" w:rsidR="005747DD" w:rsidRPr="00C73724" w:rsidRDefault="005747DD" w:rsidP="00C73724">
            <w:pPr>
              <w:pStyle w:val="NoSpacing"/>
              <w:rPr>
                <w:rFonts w:ascii="Arial" w:hAnsi="Arial" w:cs="Arial"/>
                <w:sz w:val="20"/>
                <w:szCs w:val="20"/>
              </w:rPr>
            </w:pPr>
            <w:r w:rsidRPr="00C73724">
              <w:rPr>
                <w:rFonts w:ascii="Arial" w:hAnsi="Arial" w:cs="Arial"/>
                <w:sz w:val="20"/>
                <w:szCs w:val="20"/>
              </w:rPr>
              <w:t>OER.03</w:t>
            </w:r>
          </w:p>
        </w:tc>
        <w:tc>
          <w:tcPr>
            <w:tcW w:w="1984" w:type="dxa"/>
          </w:tcPr>
          <w:p w14:paraId="7831595A" w14:textId="77777777" w:rsidR="005747DD" w:rsidRPr="00C73724" w:rsidRDefault="005747DD" w:rsidP="00C73724">
            <w:pPr>
              <w:pStyle w:val="NoSpacing"/>
              <w:rPr>
                <w:rFonts w:ascii="Arial" w:hAnsi="Arial" w:cs="Arial"/>
                <w:sz w:val="20"/>
                <w:szCs w:val="20"/>
              </w:rPr>
            </w:pPr>
            <w:r w:rsidRPr="00C73724">
              <w:rPr>
                <w:rFonts w:ascii="Arial" w:hAnsi="Arial" w:cs="Arial"/>
                <w:sz w:val="20"/>
                <w:szCs w:val="20"/>
              </w:rPr>
              <w:t>Calidad en la Prestación del servicio de salud</w:t>
            </w:r>
          </w:p>
        </w:tc>
        <w:tc>
          <w:tcPr>
            <w:tcW w:w="1985" w:type="dxa"/>
          </w:tcPr>
          <w:p w14:paraId="183DCEAE" w14:textId="77777777" w:rsidR="005747DD" w:rsidRPr="00C73724" w:rsidRDefault="005747DD" w:rsidP="00C73724">
            <w:pPr>
              <w:pStyle w:val="NoSpacing"/>
              <w:rPr>
                <w:rFonts w:ascii="Arial" w:hAnsi="Arial" w:cs="Arial"/>
                <w:sz w:val="20"/>
                <w:szCs w:val="20"/>
              </w:rPr>
            </w:pPr>
            <w:r w:rsidRPr="00C73724">
              <w:rPr>
                <w:rFonts w:ascii="Arial" w:hAnsi="Arial" w:cs="Arial"/>
                <w:sz w:val="20"/>
                <w:szCs w:val="20"/>
              </w:rPr>
              <w:t>% de niños menores de 5 años con desnutrición crónica</w:t>
            </w:r>
          </w:p>
        </w:tc>
        <w:tc>
          <w:tcPr>
            <w:tcW w:w="992" w:type="dxa"/>
          </w:tcPr>
          <w:p w14:paraId="162E9BCA" w14:textId="77777777" w:rsidR="005747DD" w:rsidRPr="00C73724" w:rsidRDefault="005747DD" w:rsidP="00C73724">
            <w:pPr>
              <w:pStyle w:val="NoSpacing"/>
              <w:rPr>
                <w:rFonts w:ascii="Arial" w:hAnsi="Arial" w:cs="Arial"/>
                <w:sz w:val="20"/>
                <w:szCs w:val="20"/>
              </w:rPr>
            </w:pPr>
          </w:p>
        </w:tc>
        <w:tc>
          <w:tcPr>
            <w:tcW w:w="2410" w:type="dxa"/>
          </w:tcPr>
          <w:p w14:paraId="151B5F2A" w14:textId="77777777" w:rsidR="005747DD" w:rsidRPr="00C73724" w:rsidRDefault="005747DD" w:rsidP="00C73724">
            <w:pPr>
              <w:pStyle w:val="NoSpacing"/>
              <w:rPr>
                <w:rFonts w:ascii="Arial" w:hAnsi="Arial" w:cs="Arial"/>
                <w:sz w:val="20"/>
                <w:szCs w:val="20"/>
              </w:rPr>
            </w:pPr>
          </w:p>
        </w:tc>
        <w:tc>
          <w:tcPr>
            <w:tcW w:w="2225" w:type="dxa"/>
          </w:tcPr>
          <w:p w14:paraId="561E8C5F" w14:textId="77777777" w:rsidR="005747DD" w:rsidRPr="00C73724" w:rsidRDefault="005747DD" w:rsidP="005747DD">
            <w:pPr>
              <w:pStyle w:val="NoSpacing"/>
              <w:rPr>
                <w:rFonts w:ascii="Arial" w:hAnsi="Arial" w:cs="Arial"/>
                <w:sz w:val="20"/>
                <w:szCs w:val="20"/>
              </w:rPr>
            </w:pPr>
            <w:r w:rsidRPr="00C73724">
              <w:rPr>
                <w:rFonts w:ascii="Arial" w:hAnsi="Arial" w:cs="Arial"/>
                <w:color w:val="000000"/>
                <w:sz w:val="20"/>
                <w:szCs w:val="20"/>
              </w:rPr>
              <w:t>Porcentaje de niños menores de 5 años con anemia</w:t>
            </w:r>
          </w:p>
        </w:tc>
        <w:tc>
          <w:tcPr>
            <w:tcW w:w="1652" w:type="dxa"/>
          </w:tcPr>
          <w:p w14:paraId="6CFC089A" w14:textId="77777777" w:rsidR="005747DD" w:rsidRPr="00AA200B" w:rsidRDefault="005747DD" w:rsidP="005747DD">
            <w:pPr>
              <w:autoSpaceDE w:val="0"/>
              <w:autoSpaceDN w:val="0"/>
              <w:adjustRightInd w:val="0"/>
              <w:spacing w:line="360" w:lineRule="auto"/>
              <w:jc w:val="both"/>
              <w:rPr>
                <w:rFonts w:ascii="Arial" w:hAnsi="Arial" w:cs="Arial"/>
                <w:sz w:val="18"/>
                <w:szCs w:val="18"/>
              </w:rPr>
            </w:pPr>
          </w:p>
        </w:tc>
      </w:tr>
      <w:tr w:rsidR="009973A0" w:rsidRPr="00AA200B" w14:paraId="31A240A2" w14:textId="77777777" w:rsidTr="00C73724">
        <w:tc>
          <w:tcPr>
            <w:tcW w:w="947" w:type="dxa"/>
          </w:tcPr>
          <w:p w14:paraId="1F0B289C" w14:textId="77777777" w:rsidR="009973A0" w:rsidRPr="00C73724" w:rsidRDefault="009973A0" w:rsidP="00C73724">
            <w:pPr>
              <w:pStyle w:val="NoSpacing"/>
              <w:rPr>
                <w:rFonts w:ascii="Arial" w:hAnsi="Arial" w:cs="Arial"/>
                <w:sz w:val="20"/>
                <w:szCs w:val="20"/>
              </w:rPr>
            </w:pPr>
            <w:r w:rsidRPr="00C73724">
              <w:rPr>
                <w:rFonts w:ascii="Arial" w:hAnsi="Arial" w:cs="Arial"/>
                <w:sz w:val="20"/>
                <w:szCs w:val="20"/>
              </w:rPr>
              <w:t>OR.03</w:t>
            </w:r>
          </w:p>
        </w:tc>
        <w:tc>
          <w:tcPr>
            <w:tcW w:w="1883" w:type="dxa"/>
          </w:tcPr>
          <w:p w14:paraId="0A219854" w14:textId="77777777" w:rsidR="009973A0" w:rsidRPr="00C73724" w:rsidRDefault="009973A0" w:rsidP="00C73724">
            <w:pPr>
              <w:pStyle w:val="NoSpacing"/>
              <w:rPr>
                <w:rFonts w:ascii="Arial" w:hAnsi="Arial" w:cs="Arial"/>
                <w:sz w:val="20"/>
                <w:szCs w:val="20"/>
              </w:rPr>
            </w:pPr>
            <w:r w:rsidRPr="00C73724">
              <w:rPr>
                <w:rFonts w:ascii="Arial" w:hAnsi="Arial" w:cs="Arial"/>
                <w:sz w:val="20"/>
                <w:szCs w:val="20"/>
              </w:rPr>
              <w:t xml:space="preserve">Lograr una gestión de calidad y gobernabilidad con progreso y paz social  </w:t>
            </w:r>
          </w:p>
        </w:tc>
        <w:tc>
          <w:tcPr>
            <w:tcW w:w="993" w:type="dxa"/>
          </w:tcPr>
          <w:p w14:paraId="45DD9612" w14:textId="77777777" w:rsidR="009973A0" w:rsidRPr="00C73724" w:rsidRDefault="009973A0" w:rsidP="00C73724">
            <w:pPr>
              <w:pStyle w:val="NoSpacing"/>
              <w:rPr>
                <w:rFonts w:ascii="Arial" w:hAnsi="Arial" w:cs="Arial"/>
                <w:sz w:val="20"/>
                <w:szCs w:val="20"/>
              </w:rPr>
            </w:pPr>
            <w:r w:rsidRPr="00C73724">
              <w:rPr>
                <w:rFonts w:ascii="Arial" w:hAnsi="Arial" w:cs="Arial"/>
                <w:sz w:val="20"/>
                <w:szCs w:val="20"/>
              </w:rPr>
              <w:t>OER.4</w:t>
            </w:r>
          </w:p>
        </w:tc>
        <w:tc>
          <w:tcPr>
            <w:tcW w:w="1984" w:type="dxa"/>
          </w:tcPr>
          <w:p w14:paraId="60D31C49" w14:textId="77777777" w:rsidR="009973A0" w:rsidRPr="00C73724" w:rsidRDefault="009973A0" w:rsidP="00C73724">
            <w:pPr>
              <w:pStyle w:val="NoSpacing"/>
              <w:rPr>
                <w:rFonts w:ascii="Arial" w:hAnsi="Arial" w:cs="Arial"/>
                <w:sz w:val="20"/>
                <w:szCs w:val="20"/>
              </w:rPr>
            </w:pPr>
            <w:r w:rsidRPr="00C73724">
              <w:rPr>
                <w:rFonts w:ascii="Arial" w:hAnsi="Arial" w:cs="Arial"/>
                <w:sz w:val="20"/>
                <w:szCs w:val="20"/>
              </w:rPr>
              <w:t>Fortalecer la institucionalización de la transparencia en la gestión pública</w:t>
            </w:r>
          </w:p>
        </w:tc>
        <w:tc>
          <w:tcPr>
            <w:tcW w:w="1985" w:type="dxa"/>
          </w:tcPr>
          <w:p w14:paraId="1DF0FE01" w14:textId="77777777" w:rsidR="009973A0" w:rsidRPr="00C73724" w:rsidRDefault="009973A0" w:rsidP="00C73724">
            <w:pPr>
              <w:pStyle w:val="NoSpacing"/>
              <w:rPr>
                <w:rFonts w:ascii="Arial" w:hAnsi="Arial" w:cs="Arial"/>
                <w:sz w:val="20"/>
                <w:szCs w:val="20"/>
              </w:rPr>
            </w:pPr>
          </w:p>
        </w:tc>
        <w:tc>
          <w:tcPr>
            <w:tcW w:w="992" w:type="dxa"/>
          </w:tcPr>
          <w:p w14:paraId="414D2BE7" w14:textId="77777777" w:rsidR="009973A0" w:rsidRPr="00C73724" w:rsidRDefault="009973A0" w:rsidP="00C73724">
            <w:pPr>
              <w:pStyle w:val="NoSpacing"/>
              <w:rPr>
                <w:rFonts w:ascii="Arial" w:hAnsi="Arial" w:cs="Arial"/>
                <w:sz w:val="20"/>
                <w:szCs w:val="20"/>
              </w:rPr>
            </w:pPr>
          </w:p>
        </w:tc>
        <w:tc>
          <w:tcPr>
            <w:tcW w:w="2410" w:type="dxa"/>
          </w:tcPr>
          <w:p w14:paraId="489A17F5" w14:textId="77777777" w:rsidR="009973A0" w:rsidRPr="00C73724" w:rsidRDefault="003077D5" w:rsidP="00C73724">
            <w:pPr>
              <w:pStyle w:val="NoSpacing"/>
              <w:rPr>
                <w:rFonts w:ascii="Arial" w:hAnsi="Arial" w:cs="Arial"/>
                <w:sz w:val="20"/>
                <w:szCs w:val="20"/>
              </w:rPr>
            </w:pPr>
            <w:r w:rsidRPr="00C73724">
              <w:rPr>
                <w:rFonts w:ascii="Arial" w:hAnsi="Arial" w:cs="Arial"/>
                <w:sz w:val="20"/>
                <w:szCs w:val="20"/>
              </w:rPr>
              <w:t>Gobierno Local democrático  funciona con eficacia, eficiencia, transparencia y participativo al servicio de la ciudadanía</w:t>
            </w:r>
          </w:p>
        </w:tc>
        <w:tc>
          <w:tcPr>
            <w:tcW w:w="2225" w:type="dxa"/>
          </w:tcPr>
          <w:p w14:paraId="5A95E014" w14:textId="77777777" w:rsidR="009973A0" w:rsidRPr="00C73724" w:rsidRDefault="009973A0" w:rsidP="009973A0">
            <w:pPr>
              <w:autoSpaceDE w:val="0"/>
              <w:autoSpaceDN w:val="0"/>
              <w:adjustRightInd w:val="0"/>
              <w:spacing w:line="360" w:lineRule="auto"/>
              <w:jc w:val="both"/>
              <w:rPr>
                <w:rFonts w:ascii="Arial" w:hAnsi="Arial" w:cs="Arial"/>
                <w:sz w:val="20"/>
                <w:szCs w:val="20"/>
              </w:rPr>
            </w:pPr>
          </w:p>
        </w:tc>
        <w:tc>
          <w:tcPr>
            <w:tcW w:w="1652" w:type="dxa"/>
          </w:tcPr>
          <w:p w14:paraId="42C24372" w14:textId="77777777" w:rsidR="009973A0" w:rsidRPr="00AA200B" w:rsidRDefault="009973A0" w:rsidP="009973A0">
            <w:pPr>
              <w:autoSpaceDE w:val="0"/>
              <w:autoSpaceDN w:val="0"/>
              <w:adjustRightInd w:val="0"/>
              <w:spacing w:line="360" w:lineRule="auto"/>
              <w:jc w:val="both"/>
              <w:rPr>
                <w:rFonts w:ascii="Arial" w:hAnsi="Arial" w:cs="Arial"/>
                <w:sz w:val="18"/>
                <w:szCs w:val="18"/>
              </w:rPr>
            </w:pPr>
          </w:p>
        </w:tc>
      </w:tr>
    </w:tbl>
    <w:p w14:paraId="6819D7DF" w14:textId="118749FB" w:rsidR="00CD67DA" w:rsidRDefault="00CD67DA" w:rsidP="00516D98">
      <w:pPr>
        <w:autoSpaceDE w:val="0"/>
        <w:autoSpaceDN w:val="0"/>
        <w:adjustRightInd w:val="0"/>
        <w:spacing w:after="0" w:line="360" w:lineRule="auto"/>
        <w:jc w:val="both"/>
        <w:rPr>
          <w:rFonts w:ascii="Arial" w:hAnsi="Arial" w:cs="Arial"/>
        </w:rPr>
      </w:pPr>
    </w:p>
    <w:p w14:paraId="0E2DCB2C" w14:textId="77777777" w:rsidR="006B106A" w:rsidRDefault="006B106A" w:rsidP="00516D98">
      <w:pPr>
        <w:autoSpaceDE w:val="0"/>
        <w:autoSpaceDN w:val="0"/>
        <w:adjustRightInd w:val="0"/>
        <w:spacing w:after="0" w:line="360" w:lineRule="auto"/>
        <w:jc w:val="both"/>
        <w:rPr>
          <w:rFonts w:ascii="Arial" w:hAnsi="Arial" w:cs="Arial"/>
        </w:rPr>
      </w:pPr>
    </w:p>
    <w:p w14:paraId="427B7488" w14:textId="77777777" w:rsidR="000A65D7" w:rsidRPr="00CD67DA" w:rsidRDefault="000A65D7" w:rsidP="000A65D7">
      <w:pPr>
        <w:autoSpaceDE w:val="0"/>
        <w:autoSpaceDN w:val="0"/>
        <w:adjustRightInd w:val="0"/>
        <w:spacing w:after="0" w:line="360" w:lineRule="auto"/>
        <w:jc w:val="center"/>
        <w:rPr>
          <w:rFonts w:ascii="Arial" w:hAnsi="Arial" w:cs="Arial"/>
        </w:rPr>
      </w:pPr>
      <w:r>
        <w:rPr>
          <w:rFonts w:ascii="Arial" w:hAnsi="Arial" w:cs="Arial"/>
        </w:rPr>
        <w:t>Articulación del PDC</w:t>
      </w:r>
      <w:r w:rsidRPr="00CD67DA">
        <w:rPr>
          <w:rFonts w:ascii="Arial" w:hAnsi="Arial" w:cs="Arial"/>
        </w:rPr>
        <w:t xml:space="preserve"> con el Plan de Desarrollo Regional Concertado</w:t>
      </w:r>
    </w:p>
    <w:tbl>
      <w:tblPr>
        <w:tblStyle w:val="TableGrid"/>
        <w:tblW w:w="0" w:type="auto"/>
        <w:tblLook w:val="04A0" w:firstRow="1" w:lastRow="0" w:firstColumn="1" w:lastColumn="0" w:noHBand="0" w:noVBand="1"/>
      </w:tblPr>
      <w:tblGrid>
        <w:gridCol w:w="947"/>
        <w:gridCol w:w="1737"/>
        <w:gridCol w:w="991"/>
        <w:gridCol w:w="2113"/>
        <w:gridCol w:w="1694"/>
        <w:gridCol w:w="947"/>
        <w:gridCol w:w="3373"/>
        <w:gridCol w:w="1622"/>
        <w:gridCol w:w="1647"/>
      </w:tblGrid>
      <w:tr w:rsidR="003077D5" w:rsidRPr="00D43EBE" w14:paraId="1263EC01" w14:textId="77777777" w:rsidTr="00C73724">
        <w:tc>
          <w:tcPr>
            <w:tcW w:w="2689" w:type="dxa"/>
            <w:gridSpan w:val="2"/>
          </w:tcPr>
          <w:p w14:paraId="15325C2D" w14:textId="77777777" w:rsidR="000A65D7" w:rsidRPr="00D43EBE" w:rsidRDefault="000A65D7" w:rsidP="008F6B66">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OBJETIVO REGIONAL</w:t>
            </w:r>
          </w:p>
        </w:tc>
        <w:tc>
          <w:tcPr>
            <w:tcW w:w="4819" w:type="dxa"/>
            <w:gridSpan w:val="3"/>
          </w:tcPr>
          <w:p w14:paraId="4806EADC" w14:textId="77777777" w:rsidR="000A65D7" w:rsidRPr="00D43EBE" w:rsidRDefault="000A65D7" w:rsidP="008F6B66">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OBJETIVO ESPECIFICO</w:t>
            </w:r>
          </w:p>
        </w:tc>
        <w:tc>
          <w:tcPr>
            <w:tcW w:w="5906" w:type="dxa"/>
            <w:gridSpan w:val="3"/>
          </w:tcPr>
          <w:p w14:paraId="4C6CE2D2" w14:textId="77777777" w:rsidR="000A65D7" w:rsidRPr="00D43EBE" w:rsidRDefault="000A65D7" w:rsidP="008F6B66">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OBJETIVO ESTRATEGICO TERRITORIAL</w:t>
            </w:r>
          </w:p>
        </w:tc>
        <w:tc>
          <w:tcPr>
            <w:tcW w:w="1657" w:type="dxa"/>
            <w:vMerge w:val="restart"/>
          </w:tcPr>
          <w:p w14:paraId="08467785" w14:textId="77777777" w:rsidR="000A65D7" w:rsidRPr="00D43EBE" w:rsidRDefault="000A65D7" w:rsidP="008F6B66">
            <w:pPr>
              <w:pStyle w:val="NoSpacing"/>
              <w:jc w:val="center"/>
              <w:rPr>
                <w:rFonts w:ascii="Arial" w:hAnsi="Arial" w:cs="Arial"/>
                <w:b/>
                <w:sz w:val="18"/>
                <w:szCs w:val="18"/>
              </w:rPr>
            </w:pPr>
            <w:r w:rsidRPr="00D43EBE">
              <w:rPr>
                <w:rFonts w:ascii="Arial" w:hAnsi="Arial" w:cs="Arial"/>
                <w:b/>
                <w:sz w:val="18"/>
                <w:szCs w:val="18"/>
              </w:rPr>
              <w:t>Explicación de relación causal con OER</w:t>
            </w:r>
          </w:p>
        </w:tc>
      </w:tr>
      <w:tr w:rsidR="003077D5" w:rsidRPr="00D43EBE" w14:paraId="7D6D1F57" w14:textId="77777777" w:rsidTr="00C73724">
        <w:tc>
          <w:tcPr>
            <w:tcW w:w="947" w:type="dxa"/>
          </w:tcPr>
          <w:p w14:paraId="1E61AF2B" w14:textId="77777777" w:rsidR="000A65D7" w:rsidRPr="00D43EBE" w:rsidRDefault="000A65D7" w:rsidP="008F6B66">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CODIGO</w:t>
            </w:r>
          </w:p>
        </w:tc>
        <w:tc>
          <w:tcPr>
            <w:tcW w:w="1742" w:type="dxa"/>
          </w:tcPr>
          <w:p w14:paraId="2489BF11" w14:textId="77777777" w:rsidR="000A65D7" w:rsidRPr="00D43EBE" w:rsidRDefault="000A65D7" w:rsidP="008F6B66">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ENUNCIADO</w:t>
            </w:r>
          </w:p>
        </w:tc>
        <w:tc>
          <w:tcPr>
            <w:tcW w:w="992" w:type="dxa"/>
          </w:tcPr>
          <w:p w14:paraId="5373BCBA" w14:textId="77777777" w:rsidR="000A65D7" w:rsidRPr="00D43EBE" w:rsidRDefault="000A65D7" w:rsidP="008F6B66">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CODIGO</w:t>
            </w:r>
          </w:p>
        </w:tc>
        <w:tc>
          <w:tcPr>
            <w:tcW w:w="2126" w:type="dxa"/>
          </w:tcPr>
          <w:p w14:paraId="1A1C0556" w14:textId="77777777" w:rsidR="000A65D7" w:rsidRPr="00D43EBE" w:rsidRDefault="000A65D7" w:rsidP="008F6B66">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ENUNCIADO</w:t>
            </w:r>
          </w:p>
        </w:tc>
        <w:tc>
          <w:tcPr>
            <w:tcW w:w="1701" w:type="dxa"/>
          </w:tcPr>
          <w:p w14:paraId="40057EF2" w14:textId="77777777" w:rsidR="000A65D7" w:rsidRPr="00D43EBE" w:rsidRDefault="000A65D7" w:rsidP="008F6B66">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Nombre del Indicador</w:t>
            </w:r>
          </w:p>
        </w:tc>
        <w:tc>
          <w:tcPr>
            <w:tcW w:w="851" w:type="dxa"/>
          </w:tcPr>
          <w:p w14:paraId="2DE3E76D" w14:textId="77777777" w:rsidR="000A65D7" w:rsidRPr="00D43EBE" w:rsidRDefault="000A65D7" w:rsidP="008F6B66">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CODIGO</w:t>
            </w:r>
          </w:p>
        </w:tc>
        <w:tc>
          <w:tcPr>
            <w:tcW w:w="3419" w:type="dxa"/>
          </w:tcPr>
          <w:p w14:paraId="1B320E73" w14:textId="77777777" w:rsidR="000A65D7" w:rsidRPr="00D43EBE" w:rsidRDefault="000A65D7" w:rsidP="008F6B66">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ENUNCIADO</w:t>
            </w:r>
          </w:p>
        </w:tc>
        <w:tc>
          <w:tcPr>
            <w:tcW w:w="1636" w:type="dxa"/>
          </w:tcPr>
          <w:p w14:paraId="6A61210D" w14:textId="77777777" w:rsidR="000A65D7" w:rsidRPr="00D43EBE" w:rsidRDefault="000A65D7" w:rsidP="008F6B66">
            <w:pPr>
              <w:autoSpaceDE w:val="0"/>
              <w:autoSpaceDN w:val="0"/>
              <w:adjustRightInd w:val="0"/>
              <w:spacing w:line="360" w:lineRule="auto"/>
              <w:jc w:val="center"/>
              <w:rPr>
                <w:rFonts w:ascii="Arial" w:hAnsi="Arial" w:cs="Arial"/>
                <w:b/>
                <w:sz w:val="18"/>
                <w:szCs w:val="18"/>
              </w:rPr>
            </w:pPr>
            <w:r w:rsidRPr="00D43EBE">
              <w:rPr>
                <w:rFonts w:ascii="Arial" w:hAnsi="Arial" w:cs="Arial"/>
                <w:b/>
                <w:sz w:val="18"/>
                <w:szCs w:val="18"/>
              </w:rPr>
              <w:t>Nombre del Indicador</w:t>
            </w:r>
          </w:p>
        </w:tc>
        <w:tc>
          <w:tcPr>
            <w:tcW w:w="1657" w:type="dxa"/>
            <w:vMerge/>
          </w:tcPr>
          <w:p w14:paraId="2B3DD04F" w14:textId="77777777" w:rsidR="000A65D7" w:rsidRPr="00D43EBE" w:rsidRDefault="000A65D7" w:rsidP="008F6B66">
            <w:pPr>
              <w:autoSpaceDE w:val="0"/>
              <w:autoSpaceDN w:val="0"/>
              <w:adjustRightInd w:val="0"/>
              <w:spacing w:line="360" w:lineRule="auto"/>
              <w:jc w:val="center"/>
              <w:rPr>
                <w:rFonts w:ascii="Arial" w:hAnsi="Arial" w:cs="Arial"/>
                <w:b/>
                <w:sz w:val="18"/>
                <w:szCs w:val="18"/>
              </w:rPr>
            </w:pPr>
          </w:p>
        </w:tc>
      </w:tr>
      <w:tr w:rsidR="003077D5" w:rsidRPr="00AA200B" w14:paraId="335121D3" w14:textId="77777777" w:rsidTr="00C73724">
        <w:tc>
          <w:tcPr>
            <w:tcW w:w="947" w:type="dxa"/>
          </w:tcPr>
          <w:p w14:paraId="5E585918" w14:textId="77777777" w:rsidR="000A65D7" w:rsidRPr="00AA200B" w:rsidRDefault="00D935B9" w:rsidP="008F6B66">
            <w:pPr>
              <w:autoSpaceDE w:val="0"/>
              <w:autoSpaceDN w:val="0"/>
              <w:adjustRightInd w:val="0"/>
              <w:spacing w:line="360" w:lineRule="auto"/>
              <w:jc w:val="both"/>
              <w:rPr>
                <w:rFonts w:ascii="Arial" w:hAnsi="Arial" w:cs="Arial"/>
                <w:sz w:val="18"/>
                <w:szCs w:val="18"/>
              </w:rPr>
            </w:pPr>
            <w:r>
              <w:rPr>
                <w:rFonts w:ascii="Arial" w:hAnsi="Arial" w:cs="Arial"/>
                <w:sz w:val="18"/>
                <w:szCs w:val="18"/>
              </w:rPr>
              <w:t>OR.04</w:t>
            </w:r>
          </w:p>
        </w:tc>
        <w:tc>
          <w:tcPr>
            <w:tcW w:w="1742" w:type="dxa"/>
          </w:tcPr>
          <w:p w14:paraId="7E5EDDBC" w14:textId="77777777" w:rsidR="000A65D7" w:rsidRPr="00AA200B" w:rsidRDefault="00086C79" w:rsidP="008F6B66">
            <w:pPr>
              <w:autoSpaceDE w:val="0"/>
              <w:autoSpaceDN w:val="0"/>
              <w:adjustRightInd w:val="0"/>
              <w:spacing w:line="360" w:lineRule="auto"/>
              <w:jc w:val="both"/>
              <w:rPr>
                <w:rFonts w:ascii="Arial" w:hAnsi="Arial" w:cs="Arial"/>
                <w:sz w:val="18"/>
                <w:szCs w:val="18"/>
              </w:rPr>
            </w:pPr>
            <w:r w:rsidRPr="00842423">
              <w:rPr>
                <w:rFonts w:ascii="Arial" w:hAnsi="Arial" w:cs="Arial"/>
                <w:sz w:val="18"/>
                <w:szCs w:val="18"/>
              </w:rPr>
              <w:t>Alcanzar el crecimiento económico sostenido con alto empleo.</w:t>
            </w:r>
          </w:p>
        </w:tc>
        <w:tc>
          <w:tcPr>
            <w:tcW w:w="992" w:type="dxa"/>
          </w:tcPr>
          <w:p w14:paraId="186D6458" w14:textId="77777777" w:rsidR="000A65D7" w:rsidRPr="00AA200B" w:rsidRDefault="00D935B9" w:rsidP="008F6B66">
            <w:pPr>
              <w:autoSpaceDE w:val="0"/>
              <w:autoSpaceDN w:val="0"/>
              <w:adjustRightInd w:val="0"/>
              <w:spacing w:line="360" w:lineRule="auto"/>
              <w:jc w:val="both"/>
              <w:rPr>
                <w:rFonts w:ascii="Arial" w:hAnsi="Arial" w:cs="Arial"/>
                <w:sz w:val="18"/>
                <w:szCs w:val="18"/>
              </w:rPr>
            </w:pPr>
            <w:r>
              <w:rPr>
                <w:rFonts w:ascii="Arial" w:hAnsi="Arial" w:cs="Arial"/>
                <w:sz w:val="18"/>
                <w:szCs w:val="18"/>
              </w:rPr>
              <w:t>OER,06</w:t>
            </w:r>
          </w:p>
        </w:tc>
        <w:tc>
          <w:tcPr>
            <w:tcW w:w="2126" w:type="dxa"/>
          </w:tcPr>
          <w:p w14:paraId="37AF3EF0" w14:textId="77777777" w:rsidR="000A65D7" w:rsidRPr="00AA200B" w:rsidRDefault="000A65D7" w:rsidP="000A65D7">
            <w:pPr>
              <w:autoSpaceDE w:val="0"/>
              <w:autoSpaceDN w:val="0"/>
              <w:adjustRightInd w:val="0"/>
              <w:spacing w:line="360" w:lineRule="auto"/>
              <w:jc w:val="both"/>
              <w:rPr>
                <w:rFonts w:ascii="Arial" w:hAnsi="Arial" w:cs="Arial"/>
                <w:sz w:val="18"/>
                <w:szCs w:val="18"/>
              </w:rPr>
            </w:pPr>
            <w:r w:rsidRPr="000A65D7">
              <w:rPr>
                <w:rFonts w:ascii="Arial" w:hAnsi="Arial" w:cs="Arial"/>
                <w:sz w:val="18"/>
                <w:szCs w:val="18"/>
              </w:rPr>
              <w:t xml:space="preserve"> Alcanzar la diversificación productiva,  sustentable en la región,</w:t>
            </w:r>
            <w:r>
              <w:rPr>
                <w:rFonts w:ascii="Arial" w:hAnsi="Arial" w:cs="Arial"/>
                <w:sz w:val="18"/>
                <w:szCs w:val="18"/>
              </w:rPr>
              <w:t xml:space="preserve"> </w:t>
            </w:r>
            <w:r w:rsidRPr="000A65D7">
              <w:rPr>
                <w:rFonts w:ascii="Arial" w:hAnsi="Arial" w:cs="Arial"/>
                <w:sz w:val="18"/>
                <w:szCs w:val="18"/>
              </w:rPr>
              <w:t xml:space="preserve">y modernizando la pequeña y mediana </w:t>
            </w:r>
            <w:r>
              <w:rPr>
                <w:rFonts w:ascii="Arial" w:hAnsi="Arial" w:cs="Arial"/>
                <w:sz w:val="18"/>
                <w:szCs w:val="18"/>
              </w:rPr>
              <w:t xml:space="preserve"> Industria.</w:t>
            </w:r>
          </w:p>
        </w:tc>
        <w:tc>
          <w:tcPr>
            <w:tcW w:w="1701" w:type="dxa"/>
          </w:tcPr>
          <w:p w14:paraId="590E5527" w14:textId="77777777" w:rsidR="000A65D7" w:rsidRPr="00AA200B" w:rsidRDefault="000A65D7" w:rsidP="008F6B66">
            <w:pPr>
              <w:autoSpaceDE w:val="0"/>
              <w:autoSpaceDN w:val="0"/>
              <w:adjustRightInd w:val="0"/>
              <w:spacing w:line="360" w:lineRule="auto"/>
              <w:jc w:val="both"/>
              <w:rPr>
                <w:rFonts w:ascii="Arial" w:hAnsi="Arial" w:cs="Arial"/>
                <w:sz w:val="18"/>
                <w:szCs w:val="18"/>
              </w:rPr>
            </w:pPr>
            <w:r w:rsidRPr="000A65D7">
              <w:rPr>
                <w:rFonts w:ascii="Arial" w:hAnsi="Arial" w:cs="Arial"/>
                <w:sz w:val="18"/>
                <w:szCs w:val="18"/>
              </w:rPr>
              <w:t>Proporción del Sector Secundario (Manufactura y Construcción en VAB</w:t>
            </w:r>
          </w:p>
        </w:tc>
        <w:tc>
          <w:tcPr>
            <w:tcW w:w="851" w:type="dxa"/>
          </w:tcPr>
          <w:p w14:paraId="15E59C73" w14:textId="77777777" w:rsidR="000A65D7" w:rsidRPr="00AA200B" w:rsidRDefault="000A65D7" w:rsidP="008F6B66">
            <w:pPr>
              <w:autoSpaceDE w:val="0"/>
              <w:autoSpaceDN w:val="0"/>
              <w:adjustRightInd w:val="0"/>
              <w:spacing w:line="360" w:lineRule="auto"/>
              <w:jc w:val="both"/>
              <w:rPr>
                <w:rFonts w:ascii="Arial" w:hAnsi="Arial" w:cs="Arial"/>
                <w:sz w:val="18"/>
                <w:szCs w:val="18"/>
              </w:rPr>
            </w:pPr>
            <w:r w:rsidRPr="00AA200B">
              <w:rPr>
                <w:rFonts w:ascii="Arial" w:hAnsi="Arial" w:cs="Arial"/>
                <w:sz w:val="18"/>
                <w:szCs w:val="18"/>
              </w:rPr>
              <w:t>OET.01</w:t>
            </w:r>
          </w:p>
        </w:tc>
        <w:tc>
          <w:tcPr>
            <w:tcW w:w="3419" w:type="dxa"/>
          </w:tcPr>
          <w:p w14:paraId="24AFB51B" w14:textId="77777777" w:rsidR="000A65D7" w:rsidRPr="00AA200B" w:rsidRDefault="003077D5" w:rsidP="008F6B66">
            <w:pPr>
              <w:autoSpaceDE w:val="0"/>
              <w:autoSpaceDN w:val="0"/>
              <w:adjustRightInd w:val="0"/>
              <w:spacing w:line="360" w:lineRule="auto"/>
              <w:jc w:val="both"/>
              <w:rPr>
                <w:rFonts w:ascii="Arial" w:hAnsi="Arial" w:cs="Arial"/>
                <w:sz w:val="18"/>
                <w:szCs w:val="18"/>
              </w:rPr>
            </w:pPr>
            <w:r w:rsidRPr="00187FE6">
              <w:rPr>
                <w:rFonts w:ascii="Arial" w:hAnsi="Arial" w:cs="Arial"/>
                <w:sz w:val="20"/>
                <w:szCs w:val="20"/>
              </w:rPr>
              <w:t>Desarrollar una econ</w:t>
            </w:r>
            <w:r>
              <w:rPr>
                <w:rFonts w:ascii="Arial" w:hAnsi="Arial" w:cs="Arial"/>
                <w:sz w:val="20"/>
                <w:szCs w:val="20"/>
              </w:rPr>
              <w:t>omía diversificada,</w:t>
            </w:r>
            <w:r w:rsidRPr="00187FE6">
              <w:rPr>
                <w:rFonts w:ascii="Arial" w:hAnsi="Arial" w:cs="Arial"/>
                <w:sz w:val="20"/>
                <w:szCs w:val="20"/>
              </w:rPr>
              <w:t xml:space="preserve"> con crecimiento sostenible,</w:t>
            </w:r>
            <w:r>
              <w:rPr>
                <w:rFonts w:ascii="Arial" w:hAnsi="Arial" w:cs="Arial"/>
                <w:sz w:val="20"/>
                <w:szCs w:val="20"/>
              </w:rPr>
              <w:t xml:space="preserve"> </w:t>
            </w:r>
            <w:r w:rsidRPr="00187FE6">
              <w:rPr>
                <w:rFonts w:ascii="Arial" w:hAnsi="Arial" w:cs="Arial"/>
                <w:sz w:val="20"/>
                <w:szCs w:val="20"/>
              </w:rPr>
              <w:t>generadora de empleo digno</w:t>
            </w:r>
          </w:p>
        </w:tc>
        <w:tc>
          <w:tcPr>
            <w:tcW w:w="1636" w:type="dxa"/>
          </w:tcPr>
          <w:p w14:paraId="03C391AC" w14:textId="77777777" w:rsidR="000A65D7" w:rsidRPr="00AA200B" w:rsidRDefault="003077D5" w:rsidP="008F6B66">
            <w:pPr>
              <w:autoSpaceDE w:val="0"/>
              <w:autoSpaceDN w:val="0"/>
              <w:adjustRightInd w:val="0"/>
              <w:spacing w:line="360" w:lineRule="auto"/>
              <w:jc w:val="both"/>
              <w:rPr>
                <w:rFonts w:ascii="Arial" w:hAnsi="Arial" w:cs="Arial"/>
                <w:sz w:val="18"/>
                <w:szCs w:val="18"/>
              </w:rPr>
            </w:pPr>
            <w:r>
              <w:rPr>
                <w:rFonts w:ascii="Arial" w:hAnsi="Arial" w:cs="Arial"/>
                <w:sz w:val="20"/>
                <w:szCs w:val="20"/>
              </w:rPr>
              <w:t>% de t</w:t>
            </w:r>
            <w:r w:rsidRPr="00DA23B9">
              <w:rPr>
                <w:rFonts w:ascii="Arial" w:hAnsi="Arial" w:cs="Arial"/>
                <w:sz w:val="20"/>
                <w:szCs w:val="20"/>
              </w:rPr>
              <w:t>errenos agrícolas con riego</w:t>
            </w:r>
          </w:p>
        </w:tc>
        <w:tc>
          <w:tcPr>
            <w:tcW w:w="1657" w:type="dxa"/>
          </w:tcPr>
          <w:p w14:paraId="00B82431" w14:textId="77777777" w:rsidR="000A65D7" w:rsidRPr="00AA200B" w:rsidRDefault="000A65D7" w:rsidP="008F6B66">
            <w:pPr>
              <w:autoSpaceDE w:val="0"/>
              <w:autoSpaceDN w:val="0"/>
              <w:adjustRightInd w:val="0"/>
              <w:spacing w:line="360" w:lineRule="auto"/>
              <w:jc w:val="both"/>
              <w:rPr>
                <w:rFonts w:ascii="Arial" w:hAnsi="Arial" w:cs="Arial"/>
                <w:sz w:val="18"/>
                <w:szCs w:val="18"/>
              </w:rPr>
            </w:pPr>
          </w:p>
        </w:tc>
      </w:tr>
      <w:tr w:rsidR="000A65D7" w:rsidRPr="00AA200B" w14:paraId="4F5EAA3F" w14:textId="77777777" w:rsidTr="00C73724">
        <w:tc>
          <w:tcPr>
            <w:tcW w:w="947" w:type="dxa"/>
          </w:tcPr>
          <w:p w14:paraId="4A8B7412" w14:textId="77777777" w:rsidR="000A65D7" w:rsidRPr="00AA200B" w:rsidRDefault="00D935B9" w:rsidP="008F6B66">
            <w:pPr>
              <w:autoSpaceDE w:val="0"/>
              <w:autoSpaceDN w:val="0"/>
              <w:adjustRightInd w:val="0"/>
              <w:spacing w:line="360" w:lineRule="auto"/>
              <w:jc w:val="both"/>
              <w:rPr>
                <w:rFonts w:ascii="Arial" w:hAnsi="Arial" w:cs="Arial"/>
                <w:sz w:val="18"/>
                <w:szCs w:val="18"/>
              </w:rPr>
            </w:pPr>
            <w:r>
              <w:rPr>
                <w:rFonts w:ascii="Arial" w:hAnsi="Arial" w:cs="Arial"/>
                <w:sz w:val="18"/>
                <w:szCs w:val="18"/>
              </w:rPr>
              <w:t>OR.05</w:t>
            </w:r>
          </w:p>
        </w:tc>
        <w:tc>
          <w:tcPr>
            <w:tcW w:w="1742" w:type="dxa"/>
          </w:tcPr>
          <w:p w14:paraId="62F0A267" w14:textId="77777777" w:rsidR="000A65D7" w:rsidRPr="00AA200B" w:rsidRDefault="00086C79" w:rsidP="008F6B66">
            <w:pPr>
              <w:autoSpaceDE w:val="0"/>
              <w:autoSpaceDN w:val="0"/>
              <w:adjustRightInd w:val="0"/>
              <w:spacing w:line="360" w:lineRule="auto"/>
              <w:jc w:val="both"/>
              <w:rPr>
                <w:rFonts w:ascii="Arial" w:hAnsi="Arial" w:cs="Arial"/>
                <w:sz w:val="18"/>
                <w:szCs w:val="18"/>
              </w:rPr>
            </w:pPr>
            <w:r w:rsidRPr="00842423">
              <w:rPr>
                <w:rFonts w:ascii="Arial" w:hAnsi="Arial" w:cs="Arial"/>
                <w:sz w:val="18"/>
                <w:szCs w:val="18"/>
              </w:rPr>
              <w:t>Lograr el desarrollo regional equilibrado e infraestructura</w:t>
            </w:r>
          </w:p>
        </w:tc>
        <w:tc>
          <w:tcPr>
            <w:tcW w:w="992" w:type="dxa"/>
          </w:tcPr>
          <w:p w14:paraId="44933311" w14:textId="77777777" w:rsidR="000A65D7" w:rsidRPr="00AA200B" w:rsidRDefault="009973A0" w:rsidP="008F6B66">
            <w:pPr>
              <w:autoSpaceDE w:val="0"/>
              <w:autoSpaceDN w:val="0"/>
              <w:adjustRightInd w:val="0"/>
              <w:spacing w:line="360" w:lineRule="auto"/>
              <w:jc w:val="both"/>
              <w:rPr>
                <w:rFonts w:ascii="Arial" w:hAnsi="Arial" w:cs="Arial"/>
                <w:sz w:val="18"/>
                <w:szCs w:val="18"/>
              </w:rPr>
            </w:pPr>
            <w:r>
              <w:rPr>
                <w:rFonts w:ascii="Arial" w:hAnsi="Arial" w:cs="Arial"/>
                <w:sz w:val="18"/>
                <w:szCs w:val="18"/>
              </w:rPr>
              <w:t>OER.07</w:t>
            </w:r>
          </w:p>
        </w:tc>
        <w:tc>
          <w:tcPr>
            <w:tcW w:w="2126" w:type="dxa"/>
          </w:tcPr>
          <w:p w14:paraId="5E1AF15C" w14:textId="77777777" w:rsidR="000A65D7" w:rsidRPr="000A65D7" w:rsidRDefault="000A65D7" w:rsidP="000A65D7">
            <w:pPr>
              <w:autoSpaceDE w:val="0"/>
              <w:autoSpaceDN w:val="0"/>
              <w:adjustRightInd w:val="0"/>
              <w:spacing w:line="360" w:lineRule="auto"/>
              <w:jc w:val="both"/>
              <w:rPr>
                <w:rFonts w:ascii="Arial" w:hAnsi="Arial" w:cs="Arial"/>
                <w:sz w:val="18"/>
                <w:szCs w:val="18"/>
              </w:rPr>
            </w:pPr>
            <w:r w:rsidRPr="000A65D7">
              <w:rPr>
                <w:rFonts w:ascii="Arial" w:hAnsi="Arial" w:cs="Arial"/>
                <w:sz w:val="18"/>
                <w:szCs w:val="18"/>
              </w:rPr>
              <w:t>Contar con la infraestructura básica suficiente para lograr el desarrollo departamental</w:t>
            </w:r>
          </w:p>
        </w:tc>
        <w:tc>
          <w:tcPr>
            <w:tcW w:w="1701" w:type="dxa"/>
          </w:tcPr>
          <w:p w14:paraId="4AAA3CA0" w14:textId="77777777" w:rsidR="000A65D7" w:rsidRPr="00AA200B" w:rsidRDefault="000A65D7" w:rsidP="008F6B66">
            <w:pPr>
              <w:autoSpaceDE w:val="0"/>
              <w:autoSpaceDN w:val="0"/>
              <w:adjustRightInd w:val="0"/>
              <w:spacing w:line="360" w:lineRule="auto"/>
              <w:jc w:val="both"/>
              <w:rPr>
                <w:rFonts w:ascii="Arial" w:hAnsi="Arial" w:cs="Arial"/>
                <w:sz w:val="18"/>
                <w:szCs w:val="18"/>
              </w:rPr>
            </w:pPr>
            <w:r w:rsidRPr="000A65D7">
              <w:rPr>
                <w:rFonts w:ascii="Arial" w:hAnsi="Arial" w:cs="Arial"/>
                <w:sz w:val="18"/>
                <w:szCs w:val="18"/>
              </w:rPr>
              <w:t>% de asfaltado de la red vial departamental</w:t>
            </w:r>
          </w:p>
        </w:tc>
        <w:tc>
          <w:tcPr>
            <w:tcW w:w="851" w:type="dxa"/>
          </w:tcPr>
          <w:p w14:paraId="7FE496AB" w14:textId="77777777" w:rsidR="000A65D7" w:rsidRPr="00AA200B" w:rsidRDefault="000A65D7" w:rsidP="008F6B66">
            <w:pPr>
              <w:autoSpaceDE w:val="0"/>
              <w:autoSpaceDN w:val="0"/>
              <w:adjustRightInd w:val="0"/>
              <w:spacing w:line="360" w:lineRule="auto"/>
              <w:jc w:val="both"/>
              <w:rPr>
                <w:rFonts w:ascii="Arial" w:hAnsi="Arial" w:cs="Arial"/>
                <w:sz w:val="18"/>
                <w:szCs w:val="18"/>
              </w:rPr>
            </w:pPr>
          </w:p>
        </w:tc>
        <w:tc>
          <w:tcPr>
            <w:tcW w:w="3419" w:type="dxa"/>
          </w:tcPr>
          <w:p w14:paraId="7F75286F" w14:textId="77777777" w:rsidR="000A65D7" w:rsidRPr="00AA200B" w:rsidRDefault="00AA4DA2" w:rsidP="008F6B66">
            <w:pPr>
              <w:autoSpaceDE w:val="0"/>
              <w:autoSpaceDN w:val="0"/>
              <w:adjustRightInd w:val="0"/>
              <w:spacing w:line="360" w:lineRule="auto"/>
              <w:jc w:val="both"/>
              <w:rPr>
                <w:rFonts w:ascii="Arial" w:hAnsi="Arial" w:cs="Arial"/>
                <w:sz w:val="18"/>
                <w:szCs w:val="18"/>
              </w:rPr>
            </w:pPr>
            <w:r w:rsidRPr="004470AC">
              <w:rPr>
                <w:rFonts w:ascii="Arial" w:hAnsi="Arial" w:cs="Arial"/>
                <w:sz w:val="18"/>
                <w:szCs w:val="18"/>
              </w:rPr>
              <w:t>Territorio cohesionado y organizado con provisión asegurada de infraestructura social y productiva de calidad</w:t>
            </w:r>
          </w:p>
        </w:tc>
        <w:tc>
          <w:tcPr>
            <w:tcW w:w="1636" w:type="dxa"/>
          </w:tcPr>
          <w:p w14:paraId="4C9D3684" w14:textId="77777777" w:rsidR="000A65D7" w:rsidRPr="00AA200B" w:rsidRDefault="003077D5" w:rsidP="008F6B66">
            <w:pPr>
              <w:autoSpaceDE w:val="0"/>
              <w:autoSpaceDN w:val="0"/>
              <w:adjustRightInd w:val="0"/>
              <w:spacing w:line="360" w:lineRule="auto"/>
              <w:jc w:val="both"/>
              <w:rPr>
                <w:rFonts w:ascii="Arial" w:hAnsi="Arial" w:cs="Arial"/>
                <w:sz w:val="18"/>
                <w:szCs w:val="18"/>
              </w:rPr>
            </w:pPr>
            <w:r>
              <w:rPr>
                <w:rFonts w:ascii="Arial" w:hAnsi="Arial" w:cs="Arial"/>
                <w:sz w:val="20"/>
                <w:szCs w:val="20"/>
              </w:rPr>
              <w:t>% de t</w:t>
            </w:r>
            <w:r w:rsidRPr="00DA23B9">
              <w:rPr>
                <w:rFonts w:ascii="Arial" w:hAnsi="Arial" w:cs="Arial"/>
                <w:sz w:val="20"/>
                <w:szCs w:val="20"/>
              </w:rPr>
              <w:t>errenos agrícolas con riego</w:t>
            </w:r>
          </w:p>
        </w:tc>
        <w:tc>
          <w:tcPr>
            <w:tcW w:w="1657" w:type="dxa"/>
          </w:tcPr>
          <w:p w14:paraId="46413A19" w14:textId="77777777" w:rsidR="000A65D7" w:rsidRPr="00AA200B" w:rsidRDefault="000A65D7" w:rsidP="008F6B66">
            <w:pPr>
              <w:autoSpaceDE w:val="0"/>
              <w:autoSpaceDN w:val="0"/>
              <w:adjustRightInd w:val="0"/>
              <w:spacing w:line="360" w:lineRule="auto"/>
              <w:jc w:val="both"/>
              <w:rPr>
                <w:rFonts w:ascii="Arial" w:hAnsi="Arial" w:cs="Arial"/>
                <w:sz w:val="18"/>
                <w:szCs w:val="18"/>
              </w:rPr>
            </w:pPr>
          </w:p>
        </w:tc>
      </w:tr>
      <w:tr w:rsidR="000A65D7" w:rsidRPr="00AA200B" w14:paraId="16074895" w14:textId="77777777" w:rsidTr="00C73724">
        <w:tc>
          <w:tcPr>
            <w:tcW w:w="947" w:type="dxa"/>
          </w:tcPr>
          <w:p w14:paraId="7DB61291" w14:textId="77777777" w:rsidR="000A65D7" w:rsidRPr="00AA200B" w:rsidRDefault="00D935B9" w:rsidP="008F6B66">
            <w:pPr>
              <w:autoSpaceDE w:val="0"/>
              <w:autoSpaceDN w:val="0"/>
              <w:adjustRightInd w:val="0"/>
              <w:spacing w:line="360" w:lineRule="auto"/>
              <w:jc w:val="both"/>
              <w:rPr>
                <w:rFonts w:ascii="Arial" w:hAnsi="Arial" w:cs="Arial"/>
                <w:sz w:val="18"/>
                <w:szCs w:val="18"/>
              </w:rPr>
            </w:pPr>
            <w:r>
              <w:rPr>
                <w:rFonts w:ascii="Arial" w:hAnsi="Arial" w:cs="Arial"/>
                <w:sz w:val="18"/>
                <w:szCs w:val="18"/>
              </w:rPr>
              <w:t>OR.06</w:t>
            </w:r>
          </w:p>
        </w:tc>
        <w:tc>
          <w:tcPr>
            <w:tcW w:w="1742" w:type="dxa"/>
          </w:tcPr>
          <w:p w14:paraId="4CF34327" w14:textId="77777777" w:rsidR="000A65D7" w:rsidRPr="00AA200B" w:rsidRDefault="00086C79" w:rsidP="008F6B66">
            <w:pPr>
              <w:autoSpaceDE w:val="0"/>
              <w:autoSpaceDN w:val="0"/>
              <w:adjustRightInd w:val="0"/>
              <w:spacing w:line="360" w:lineRule="auto"/>
              <w:jc w:val="both"/>
              <w:rPr>
                <w:rFonts w:ascii="Arial" w:hAnsi="Arial" w:cs="Arial"/>
                <w:sz w:val="18"/>
                <w:szCs w:val="18"/>
              </w:rPr>
            </w:pPr>
            <w:r w:rsidRPr="00842423">
              <w:rPr>
                <w:rFonts w:ascii="Arial" w:hAnsi="Arial" w:cs="Arial"/>
                <w:sz w:val="18"/>
                <w:szCs w:val="18"/>
              </w:rPr>
              <w:t>Gestionar sosteniblemente los Recursos Naturales y Medio Ambiente</w:t>
            </w:r>
          </w:p>
        </w:tc>
        <w:tc>
          <w:tcPr>
            <w:tcW w:w="992" w:type="dxa"/>
          </w:tcPr>
          <w:p w14:paraId="2B642063" w14:textId="77777777" w:rsidR="000A65D7" w:rsidRPr="00AA200B" w:rsidRDefault="009973A0" w:rsidP="008F6B66">
            <w:pPr>
              <w:autoSpaceDE w:val="0"/>
              <w:autoSpaceDN w:val="0"/>
              <w:adjustRightInd w:val="0"/>
              <w:spacing w:line="360" w:lineRule="auto"/>
              <w:jc w:val="both"/>
              <w:rPr>
                <w:rFonts w:ascii="Arial" w:hAnsi="Arial" w:cs="Arial"/>
                <w:sz w:val="18"/>
                <w:szCs w:val="18"/>
              </w:rPr>
            </w:pPr>
            <w:r>
              <w:rPr>
                <w:rFonts w:ascii="Arial" w:hAnsi="Arial" w:cs="Arial"/>
                <w:sz w:val="18"/>
                <w:szCs w:val="18"/>
              </w:rPr>
              <w:t>OER.08</w:t>
            </w:r>
          </w:p>
        </w:tc>
        <w:tc>
          <w:tcPr>
            <w:tcW w:w="2126" w:type="dxa"/>
          </w:tcPr>
          <w:p w14:paraId="3B3B3B0D" w14:textId="77777777" w:rsidR="000A65D7" w:rsidRPr="000A65D7" w:rsidRDefault="000A65D7" w:rsidP="000A65D7">
            <w:pPr>
              <w:autoSpaceDE w:val="0"/>
              <w:autoSpaceDN w:val="0"/>
              <w:adjustRightInd w:val="0"/>
              <w:spacing w:line="360" w:lineRule="auto"/>
              <w:jc w:val="both"/>
              <w:rPr>
                <w:rFonts w:ascii="Arial" w:hAnsi="Arial" w:cs="Arial"/>
                <w:sz w:val="18"/>
                <w:szCs w:val="18"/>
              </w:rPr>
            </w:pPr>
            <w:r w:rsidRPr="000A65D7">
              <w:rPr>
                <w:rFonts w:ascii="Arial" w:hAnsi="Arial" w:cs="Arial"/>
                <w:sz w:val="18"/>
                <w:szCs w:val="18"/>
              </w:rPr>
              <w:t>Conservar y Aprovechar sosteniblemente la biodiversidad biológica y ecosistemas</w:t>
            </w:r>
          </w:p>
        </w:tc>
        <w:tc>
          <w:tcPr>
            <w:tcW w:w="1701" w:type="dxa"/>
          </w:tcPr>
          <w:p w14:paraId="6A552754" w14:textId="77777777" w:rsidR="000A65D7" w:rsidRPr="00AA200B" w:rsidRDefault="006805BB" w:rsidP="008F6B66">
            <w:pPr>
              <w:autoSpaceDE w:val="0"/>
              <w:autoSpaceDN w:val="0"/>
              <w:adjustRightInd w:val="0"/>
              <w:spacing w:line="360" w:lineRule="auto"/>
              <w:jc w:val="both"/>
              <w:rPr>
                <w:rFonts w:ascii="Arial" w:hAnsi="Arial" w:cs="Arial"/>
                <w:sz w:val="18"/>
                <w:szCs w:val="18"/>
              </w:rPr>
            </w:pPr>
            <w:r w:rsidRPr="006805BB">
              <w:rPr>
                <w:rFonts w:ascii="Arial" w:hAnsi="Arial" w:cs="Arial"/>
                <w:sz w:val="18"/>
                <w:szCs w:val="18"/>
              </w:rPr>
              <w:t>% de valoración  de principales especies  protegidas</w:t>
            </w:r>
          </w:p>
        </w:tc>
        <w:tc>
          <w:tcPr>
            <w:tcW w:w="851" w:type="dxa"/>
          </w:tcPr>
          <w:p w14:paraId="5FD2B7E7" w14:textId="77777777" w:rsidR="000A65D7" w:rsidRPr="00AA200B" w:rsidRDefault="000A65D7" w:rsidP="008F6B66">
            <w:pPr>
              <w:autoSpaceDE w:val="0"/>
              <w:autoSpaceDN w:val="0"/>
              <w:adjustRightInd w:val="0"/>
              <w:spacing w:line="360" w:lineRule="auto"/>
              <w:jc w:val="both"/>
              <w:rPr>
                <w:rFonts w:ascii="Arial" w:hAnsi="Arial" w:cs="Arial"/>
                <w:sz w:val="18"/>
                <w:szCs w:val="18"/>
              </w:rPr>
            </w:pPr>
          </w:p>
        </w:tc>
        <w:tc>
          <w:tcPr>
            <w:tcW w:w="3419" w:type="dxa"/>
          </w:tcPr>
          <w:p w14:paraId="31E5F275" w14:textId="77777777" w:rsidR="000A65D7" w:rsidRPr="00AA200B" w:rsidRDefault="00AA4DA2" w:rsidP="008F6B66">
            <w:pPr>
              <w:autoSpaceDE w:val="0"/>
              <w:autoSpaceDN w:val="0"/>
              <w:adjustRightInd w:val="0"/>
              <w:spacing w:line="360" w:lineRule="auto"/>
              <w:jc w:val="both"/>
              <w:rPr>
                <w:rFonts w:ascii="Arial" w:hAnsi="Arial" w:cs="Arial"/>
                <w:sz w:val="18"/>
                <w:szCs w:val="18"/>
              </w:rPr>
            </w:pPr>
            <w:r>
              <w:rPr>
                <w:rFonts w:ascii="Arial" w:hAnsi="Arial" w:cs="Arial"/>
                <w:sz w:val="20"/>
                <w:szCs w:val="20"/>
              </w:rPr>
              <w:t>Aprovechar en forma</w:t>
            </w:r>
            <w:r w:rsidRPr="00ED67BC">
              <w:rPr>
                <w:rFonts w:ascii="Arial" w:hAnsi="Arial" w:cs="Arial"/>
                <w:sz w:val="20"/>
                <w:szCs w:val="20"/>
              </w:rPr>
              <w:t xml:space="preserve"> eficiente, responsable y sostenible de </w:t>
            </w:r>
            <w:r>
              <w:rPr>
                <w:rFonts w:ascii="Arial" w:hAnsi="Arial" w:cs="Arial"/>
                <w:sz w:val="20"/>
                <w:szCs w:val="20"/>
              </w:rPr>
              <w:t>sus recursos naturales, y Gestión de Riesgo de Desastres</w:t>
            </w:r>
          </w:p>
        </w:tc>
        <w:tc>
          <w:tcPr>
            <w:tcW w:w="1636" w:type="dxa"/>
          </w:tcPr>
          <w:p w14:paraId="5D934EAA" w14:textId="77777777" w:rsidR="000A65D7" w:rsidRPr="00AA200B" w:rsidRDefault="000A65D7" w:rsidP="008F6B66">
            <w:pPr>
              <w:autoSpaceDE w:val="0"/>
              <w:autoSpaceDN w:val="0"/>
              <w:adjustRightInd w:val="0"/>
              <w:spacing w:line="360" w:lineRule="auto"/>
              <w:jc w:val="both"/>
              <w:rPr>
                <w:rFonts w:ascii="Arial" w:hAnsi="Arial" w:cs="Arial"/>
                <w:sz w:val="18"/>
                <w:szCs w:val="18"/>
              </w:rPr>
            </w:pPr>
          </w:p>
        </w:tc>
        <w:tc>
          <w:tcPr>
            <w:tcW w:w="1657" w:type="dxa"/>
          </w:tcPr>
          <w:p w14:paraId="773DB9A1" w14:textId="77777777" w:rsidR="000A65D7" w:rsidRPr="00AA200B" w:rsidRDefault="000A65D7" w:rsidP="008F6B66">
            <w:pPr>
              <w:autoSpaceDE w:val="0"/>
              <w:autoSpaceDN w:val="0"/>
              <w:adjustRightInd w:val="0"/>
              <w:spacing w:line="360" w:lineRule="auto"/>
              <w:jc w:val="both"/>
              <w:rPr>
                <w:rFonts w:ascii="Arial" w:hAnsi="Arial" w:cs="Arial"/>
                <w:sz w:val="18"/>
                <w:szCs w:val="18"/>
              </w:rPr>
            </w:pPr>
          </w:p>
        </w:tc>
      </w:tr>
      <w:tr w:rsidR="006805BB" w:rsidRPr="00AA200B" w14:paraId="77FA9B5B" w14:textId="77777777" w:rsidTr="00C73724">
        <w:tc>
          <w:tcPr>
            <w:tcW w:w="947" w:type="dxa"/>
          </w:tcPr>
          <w:p w14:paraId="30782F9B" w14:textId="77777777" w:rsidR="006805BB" w:rsidRPr="00AA200B" w:rsidRDefault="006805BB" w:rsidP="008F6B66">
            <w:pPr>
              <w:autoSpaceDE w:val="0"/>
              <w:autoSpaceDN w:val="0"/>
              <w:adjustRightInd w:val="0"/>
              <w:spacing w:line="360" w:lineRule="auto"/>
              <w:jc w:val="both"/>
              <w:rPr>
                <w:rFonts w:ascii="Arial" w:hAnsi="Arial" w:cs="Arial"/>
                <w:sz w:val="18"/>
                <w:szCs w:val="18"/>
              </w:rPr>
            </w:pPr>
          </w:p>
        </w:tc>
        <w:tc>
          <w:tcPr>
            <w:tcW w:w="1742" w:type="dxa"/>
          </w:tcPr>
          <w:p w14:paraId="0DC71EFC" w14:textId="77777777" w:rsidR="006805BB" w:rsidRPr="00AA200B" w:rsidRDefault="006805BB" w:rsidP="008F6B66">
            <w:pPr>
              <w:autoSpaceDE w:val="0"/>
              <w:autoSpaceDN w:val="0"/>
              <w:adjustRightInd w:val="0"/>
              <w:spacing w:line="360" w:lineRule="auto"/>
              <w:jc w:val="both"/>
              <w:rPr>
                <w:rFonts w:ascii="Arial" w:hAnsi="Arial" w:cs="Arial"/>
                <w:sz w:val="18"/>
                <w:szCs w:val="18"/>
              </w:rPr>
            </w:pPr>
          </w:p>
        </w:tc>
        <w:tc>
          <w:tcPr>
            <w:tcW w:w="992" w:type="dxa"/>
          </w:tcPr>
          <w:p w14:paraId="2AFC5C93" w14:textId="77777777" w:rsidR="006805BB" w:rsidRPr="00AA200B" w:rsidRDefault="009973A0" w:rsidP="008F6B66">
            <w:pPr>
              <w:autoSpaceDE w:val="0"/>
              <w:autoSpaceDN w:val="0"/>
              <w:adjustRightInd w:val="0"/>
              <w:spacing w:line="360" w:lineRule="auto"/>
              <w:jc w:val="both"/>
              <w:rPr>
                <w:rFonts w:ascii="Arial" w:hAnsi="Arial" w:cs="Arial"/>
                <w:sz w:val="18"/>
                <w:szCs w:val="18"/>
              </w:rPr>
            </w:pPr>
            <w:r>
              <w:rPr>
                <w:rFonts w:ascii="Arial" w:hAnsi="Arial" w:cs="Arial"/>
                <w:sz w:val="18"/>
                <w:szCs w:val="18"/>
              </w:rPr>
              <w:t>OER.09</w:t>
            </w:r>
          </w:p>
        </w:tc>
        <w:tc>
          <w:tcPr>
            <w:tcW w:w="2126" w:type="dxa"/>
          </w:tcPr>
          <w:p w14:paraId="2E7841A1" w14:textId="77777777" w:rsidR="006805BB" w:rsidRPr="000A65D7" w:rsidRDefault="006805BB" w:rsidP="000A65D7">
            <w:pPr>
              <w:autoSpaceDE w:val="0"/>
              <w:autoSpaceDN w:val="0"/>
              <w:adjustRightInd w:val="0"/>
              <w:spacing w:line="360" w:lineRule="auto"/>
              <w:jc w:val="both"/>
              <w:rPr>
                <w:rFonts w:ascii="Arial" w:hAnsi="Arial" w:cs="Arial"/>
                <w:sz w:val="18"/>
                <w:szCs w:val="18"/>
              </w:rPr>
            </w:pPr>
            <w:r w:rsidRPr="006805BB">
              <w:rPr>
                <w:rFonts w:ascii="Arial" w:hAnsi="Arial" w:cs="Arial"/>
                <w:sz w:val="18"/>
                <w:szCs w:val="18"/>
              </w:rPr>
              <w:t>Mitigación del cambio climático y prevención de desastres naturales</w:t>
            </w:r>
          </w:p>
        </w:tc>
        <w:tc>
          <w:tcPr>
            <w:tcW w:w="1701" w:type="dxa"/>
          </w:tcPr>
          <w:p w14:paraId="567A893D" w14:textId="77777777" w:rsidR="006805BB" w:rsidRPr="006805BB" w:rsidRDefault="006805BB" w:rsidP="008F6B66">
            <w:pPr>
              <w:autoSpaceDE w:val="0"/>
              <w:autoSpaceDN w:val="0"/>
              <w:adjustRightInd w:val="0"/>
              <w:spacing w:line="360" w:lineRule="auto"/>
              <w:jc w:val="both"/>
              <w:rPr>
                <w:rFonts w:ascii="Arial" w:hAnsi="Arial" w:cs="Arial"/>
                <w:sz w:val="18"/>
                <w:szCs w:val="18"/>
              </w:rPr>
            </w:pPr>
            <w:r w:rsidRPr="006805BB">
              <w:rPr>
                <w:rFonts w:ascii="Arial" w:hAnsi="Arial" w:cs="Arial"/>
                <w:sz w:val="18"/>
                <w:szCs w:val="18"/>
              </w:rPr>
              <w:t>% de  Población Vulnerable  a los desastres naturales</w:t>
            </w:r>
          </w:p>
        </w:tc>
        <w:tc>
          <w:tcPr>
            <w:tcW w:w="851" w:type="dxa"/>
          </w:tcPr>
          <w:p w14:paraId="35EFDB80" w14:textId="77777777" w:rsidR="006805BB" w:rsidRPr="00AA200B" w:rsidRDefault="006805BB" w:rsidP="008F6B66">
            <w:pPr>
              <w:autoSpaceDE w:val="0"/>
              <w:autoSpaceDN w:val="0"/>
              <w:adjustRightInd w:val="0"/>
              <w:spacing w:line="360" w:lineRule="auto"/>
              <w:jc w:val="both"/>
              <w:rPr>
                <w:rFonts w:ascii="Arial" w:hAnsi="Arial" w:cs="Arial"/>
                <w:sz w:val="18"/>
                <w:szCs w:val="18"/>
              </w:rPr>
            </w:pPr>
          </w:p>
        </w:tc>
        <w:tc>
          <w:tcPr>
            <w:tcW w:w="3419" w:type="dxa"/>
          </w:tcPr>
          <w:p w14:paraId="4DC49E62" w14:textId="77777777" w:rsidR="006805BB" w:rsidRPr="00AA200B" w:rsidRDefault="006805BB" w:rsidP="008F6B66">
            <w:pPr>
              <w:autoSpaceDE w:val="0"/>
              <w:autoSpaceDN w:val="0"/>
              <w:adjustRightInd w:val="0"/>
              <w:spacing w:line="360" w:lineRule="auto"/>
              <w:jc w:val="both"/>
              <w:rPr>
                <w:rFonts w:ascii="Arial" w:hAnsi="Arial" w:cs="Arial"/>
                <w:sz w:val="18"/>
                <w:szCs w:val="18"/>
              </w:rPr>
            </w:pPr>
          </w:p>
        </w:tc>
        <w:tc>
          <w:tcPr>
            <w:tcW w:w="1636" w:type="dxa"/>
          </w:tcPr>
          <w:p w14:paraId="0AFCEA20" w14:textId="77777777" w:rsidR="006805BB" w:rsidRPr="00AA200B" w:rsidRDefault="006805BB" w:rsidP="008F6B66">
            <w:pPr>
              <w:autoSpaceDE w:val="0"/>
              <w:autoSpaceDN w:val="0"/>
              <w:adjustRightInd w:val="0"/>
              <w:spacing w:line="360" w:lineRule="auto"/>
              <w:jc w:val="both"/>
              <w:rPr>
                <w:rFonts w:ascii="Arial" w:hAnsi="Arial" w:cs="Arial"/>
                <w:sz w:val="18"/>
                <w:szCs w:val="18"/>
              </w:rPr>
            </w:pPr>
          </w:p>
        </w:tc>
        <w:tc>
          <w:tcPr>
            <w:tcW w:w="1657" w:type="dxa"/>
          </w:tcPr>
          <w:p w14:paraId="23AE7CE8" w14:textId="77777777" w:rsidR="006805BB" w:rsidRPr="00AA200B" w:rsidRDefault="006805BB" w:rsidP="008F6B66">
            <w:pPr>
              <w:autoSpaceDE w:val="0"/>
              <w:autoSpaceDN w:val="0"/>
              <w:adjustRightInd w:val="0"/>
              <w:spacing w:line="360" w:lineRule="auto"/>
              <w:jc w:val="both"/>
              <w:rPr>
                <w:rFonts w:ascii="Arial" w:hAnsi="Arial" w:cs="Arial"/>
                <w:sz w:val="18"/>
                <w:szCs w:val="18"/>
              </w:rPr>
            </w:pPr>
          </w:p>
        </w:tc>
      </w:tr>
    </w:tbl>
    <w:p w14:paraId="6426F269" w14:textId="77777777" w:rsidR="000A65D7" w:rsidRDefault="000A65D7" w:rsidP="00516D98">
      <w:pPr>
        <w:autoSpaceDE w:val="0"/>
        <w:autoSpaceDN w:val="0"/>
        <w:adjustRightInd w:val="0"/>
        <w:spacing w:after="0" w:line="360" w:lineRule="auto"/>
        <w:jc w:val="both"/>
        <w:rPr>
          <w:rFonts w:ascii="Arial" w:hAnsi="Arial" w:cs="Arial"/>
        </w:rPr>
      </w:pPr>
    </w:p>
    <w:p w14:paraId="452E85D4" w14:textId="77777777" w:rsidR="00CD67DA" w:rsidRDefault="00CD67DA" w:rsidP="00516D98">
      <w:pPr>
        <w:autoSpaceDE w:val="0"/>
        <w:autoSpaceDN w:val="0"/>
        <w:adjustRightInd w:val="0"/>
        <w:spacing w:after="0" w:line="360" w:lineRule="auto"/>
        <w:jc w:val="both"/>
        <w:rPr>
          <w:rFonts w:ascii="Arial" w:hAnsi="Arial" w:cs="Arial"/>
        </w:rPr>
      </w:pPr>
    </w:p>
    <w:p w14:paraId="24D0EE22" w14:textId="77777777" w:rsidR="00CD67DA" w:rsidRDefault="00CD67DA" w:rsidP="00516D98">
      <w:pPr>
        <w:autoSpaceDE w:val="0"/>
        <w:autoSpaceDN w:val="0"/>
        <w:adjustRightInd w:val="0"/>
        <w:spacing w:after="0" w:line="360" w:lineRule="auto"/>
        <w:jc w:val="both"/>
        <w:rPr>
          <w:rFonts w:ascii="Arial" w:hAnsi="Arial" w:cs="Arial"/>
        </w:rPr>
        <w:sectPr w:rsidR="00CD67DA" w:rsidSect="00FD29D1">
          <w:pgSz w:w="16839" w:h="11907" w:orient="landscape" w:code="9"/>
          <w:pgMar w:top="567" w:right="567" w:bottom="851" w:left="1191" w:header="709" w:footer="709" w:gutter="0"/>
          <w:cols w:space="708"/>
          <w:docGrid w:linePitch="360"/>
        </w:sectPr>
      </w:pPr>
    </w:p>
    <w:p w14:paraId="52070B56" w14:textId="77777777" w:rsidR="003A065E" w:rsidRDefault="003A065E" w:rsidP="003A065E">
      <w:pPr>
        <w:pStyle w:val="NoSpacing"/>
        <w:rPr>
          <w:rFonts w:ascii="Arial" w:hAnsi="Arial" w:cs="Arial"/>
          <w:b/>
          <w:sz w:val="20"/>
          <w:szCs w:val="20"/>
        </w:rPr>
      </w:pPr>
      <w:r w:rsidRPr="00C37A96">
        <w:rPr>
          <w:rFonts w:ascii="Arial" w:hAnsi="Arial" w:cs="Arial"/>
          <w:b/>
          <w:noProof/>
          <w:lang w:val="en-US"/>
        </w:rPr>
        <w:drawing>
          <wp:inline distT="0" distB="0" distL="0" distR="0" wp14:anchorId="0AC03B26" wp14:editId="0BA9E84A">
            <wp:extent cx="781050" cy="581025"/>
            <wp:effectExtent l="0" t="0" r="0" b="9525"/>
            <wp:docPr id="117" name="Imagen 117"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734ACE5C" w14:textId="77777777" w:rsidR="003A065E" w:rsidRPr="00561F7F" w:rsidRDefault="003A065E" w:rsidP="003A065E">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17DBA3BF" w14:textId="77777777" w:rsidR="000134CA" w:rsidRDefault="000134CA" w:rsidP="00E22A3C">
      <w:pPr>
        <w:autoSpaceDE w:val="0"/>
        <w:autoSpaceDN w:val="0"/>
        <w:adjustRightInd w:val="0"/>
        <w:spacing w:after="0" w:line="360" w:lineRule="auto"/>
        <w:jc w:val="center"/>
        <w:rPr>
          <w:rFonts w:ascii="Arial" w:hAnsi="Arial" w:cs="Arial"/>
          <w:b/>
          <w:color w:val="000000"/>
          <w:sz w:val="24"/>
          <w:szCs w:val="24"/>
        </w:rPr>
      </w:pPr>
      <w:r w:rsidRPr="000134CA">
        <w:rPr>
          <w:rFonts w:ascii="Arial" w:hAnsi="Arial" w:cs="Arial"/>
          <w:b/>
          <w:color w:val="000000"/>
          <w:sz w:val="24"/>
          <w:szCs w:val="24"/>
        </w:rPr>
        <w:t>EJES ESTRATEGICOS Y PROYECTOS PRIORIZADOS</w:t>
      </w:r>
    </w:p>
    <w:tbl>
      <w:tblPr>
        <w:tblStyle w:val="TableGrid"/>
        <w:tblW w:w="0" w:type="auto"/>
        <w:tblLook w:val="04A0" w:firstRow="1" w:lastRow="0" w:firstColumn="1" w:lastColumn="0" w:noHBand="0" w:noVBand="1"/>
      </w:tblPr>
      <w:tblGrid>
        <w:gridCol w:w="678"/>
        <w:gridCol w:w="4124"/>
        <w:gridCol w:w="4259"/>
      </w:tblGrid>
      <w:tr w:rsidR="000134CA" w:rsidRPr="00A66A0B" w14:paraId="76E24AB8" w14:textId="77777777" w:rsidTr="0067134C">
        <w:tc>
          <w:tcPr>
            <w:tcW w:w="704" w:type="dxa"/>
          </w:tcPr>
          <w:p w14:paraId="6025A7D5" w14:textId="77777777" w:rsidR="000134CA" w:rsidRPr="00A66A0B" w:rsidRDefault="000134CA" w:rsidP="00E22A3C">
            <w:pPr>
              <w:autoSpaceDE w:val="0"/>
              <w:autoSpaceDN w:val="0"/>
              <w:adjustRightInd w:val="0"/>
              <w:spacing w:line="360" w:lineRule="auto"/>
              <w:jc w:val="center"/>
              <w:rPr>
                <w:rFonts w:ascii="Arial" w:hAnsi="Arial" w:cs="Arial"/>
                <w:b/>
                <w:color w:val="000000"/>
                <w:sz w:val="20"/>
                <w:szCs w:val="20"/>
              </w:rPr>
            </w:pPr>
            <w:r w:rsidRPr="00A66A0B">
              <w:rPr>
                <w:rFonts w:ascii="Arial" w:hAnsi="Arial" w:cs="Arial"/>
                <w:b/>
                <w:color w:val="000000"/>
                <w:sz w:val="20"/>
                <w:szCs w:val="20"/>
              </w:rPr>
              <w:t>N°</w:t>
            </w:r>
          </w:p>
        </w:tc>
        <w:tc>
          <w:tcPr>
            <w:tcW w:w="4394" w:type="dxa"/>
          </w:tcPr>
          <w:p w14:paraId="1FA4813B" w14:textId="77777777" w:rsidR="000134CA" w:rsidRPr="00A66A0B" w:rsidRDefault="000134CA" w:rsidP="00E22A3C">
            <w:pPr>
              <w:autoSpaceDE w:val="0"/>
              <w:autoSpaceDN w:val="0"/>
              <w:adjustRightInd w:val="0"/>
              <w:spacing w:line="360" w:lineRule="auto"/>
              <w:jc w:val="center"/>
              <w:rPr>
                <w:rFonts w:ascii="Arial" w:hAnsi="Arial" w:cs="Arial"/>
                <w:b/>
                <w:color w:val="000000"/>
                <w:sz w:val="20"/>
                <w:szCs w:val="20"/>
              </w:rPr>
            </w:pPr>
            <w:r w:rsidRPr="00A66A0B">
              <w:rPr>
                <w:rFonts w:ascii="Arial" w:hAnsi="Arial" w:cs="Arial"/>
                <w:b/>
                <w:color w:val="000000"/>
                <w:sz w:val="20"/>
                <w:szCs w:val="20"/>
              </w:rPr>
              <w:t>EJE ESTRATEGICO</w:t>
            </w:r>
          </w:p>
          <w:p w14:paraId="04FE68AA" w14:textId="77777777" w:rsidR="00E22A3C" w:rsidRPr="00A66A0B" w:rsidRDefault="00E22A3C" w:rsidP="00E22A3C">
            <w:pPr>
              <w:autoSpaceDE w:val="0"/>
              <w:autoSpaceDN w:val="0"/>
              <w:adjustRightInd w:val="0"/>
              <w:spacing w:line="360" w:lineRule="auto"/>
              <w:jc w:val="center"/>
              <w:rPr>
                <w:rFonts w:ascii="Arial" w:hAnsi="Arial" w:cs="Arial"/>
                <w:b/>
                <w:color w:val="000000"/>
                <w:sz w:val="20"/>
                <w:szCs w:val="20"/>
              </w:rPr>
            </w:pPr>
          </w:p>
        </w:tc>
        <w:tc>
          <w:tcPr>
            <w:tcW w:w="4580" w:type="dxa"/>
          </w:tcPr>
          <w:p w14:paraId="2F01E606" w14:textId="77777777" w:rsidR="000134CA" w:rsidRPr="00A66A0B" w:rsidRDefault="000134CA" w:rsidP="00E22A3C">
            <w:pPr>
              <w:autoSpaceDE w:val="0"/>
              <w:autoSpaceDN w:val="0"/>
              <w:adjustRightInd w:val="0"/>
              <w:spacing w:line="360" w:lineRule="auto"/>
              <w:jc w:val="center"/>
              <w:rPr>
                <w:rFonts w:ascii="Arial" w:hAnsi="Arial" w:cs="Arial"/>
                <w:b/>
                <w:color w:val="000000"/>
                <w:sz w:val="20"/>
                <w:szCs w:val="20"/>
              </w:rPr>
            </w:pPr>
            <w:r w:rsidRPr="00A66A0B">
              <w:rPr>
                <w:rFonts w:ascii="Arial" w:hAnsi="Arial" w:cs="Arial"/>
                <w:b/>
                <w:color w:val="000000"/>
                <w:sz w:val="20"/>
                <w:szCs w:val="20"/>
              </w:rPr>
              <w:t>PROYECTO</w:t>
            </w:r>
          </w:p>
        </w:tc>
      </w:tr>
      <w:tr w:rsidR="00A66A0B" w:rsidRPr="00A66A0B" w14:paraId="3081D354" w14:textId="77777777" w:rsidTr="00DE277F">
        <w:tc>
          <w:tcPr>
            <w:tcW w:w="704" w:type="dxa"/>
          </w:tcPr>
          <w:p w14:paraId="62596D2D" w14:textId="77777777" w:rsidR="00A66A0B" w:rsidRPr="00A66A0B" w:rsidRDefault="00A66A0B" w:rsidP="00315AAE">
            <w:pPr>
              <w:autoSpaceDE w:val="0"/>
              <w:autoSpaceDN w:val="0"/>
              <w:adjustRightInd w:val="0"/>
              <w:spacing w:line="360" w:lineRule="auto"/>
              <w:jc w:val="both"/>
              <w:rPr>
                <w:rFonts w:ascii="Arial" w:hAnsi="Arial" w:cs="Arial"/>
                <w:b/>
                <w:color w:val="000000"/>
                <w:sz w:val="20"/>
                <w:szCs w:val="20"/>
              </w:rPr>
            </w:pPr>
          </w:p>
        </w:tc>
        <w:tc>
          <w:tcPr>
            <w:tcW w:w="8974" w:type="dxa"/>
            <w:gridSpan w:val="2"/>
          </w:tcPr>
          <w:p w14:paraId="1BBE4CC3" w14:textId="77777777" w:rsidR="00A66A0B" w:rsidRDefault="00A66A0B" w:rsidP="00315AAE">
            <w:pPr>
              <w:autoSpaceDE w:val="0"/>
              <w:autoSpaceDN w:val="0"/>
              <w:adjustRightInd w:val="0"/>
              <w:spacing w:line="360" w:lineRule="auto"/>
              <w:jc w:val="both"/>
              <w:rPr>
                <w:rFonts w:ascii="Arial" w:hAnsi="Arial" w:cs="Arial"/>
                <w:b/>
                <w:color w:val="000000"/>
                <w:sz w:val="20"/>
                <w:szCs w:val="20"/>
              </w:rPr>
            </w:pPr>
            <w:r w:rsidRPr="00A66A0B">
              <w:rPr>
                <w:rFonts w:ascii="Arial" w:hAnsi="Arial" w:cs="Arial"/>
                <w:b/>
                <w:color w:val="000000"/>
                <w:sz w:val="20"/>
                <w:szCs w:val="20"/>
              </w:rPr>
              <w:t>EJE ESTRATEGICO 1: DERECHOS HUMANOS Y DIGNIDAD DE LAS PERSONAS</w:t>
            </w:r>
          </w:p>
          <w:p w14:paraId="6E93A084" w14:textId="77777777" w:rsidR="00A66A0B" w:rsidRPr="00A66A0B" w:rsidRDefault="00A66A0B" w:rsidP="00315AAE">
            <w:pPr>
              <w:autoSpaceDE w:val="0"/>
              <w:autoSpaceDN w:val="0"/>
              <w:adjustRightInd w:val="0"/>
              <w:spacing w:line="360" w:lineRule="auto"/>
              <w:jc w:val="both"/>
              <w:rPr>
                <w:rFonts w:ascii="Arial" w:hAnsi="Arial" w:cs="Arial"/>
                <w:b/>
                <w:color w:val="000000"/>
                <w:sz w:val="20"/>
                <w:szCs w:val="20"/>
              </w:rPr>
            </w:pPr>
          </w:p>
        </w:tc>
      </w:tr>
      <w:tr w:rsidR="00A66A0B" w:rsidRPr="00A66A0B" w14:paraId="286D5EFA" w14:textId="77777777" w:rsidTr="00DE277F">
        <w:tc>
          <w:tcPr>
            <w:tcW w:w="704" w:type="dxa"/>
          </w:tcPr>
          <w:p w14:paraId="7F94FC3A" w14:textId="77777777" w:rsidR="00A66A0B" w:rsidRPr="00A66A0B" w:rsidRDefault="00A66A0B" w:rsidP="00A66A0B">
            <w:pPr>
              <w:autoSpaceDE w:val="0"/>
              <w:autoSpaceDN w:val="0"/>
              <w:adjustRightInd w:val="0"/>
              <w:spacing w:line="360" w:lineRule="auto"/>
              <w:jc w:val="center"/>
              <w:rPr>
                <w:rFonts w:ascii="Arial" w:hAnsi="Arial" w:cs="Arial"/>
                <w:b/>
                <w:color w:val="000000"/>
                <w:sz w:val="20"/>
                <w:szCs w:val="20"/>
              </w:rPr>
            </w:pPr>
          </w:p>
        </w:tc>
        <w:tc>
          <w:tcPr>
            <w:tcW w:w="8974" w:type="dxa"/>
            <w:gridSpan w:val="2"/>
          </w:tcPr>
          <w:p w14:paraId="119D3E8D" w14:textId="77777777" w:rsidR="00A66A0B" w:rsidRDefault="00A66A0B" w:rsidP="00A66A0B">
            <w:pPr>
              <w:autoSpaceDE w:val="0"/>
              <w:autoSpaceDN w:val="0"/>
              <w:adjustRightInd w:val="0"/>
              <w:spacing w:line="360" w:lineRule="auto"/>
              <w:jc w:val="center"/>
              <w:rPr>
                <w:rFonts w:ascii="Arial" w:hAnsi="Arial" w:cs="Arial"/>
                <w:b/>
                <w:color w:val="000000"/>
                <w:sz w:val="20"/>
                <w:szCs w:val="20"/>
              </w:rPr>
            </w:pPr>
          </w:p>
          <w:p w14:paraId="587555E7" w14:textId="77777777" w:rsidR="00A66A0B" w:rsidRPr="00A66A0B" w:rsidRDefault="00A66A0B" w:rsidP="00A66A0B">
            <w:pPr>
              <w:autoSpaceDE w:val="0"/>
              <w:autoSpaceDN w:val="0"/>
              <w:adjustRightInd w:val="0"/>
              <w:spacing w:line="360" w:lineRule="auto"/>
              <w:jc w:val="center"/>
              <w:rPr>
                <w:rFonts w:ascii="Arial" w:hAnsi="Arial" w:cs="Arial"/>
                <w:b/>
                <w:color w:val="000000"/>
                <w:sz w:val="20"/>
                <w:szCs w:val="20"/>
              </w:rPr>
            </w:pPr>
            <w:r w:rsidRPr="00A66A0B">
              <w:rPr>
                <w:rFonts w:ascii="Arial" w:hAnsi="Arial" w:cs="Arial"/>
                <w:b/>
                <w:color w:val="000000"/>
                <w:sz w:val="20"/>
                <w:szCs w:val="20"/>
              </w:rPr>
              <w:t>EJE ESTRATEGICO 2: OPORTUNIDAD Y ACCESO A LOS SERVICIOS</w:t>
            </w:r>
          </w:p>
        </w:tc>
      </w:tr>
      <w:tr w:rsidR="00A66A0B" w:rsidRPr="00A66A0B" w14:paraId="5F4B8838" w14:textId="77777777" w:rsidTr="00DE277F">
        <w:tc>
          <w:tcPr>
            <w:tcW w:w="704" w:type="dxa"/>
          </w:tcPr>
          <w:p w14:paraId="06E1716B" w14:textId="77777777" w:rsidR="00A66A0B" w:rsidRPr="00A66A0B" w:rsidRDefault="00F5237C" w:rsidP="00315AAE">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01</w:t>
            </w:r>
          </w:p>
        </w:tc>
        <w:tc>
          <w:tcPr>
            <w:tcW w:w="8974" w:type="dxa"/>
            <w:gridSpan w:val="2"/>
          </w:tcPr>
          <w:p w14:paraId="11C8CC1F" w14:textId="77777777" w:rsidR="00A66A0B" w:rsidRPr="00A66A0B" w:rsidRDefault="00A66A0B" w:rsidP="00315AAE">
            <w:pPr>
              <w:autoSpaceDE w:val="0"/>
              <w:autoSpaceDN w:val="0"/>
              <w:adjustRightInd w:val="0"/>
              <w:spacing w:line="360" w:lineRule="auto"/>
              <w:jc w:val="both"/>
              <w:rPr>
                <w:rFonts w:ascii="Arial" w:hAnsi="Arial" w:cs="Arial"/>
                <w:b/>
                <w:color w:val="000000"/>
                <w:sz w:val="20"/>
                <w:szCs w:val="20"/>
              </w:rPr>
            </w:pPr>
            <w:r w:rsidRPr="00A66A0B">
              <w:rPr>
                <w:rFonts w:ascii="Arial" w:hAnsi="Arial" w:cs="Arial"/>
                <w:color w:val="000000"/>
                <w:sz w:val="20"/>
                <w:szCs w:val="20"/>
              </w:rPr>
              <w:t>Mejoramiento del Servicio del Sistema de Agua Potable del Barrio Libertad Alta Distrito de Huacrapuquio</w:t>
            </w:r>
          </w:p>
        </w:tc>
      </w:tr>
      <w:tr w:rsidR="00A66A0B" w:rsidRPr="00A66A0B" w14:paraId="1322A017" w14:textId="77777777" w:rsidTr="00DE277F">
        <w:tc>
          <w:tcPr>
            <w:tcW w:w="704" w:type="dxa"/>
          </w:tcPr>
          <w:p w14:paraId="6FB5A6B4" w14:textId="77777777" w:rsidR="00A66A0B" w:rsidRPr="00A66A0B" w:rsidRDefault="00F5237C" w:rsidP="00315AAE">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02</w:t>
            </w:r>
          </w:p>
        </w:tc>
        <w:tc>
          <w:tcPr>
            <w:tcW w:w="8974" w:type="dxa"/>
            <w:gridSpan w:val="2"/>
          </w:tcPr>
          <w:p w14:paraId="26C949D8" w14:textId="77777777" w:rsidR="00A66A0B" w:rsidRPr="00A66A0B" w:rsidRDefault="00A66A0B" w:rsidP="00315AAE">
            <w:pPr>
              <w:autoSpaceDE w:val="0"/>
              <w:autoSpaceDN w:val="0"/>
              <w:adjustRightInd w:val="0"/>
              <w:spacing w:line="360" w:lineRule="auto"/>
              <w:jc w:val="both"/>
              <w:rPr>
                <w:rFonts w:ascii="Arial" w:hAnsi="Arial" w:cs="Arial"/>
                <w:b/>
                <w:color w:val="000000"/>
                <w:sz w:val="20"/>
                <w:szCs w:val="20"/>
              </w:rPr>
            </w:pPr>
            <w:r w:rsidRPr="00A66A0B">
              <w:rPr>
                <w:rFonts w:ascii="Arial" w:hAnsi="Arial" w:cs="Arial"/>
                <w:color w:val="000000"/>
                <w:sz w:val="20"/>
                <w:szCs w:val="20"/>
              </w:rPr>
              <w:t>Ampliación del Servicio de Alcantarillado en los Barrios Aucos, Manco Capac, y Calle Imperial del Distrito de Huacrapuquio</w:t>
            </w:r>
          </w:p>
        </w:tc>
      </w:tr>
      <w:tr w:rsidR="00A66A0B" w:rsidRPr="00A66A0B" w14:paraId="0F9B7711" w14:textId="77777777" w:rsidTr="00DE277F">
        <w:tc>
          <w:tcPr>
            <w:tcW w:w="704" w:type="dxa"/>
          </w:tcPr>
          <w:p w14:paraId="326443CF" w14:textId="77777777" w:rsidR="00A66A0B" w:rsidRPr="00A66A0B" w:rsidRDefault="00F5237C" w:rsidP="00315AAE">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03</w:t>
            </w:r>
          </w:p>
        </w:tc>
        <w:tc>
          <w:tcPr>
            <w:tcW w:w="8974" w:type="dxa"/>
            <w:gridSpan w:val="2"/>
          </w:tcPr>
          <w:p w14:paraId="4B8A318B" w14:textId="77777777" w:rsidR="00A66A0B" w:rsidRPr="00A66A0B" w:rsidRDefault="00A66A0B" w:rsidP="00315AAE">
            <w:pPr>
              <w:autoSpaceDE w:val="0"/>
              <w:autoSpaceDN w:val="0"/>
              <w:adjustRightInd w:val="0"/>
              <w:spacing w:line="360" w:lineRule="auto"/>
              <w:jc w:val="both"/>
              <w:rPr>
                <w:rFonts w:ascii="Arial" w:hAnsi="Arial" w:cs="Arial"/>
                <w:b/>
                <w:color w:val="000000"/>
                <w:sz w:val="20"/>
                <w:szCs w:val="20"/>
              </w:rPr>
            </w:pPr>
            <w:r w:rsidRPr="00A66A0B">
              <w:rPr>
                <w:rFonts w:ascii="Arial" w:hAnsi="Arial" w:cs="Arial"/>
                <w:color w:val="000000"/>
                <w:sz w:val="20"/>
                <w:szCs w:val="20"/>
              </w:rPr>
              <w:t>Ampliación del Servicio de Alcantarillado en los Barrios Aucos, Manco Capac, y Calle Imperial del Distrito de Huacrapuquio</w:t>
            </w:r>
          </w:p>
        </w:tc>
      </w:tr>
      <w:tr w:rsidR="00A66A0B" w:rsidRPr="00A66A0B" w14:paraId="18D3A5E1" w14:textId="77777777" w:rsidTr="00DE277F">
        <w:tc>
          <w:tcPr>
            <w:tcW w:w="704" w:type="dxa"/>
          </w:tcPr>
          <w:p w14:paraId="5A338B49" w14:textId="77777777" w:rsidR="00A66A0B" w:rsidRPr="00A66A0B" w:rsidRDefault="00A66A0B" w:rsidP="00A66A0B">
            <w:pPr>
              <w:autoSpaceDE w:val="0"/>
              <w:autoSpaceDN w:val="0"/>
              <w:adjustRightInd w:val="0"/>
              <w:spacing w:line="360" w:lineRule="auto"/>
              <w:jc w:val="center"/>
              <w:rPr>
                <w:rFonts w:ascii="Arial" w:hAnsi="Arial" w:cs="Arial"/>
                <w:b/>
                <w:color w:val="000000"/>
                <w:sz w:val="20"/>
                <w:szCs w:val="20"/>
              </w:rPr>
            </w:pPr>
          </w:p>
        </w:tc>
        <w:tc>
          <w:tcPr>
            <w:tcW w:w="8974" w:type="dxa"/>
            <w:gridSpan w:val="2"/>
          </w:tcPr>
          <w:p w14:paraId="06734DA2" w14:textId="77777777" w:rsidR="00F5237C" w:rsidRDefault="00F5237C" w:rsidP="00A66A0B">
            <w:pPr>
              <w:autoSpaceDE w:val="0"/>
              <w:autoSpaceDN w:val="0"/>
              <w:adjustRightInd w:val="0"/>
              <w:spacing w:line="360" w:lineRule="auto"/>
              <w:jc w:val="center"/>
              <w:rPr>
                <w:rFonts w:ascii="Arial" w:hAnsi="Arial" w:cs="Arial"/>
                <w:b/>
                <w:color w:val="000000"/>
                <w:sz w:val="20"/>
                <w:szCs w:val="20"/>
              </w:rPr>
            </w:pPr>
          </w:p>
          <w:p w14:paraId="1075F8BA" w14:textId="77777777" w:rsidR="00A66A0B" w:rsidRPr="00A66A0B" w:rsidRDefault="00A66A0B" w:rsidP="00F5237C">
            <w:pPr>
              <w:autoSpaceDE w:val="0"/>
              <w:autoSpaceDN w:val="0"/>
              <w:adjustRightInd w:val="0"/>
              <w:spacing w:line="360" w:lineRule="auto"/>
              <w:jc w:val="center"/>
              <w:rPr>
                <w:rFonts w:ascii="Arial" w:hAnsi="Arial" w:cs="Arial"/>
                <w:color w:val="000000"/>
                <w:sz w:val="20"/>
                <w:szCs w:val="20"/>
              </w:rPr>
            </w:pPr>
            <w:r w:rsidRPr="00A66A0B">
              <w:rPr>
                <w:rFonts w:ascii="Arial" w:hAnsi="Arial" w:cs="Arial"/>
                <w:b/>
                <w:color w:val="000000"/>
                <w:sz w:val="20"/>
                <w:szCs w:val="20"/>
              </w:rPr>
              <w:t>EJE ESTRATEGICO 3: ESTADO Y GOBIERNO LOCAL</w:t>
            </w:r>
          </w:p>
        </w:tc>
      </w:tr>
      <w:tr w:rsidR="00A66A0B" w:rsidRPr="00A66A0B" w14:paraId="574354D8" w14:textId="77777777" w:rsidTr="00DE277F">
        <w:tc>
          <w:tcPr>
            <w:tcW w:w="704" w:type="dxa"/>
          </w:tcPr>
          <w:p w14:paraId="0A8F65F5" w14:textId="77777777" w:rsidR="00A66A0B" w:rsidRPr="00A66A0B" w:rsidRDefault="00F5237C" w:rsidP="00315AAE">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04</w:t>
            </w:r>
          </w:p>
        </w:tc>
        <w:tc>
          <w:tcPr>
            <w:tcW w:w="8974" w:type="dxa"/>
            <w:gridSpan w:val="2"/>
          </w:tcPr>
          <w:p w14:paraId="3A472AD7" w14:textId="77777777" w:rsidR="00A66A0B" w:rsidRPr="00A66A0B" w:rsidRDefault="00A66A0B" w:rsidP="00315AAE">
            <w:pPr>
              <w:autoSpaceDE w:val="0"/>
              <w:autoSpaceDN w:val="0"/>
              <w:adjustRightInd w:val="0"/>
              <w:spacing w:line="360" w:lineRule="auto"/>
              <w:jc w:val="both"/>
              <w:rPr>
                <w:rFonts w:ascii="Arial" w:hAnsi="Arial" w:cs="Arial"/>
                <w:b/>
                <w:color w:val="000000"/>
                <w:sz w:val="20"/>
                <w:szCs w:val="20"/>
              </w:rPr>
            </w:pPr>
            <w:r w:rsidRPr="00A66A0B">
              <w:rPr>
                <w:rFonts w:ascii="Arial" w:hAnsi="Arial" w:cs="Arial"/>
                <w:color w:val="000000"/>
                <w:sz w:val="20"/>
                <w:szCs w:val="20"/>
              </w:rPr>
              <w:t>Desarrollo de Capacidades para el Fortalecimiento Institucional de la Municipalidad de Huacrapuquio</w:t>
            </w:r>
          </w:p>
        </w:tc>
      </w:tr>
      <w:tr w:rsidR="00A66A0B" w:rsidRPr="00A66A0B" w14:paraId="541CB1C2" w14:textId="77777777" w:rsidTr="00DE277F">
        <w:tc>
          <w:tcPr>
            <w:tcW w:w="704" w:type="dxa"/>
          </w:tcPr>
          <w:p w14:paraId="4D1ABB09" w14:textId="77777777" w:rsidR="00A66A0B" w:rsidRPr="00A66A0B" w:rsidRDefault="00F5237C" w:rsidP="00315AAE">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05</w:t>
            </w:r>
          </w:p>
        </w:tc>
        <w:tc>
          <w:tcPr>
            <w:tcW w:w="8974" w:type="dxa"/>
            <w:gridSpan w:val="2"/>
          </w:tcPr>
          <w:p w14:paraId="15861693" w14:textId="77777777" w:rsidR="00A66A0B" w:rsidRPr="00A66A0B" w:rsidRDefault="00A66A0B" w:rsidP="00315AAE">
            <w:pPr>
              <w:autoSpaceDE w:val="0"/>
              <w:autoSpaceDN w:val="0"/>
              <w:adjustRightInd w:val="0"/>
              <w:spacing w:line="360" w:lineRule="auto"/>
              <w:jc w:val="both"/>
              <w:rPr>
                <w:rFonts w:ascii="Arial" w:hAnsi="Arial" w:cs="Arial"/>
                <w:b/>
                <w:color w:val="000000"/>
                <w:sz w:val="20"/>
                <w:szCs w:val="20"/>
              </w:rPr>
            </w:pPr>
            <w:r w:rsidRPr="00A66A0B">
              <w:rPr>
                <w:rFonts w:ascii="Arial" w:hAnsi="Arial" w:cs="Arial"/>
                <w:color w:val="000000"/>
                <w:sz w:val="20"/>
                <w:szCs w:val="20"/>
              </w:rPr>
              <w:t>Implementación del   Portal de Transparencia Estandart de la municipalidad de Huacrapuquio</w:t>
            </w:r>
          </w:p>
        </w:tc>
      </w:tr>
      <w:tr w:rsidR="00A66A0B" w:rsidRPr="00A66A0B" w14:paraId="1F4DDCE2" w14:textId="77777777" w:rsidTr="00DE277F">
        <w:tc>
          <w:tcPr>
            <w:tcW w:w="704" w:type="dxa"/>
          </w:tcPr>
          <w:p w14:paraId="6BDC4DB2" w14:textId="77777777" w:rsidR="00A66A0B" w:rsidRPr="00A66A0B" w:rsidRDefault="00F5237C" w:rsidP="00315AAE">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06</w:t>
            </w:r>
          </w:p>
        </w:tc>
        <w:tc>
          <w:tcPr>
            <w:tcW w:w="8974" w:type="dxa"/>
            <w:gridSpan w:val="2"/>
          </w:tcPr>
          <w:p w14:paraId="7D9D86EB" w14:textId="77777777" w:rsidR="00A66A0B" w:rsidRPr="00A66A0B" w:rsidRDefault="00A66A0B" w:rsidP="00315AAE">
            <w:pPr>
              <w:autoSpaceDE w:val="0"/>
              <w:autoSpaceDN w:val="0"/>
              <w:adjustRightInd w:val="0"/>
              <w:spacing w:line="360" w:lineRule="auto"/>
              <w:jc w:val="both"/>
              <w:rPr>
                <w:rFonts w:ascii="Arial" w:hAnsi="Arial" w:cs="Arial"/>
                <w:b/>
                <w:color w:val="000000"/>
                <w:sz w:val="20"/>
                <w:szCs w:val="20"/>
              </w:rPr>
            </w:pPr>
            <w:r w:rsidRPr="00A66A0B">
              <w:rPr>
                <w:rFonts w:ascii="Arial" w:hAnsi="Arial" w:cs="Arial"/>
                <w:color w:val="000000"/>
                <w:sz w:val="20"/>
                <w:szCs w:val="20"/>
              </w:rPr>
              <w:t>Actividad: Realización de Audiencia Pública de  Rendición de Cuentas en forma anual-</w:t>
            </w:r>
          </w:p>
        </w:tc>
      </w:tr>
      <w:tr w:rsidR="00A66A0B" w:rsidRPr="00A66A0B" w14:paraId="4C959A1C" w14:textId="77777777" w:rsidTr="00DE277F">
        <w:tc>
          <w:tcPr>
            <w:tcW w:w="704" w:type="dxa"/>
          </w:tcPr>
          <w:p w14:paraId="091F9928" w14:textId="77777777" w:rsidR="00A66A0B" w:rsidRPr="00A66A0B" w:rsidRDefault="00A66A0B" w:rsidP="00A66A0B">
            <w:pPr>
              <w:autoSpaceDE w:val="0"/>
              <w:autoSpaceDN w:val="0"/>
              <w:adjustRightInd w:val="0"/>
              <w:spacing w:line="360" w:lineRule="auto"/>
              <w:jc w:val="center"/>
              <w:rPr>
                <w:rFonts w:ascii="Arial" w:hAnsi="Arial" w:cs="Arial"/>
                <w:b/>
                <w:color w:val="000000"/>
                <w:sz w:val="20"/>
                <w:szCs w:val="20"/>
              </w:rPr>
            </w:pPr>
          </w:p>
        </w:tc>
        <w:tc>
          <w:tcPr>
            <w:tcW w:w="8974" w:type="dxa"/>
            <w:gridSpan w:val="2"/>
          </w:tcPr>
          <w:p w14:paraId="1C4338D9" w14:textId="77777777" w:rsidR="00A66A0B" w:rsidRDefault="00A66A0B" w:rsidP="00A66A0B">
            <w:pPr>
              <w:autoSpaceDE w:val="0"/>
              <w:autoSpaceDN w:val="0"/>
              <w:adjustRightInd w:val="0"/>
              <w:spacing w:line="360" w:lineRule="auto"/>
              <w:jc w:val="center"/>
              <w:rPr>
                <w:rFonts w:ascii="Arial" w:hAnsi="Arial" w:cs="Arial"/>
                <w:b/>
                <w:color w:val="000000"/>
                <w:sz w:val="20"/>
                <w:szCs w:val="20"/>
              </w:rPr>
            </w:pPr>
          </w:p>
          <w:p w14:paraId="59E8A1D7" w14:textId="77777777" w:rsidR="00A66A0B" w:rsidRPr="00A66A0B" w:rsidRDefault="00A66A0B" w:rsidP="00A66A0B">
            <w:pPr>
              <w:autoSpaceDE w:val="0"/>
              <w:autoSpaceDN w:val="0"/>
              <w:adjustRightInd w:val="0"/>
              <w:spacing w:line="360" w:lineRule="auto"/>
              <w:jc w:val="center"/>
              <w:rPr>
                <w:rFonts w:ascii="Arial" w:hAnsi="Arial" w:cs="Arial"/>
                <w:b/>
                <w:color w:val="000000"/>
                <w:sz w:val="20"/>
                <w:szCs w:val="20"/>
              </w:rPr>
            </w:pPr>
            <w:r w:rsidRPr="00A66A0B">
              <w:rPr>
                <w:rFonts w:ascii="Arial" w:hAnsi="Arial" w:cs="Arial"/>
                <w:b/>
                <w:color w:val="000000"/>
                <w:sz w:val="20"/>
                <w:szCs w:val="20"/>
              </w:rPr>
              <w:t>EJE ESTRATEGICO 4: ECONOMIA, COMPETITIVIDAD Y EMPLEO</w:t>
            </w:r>
          </w:p>
        </w:tc>
      </w:tr>
      <w:tr w:rsidR="00A66A0B" w:rsidRPr="00A66A0B" w14:paraId="41A6C48A" w14:textId="77777777" w:rsidTr="00DE277F">
        <w:tc>
          <w:tcPr>
            <w:tcW w:w="704" w:type="dxa"/>
          </w:tcPr>
          <w:p w14:paraId="2245F852" w14:textId="77777777" w:rsidR="00A66A0B" w:rsidRPr="00A66A0B" w:rsidRDefault="00F5237C" w:rsidP="00AA2878">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07</w:t>
            </w:r>
          </w:p>
        </w:tc>
        <w:tc>
          <w:tcPr>
            <w:tcW w:w="8974" w:type="dxa"/>
            <w:gridSpan w:val="2"/>
          </w:tcPr>
          <w:p w14:paraId="71541496" w14:textId="77777777" w:rsidR="00A66A0B" w:rsidRPr="00A66A0B" w:rsidRDefault="00A66A0B" w:rsidP="00AA2878">
            <w:pPr>
              <w:pStyle w:val="ListParagraph"/>
              <w:autoSpaceDE w:val="0"/>
              <w:autoSpaceDN w:val="0"/>
              <w:adjustRightInd w:val="0"/>
              <w:spacing w:line="360" w:lineRule="auto"/>
              <w:ind w:left="0"/>
              <w:jc w:val="both"/>
              <w:rPr>
                <w:rFonts w:ascii="Arial" w:hAnsi="Arial" w:cs="Arial"/>
                <w:color w:val="000000"/>
                <w:sz w:val="20"/>
                <w:szCs w:val="20"/>
                <w:rPrChange w:id="0" w:author="REY" w:date="2019-12-27T22:02:00Z">
                  <w:rPr>
                    <w:rFonts w:ascii="Arial" w:hAnsi="Arial" w:cs="Arial"/>
                    <w:color w:val="000000"/>
                    <w:sz w:val="24"/>
                    <w:szCs w:val="24"/>
                  </w:rPr>
                </w:rPrChange>
              </w:rPr>
            </w:pPr>
            <w:r w:rsidRPr="00A66A0B">
              <w:rPr>
                <w:rFonts w:ascii="Arial" w:hAnsi="Arial" w:cs="Arial"/>
                <w:color w:val="000000"/>
                <w:sz w:val="20"/>
                <w:szCs w:val="20"/>
                <w:rPrChange w:id="1" w:author="REY" w:date="2019-12-27T22:02:00Z">
                  <w:rPr>
                    <w:rFonts w:ascii="Arial" w:hAnsi="Arial" w:cs="Arial"/>
                    <w:color w:val="000000"/>
                    <w:sz w:val="24"/>
                    <w:szCs w:val="24"/>
                  </w:rPr>
                </w:rPrChange>
              </w:rPr>
              <w:t>Proyecto de Riego Tecnificado Distrito de Huacrapuquio</w:t>
            </w:r>
          </w:p>
        </w:tc>
      </w:tr>
      <w:tr w:rsidR="00A66A0B" w:rsidRPr="00A66A0B" w14:paraId="57A6DEC8" w14:textId="77777777" w:rsidTr="00DE277F">
        <w:tc>
          <w:tcPr>
            <w:tcW w:w="704" w:type="dxa"/>
          </w:tcPr>
          <w:p w14:paraId="35CEBA53" w14:textId="77777777" w:rsidR="00A66A0B" w:rsidRPr="00A66A0B" w:rsidRDefault="00F5237C" w:rsidP="00AA2878">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08</w:t>
            </w:r>
          </w:p>
        </w:tc>
        <w:tc>
          <w:tcPr>
            <w:tcW w:w="8974" w:type="dxa"/>
            <w:gridSpan w:val="2"/>
          </w:tcPr>
          <w:p w14:paraId="56CED3F9" w14:textId="77777777" w:rsidR="00A66A0B" w:rsidRPr="00A66A0B" w:rsidRDefault="00A66A0B" w:rsidP="00AA2878">
            <w:pPr>
              <w:autoSpaceDE w:val="0"/>
              <w:autoSpaceDN w:val="0"/>
              <w:adjustRightInd w:val="0"/>
              <w:spacing w:line="360" w:lineRule="auto"/>
              <w:jc w:val="both"/>
              <w:rPr>
                <w:rFonts w:ascii="Arial" w:hAnsi="Arial" w:cs="Arial"/>
                <w:sz w:val="20"/>
                <w:szCs w:val="20"/>
                <w:rPrChange w:id="2" w:author="REY" w:date="2019-12-27T22:02:00Z">
                  <w:rPr>
                    <w:rFonts w:ascii="Arial" w:hAnsi="Arial" w:cs="Arial"/>
                    <w:sz w:val="24"/>
                    <w:szCs w:val="24"/>
                  </w:rPr>
                </w:rPrChange>
              </w:rPr>
            </w:pPr>
            <w:r w:rsidRPr="00A66A0B">
              <w:rPr>
                <w:rFonts w:ascii="Arial" w:hAnsi="Arial" w:cs="Arial"/>
                <w:sz w:val="20"/>
                <w:szCs w:val="20"/>
                <w:rPrChange w:id="3" w:author="REY" w:date="2019-12-27T22:02:00Z">
                  <w:rPr>
                    <w:rFonts w:ascii="Arial" w:hAnsi="Arial" w:cs="Arial"/>
                    <w:sz w:val="24"/>
                    <w:szCs w:val="24"/>
                  </w:rPr>
                </w:rPrChange>
              </w:rPr>
              <w:t>Creación del Circuito Turístico Arqueológico Paleontológico y Artesanal del Distrito de Huacrapuquio</w:t>
            </w:r>
          </w:p>
        </w:tc>
      </w:tr>
      <w:tr w:rsidR="00A66A0B" w:rsidRPr="00A66A0B" w14:paraId="433F1695" w14:textId="77777777" w:rsidTr="00DE277F">
        <w:tc>
          <w:tcPr>
            <w:tcW w:w="704" w:type="dxa"/>
          </w:tcPr>
          <w:p w14:paraId="37BD8B01" w14:textId="77777777" w:rsidR="00A66A0B" w:rsidRPr="00A66A0B" w:rsidRDefault="00F5237C" w:rsidP="00AA2878">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09</w:t>
            </w:r>
          </w:p>
        </w:tc>
        <w:tc>
          <w:tcPr>
            <w:tcW w:w="8974" w:type="dxa"/>
            <w:gridSpan w:val="2"/>
          </w:tcPr>
          <w:p w14:paraId="7D8A71DD" w14:textId="77777777" w:rsidR="00A66A0B" w:rsidRPr="00A66A0B" w:rsidRDefault="00A66A0B" w:rsidP="00AA2878">
            <w:pPr>
              <w:pStyle w:val="ListParagraph"/>
              <w:autoSpaceDE w:val="0"/>
              <w:autoSpaceDN w:val="0"/>
              <w:adjustRightInd w:val="0"/>
              <w:spacing w:line="360" w:lineRule="auto"/>
              <w:ind w:left="0"/>
              <w:jc w:val="both"/>
              <w:rPr>
                <w:rFonts w:ascii="Arial" w:hAnsi="Arial" w:cs="Arial"/>
                <w:color w:val="000000"/>
                <w:sz w:val="20"/>
                <w:szCs w:val="20"/>
                <w:rPrChange w:id="4" w:author="REY" w:date="2019-12-27T22:02:00Z">
                  <w:rPr>
                    <w:rFonts w:ascii="Arial" w:hAnsi="Arial" w:cs="Arial"/>
                    <w:color w:val="000000"/>
                    <w:sz w:val="24"/>
                    <w:szCs w:val="24"/>
                  </w:rPr>
                </w:rPrChange>
              </w:rPr>
            </w:pPr>
            <w:r w:rsidRPr="00A66A0B">
              <w:rPr>
                <w:rFonts w:ascii="Arial" w:hAnsi="Arial" w:cs="Arial"/>
                <w:color w:val="000000"/>
                <w:sz w:val="20"/>
                <w:szCs w:val="20"/>
                <w:rPrChange w:id="5" w:author="REY" w:date="2019-12-27T22:02:00Z">
                  <w:rPr>
                    <w:rFonts w:ascii="Arial" w:hAnsi="Arial" w:cs="Arial"/>
                    <w:color w:val="000000"/>
                    <w:sz w:val="24"/>
                    <w:szCs w:val="24"/>
                  </w:rPr>
                </w:rPrChange>
              </w:rPr>
              <w:t>Creación Fortalecimiento  de pequeñas y Micro Empresas – PYMES del Distrito de Huacrapuquio</w:t>
            </w:r>
          </w:p>
        </w:tc>
      </w:tr>
      <w:tr w:rsidR="00A66A0B" w:rsidRPr="00A66A0B" w14:paraId="1E3B62E0" w14:textId="77777777" w:rsidTr="00DE277F">
        <w:tc>
          <w:tcPr>
            <w:tcW w:w="704" w:type="dxa"/>
          </w:tcPr>
          <w:p w14:paraId="66523029" w14:textId="77777777" w:rsidR="00A66A0B" w:rsidRPr="00A66A0B" w:rsidRDefault="00A66A0B" w:rsidP="00A66A0B">
            <w:pPr>
              <w:autoSpaceDE w:val="0"/>
              <w:autoSpaceDN w:val="0"/>
              <w:adjustRightInd w:val="0"/>
              <w:spacing w:line="360" w:lineRule="auto"/>
              <w:jc w:val="center"/>
              <w:rPr>
                <w:rFonts w:ascii="Arial" w:hAnsi="Arial" w:cs="Arial"/>
                <w:b/>
                <w:color w:val="000000"/>
                <w:sz w:val="20"/>
                <w:szCs w:val="20"/>
              </w:rPr>
            </w:pPr>
          </w:p>
        </w:tc>
        <w:tc>
          <w:tcPr>
            <w:tcW w:w="8974" w:type="dxa"/>
            <w:gridSpan w:val="2"/>
          </w:tcPr>
          <w:p w14:paraId="7A0E9385" w14:textId="77777777" w:rsidR="00A66A0B" w:rsidRDefault="00A66A0B" w:rsidP="00A66A0B">
            <w:pPr>
              <w:autoSpaceDE w:val="0"/>
              <w:autoSpaceDN w:val="0"/>
              <w:adjustRightInd w:val="0"/>
              <w:spacing w:line="360" w:lineRule="auto"/>
              <w:jc w:val="center"/>
              <w:rPr>
                <w:rFonts w:ascii="Arial" w:hAnsi="Arial" w:cs="Arial"/>
                <w:b/>
                <w:color w:val="000000"/>
                <w:sz w:val="20"/>
                <w:szCs w:val="20"/>
              </w:rPr>
            </w:pPr>
          </w:p>
          <w:p w14:paraId="1C3E5479" w14:textId="77777777" w:rsidR="00A66A0B" w:rsidRPr="00A66A0B" w:rsidRDefault="00A66A0B" w:rsidP="00F5237C">
            <w:pPr>
              <w:autoSpaceDE w:val="0"/>
              <w:autoSpaceDN w:val="0"/>
              <w:adjustRightInd w:val="0"/>
              <w:spacing w:line="360" w:lineRule="auto"/>
              <w:jc w:val="center"/>
              <w:rPr>
                <w:rFonts w:ascii="Arial" w:hAnsi="Arial" w:cs="Arial"/>
                <w:b/>
                <w:color w:val="000000"/>
                <w:sz w:val="20"/>
                <w:szCs w:val="20"/>
              </w:rPr>
            </w:pPr>
            <w:r w:rsidRPr="00A66A0B">
              <w:rPr>
                <w:rFonts w:ascii="Arial" w:hAnsi="Arial" w:cs="Arial"/>
                <w:b/>
                <w:color w:val="000000"/>
                <w:sz w:val="20"/>
                <w:szCs w:val="20"/>
              </w:rPr>
              <w:t>EJE ESTRATEGICO 5: INFRAESTRUCTURA Y EMPLEO</w:t>
            </w:r>
          </w:p>
        </w:tc>
      </w:tr>
      <w:tr w:rsidR="00A66A0B" w:rsidRPr="00A66A0B" w14:paraId="55412C51" w14:textId="77777777" w:rsidTr="00DE277F">
        <w:tc>
          <w:tcPr>
            <w:tcW w:w="704" w:type="dxa"/>
          </w:tcPr>
          <w:p w14:paraId="674CF8B3" w14:textId="77777777" w:rsidR="00A66A0B" w:rsidRPr="00A66A0B" w:rsidRDefault="00F5237C" w:rsidP="00AA2878">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10</w:t>
            </w:r>
          </w:p>
        </w:tc>
        <w:tc>
          <w:tcPr>
            <w:tcW w:w="8974" w:type="dxa"/>
            <w:gridSpan w:val="2"/>
          </w:tcPr>
          <w:p w14:paraId="0EEDD641" w14:textId="77777777" w:rsidR="00A66A0B" w:rsidRPr="00A66A0B" w:rsidRDefault="00A66A0B" w:rsidP="00AA2878">
            <w:pPr>
              <w:autoSpaceDE w:val="0"/>
              <w:autoSpaceDN w:val="0"/>
              <w:adjustRightInd w:val="0"/>
              <w:spacing w:line="360" w:lineRule="auto"/>
              <w:jc w:val="both"/>
              <w:rPr>
                <w:rFonts w:ascii="Arial" w:hAnsi="Arial" w:cs="Arial"/>
                <w:sz w:val="20"/>
                <w:szCs w:val="20"/>
                <w:rPrChange w:id="6" w:author="REY" w:date="2019-12-27T21:54:00Z">
                  <w:rPr>
                    <w:rFonts w:ascii="Arial" w:hAnsi="Arial" w:cs="Arial"/>
                    <w:sz w:val="24"/>
                    <w:szCs w:val="24"/>
                  </w:rPr>
                </w:rPrChange>
              </w:rPr>
            </w:pPr>
            <w:r w:rsidRPr="00A66A0B">
              <w:rPr>
                <w:rFonts w:ascii="Arial" w:hAnsi="Arial" w:cs="Arial"/>
                <w:sz w:val="20"/>
                <w:szCs w:val="20"/>
                <w:rPrChange w:id="7" w:author="REY" w:date="2019-12-27T21:54:00Z">
                  <w:rPr>
                    <w:rFonts w:ascii="Arial" w:hAnsi="Arial" w:cs="Arial"/>
                    <w:sz w:val="24"/>
                    <w:szCs w:val="24"/>
                  </w:rPr>
                </w:rPrChange>
              </w:rPr>
              <w:t>Mejoramiento y Rehabilitación de los Pontones a los Accesos Calle Jesé Olaya Mariscal Cáceres, Santa Rosa y La Breña Distrito de Huacrapuquio.</w:t>
            </w:r>
          </w:p>
        </w:tc>
      </w:tr>
      <w:tr w:rsidR="00A66A0B" w:rsidRPr="00A66A0B" w14:paraId="572A878C" w14:textId="77777777" w:rsidTr="00DE277F">
        <w:tc>
          <w:tcPr>
            <w:tcW w:w="704" w:type="dxa"/>
          </w:tcPr>
          <w:p w14:paraId="404DFBD0" w14:textId="77777777" w:rsidR="00A66A0B" w:rsidRPr="00A66A0B" w:rsidRDefault="00F5237C" w:rsidP="00AA2878">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11</w:t>
            </w:r>
          </w:p>
        </w:tc>
        <w:tc>
          <w:tcPr>
            <w:tcW w:w="8974" w:type="dxa"/>
            <w:gridSpan w:val="2"/>
          </w:tcPr>
          <w:p w14:paraId="0AC232FB" w14:textId="77777777" w:rsidR="00A66A0B" w:rsidRPr="00A66A0B" w:rsidRDefault="00A66A0B" w:rsidP="00AA2878">
            <w:pPr>
              <w:autoSpaceDE w:val="0"/>
              <w:autoSpaceDN w:val="0"/>
              <w:adjustRightInd w:val="0"/>
              <w:spacing w:line="360" w:lineRule="auto"/>
              <w:jc w:val="both"/>
              <w:rPr>
                <w:rFonts w:ascii="Arial" w:hAnsi="Arial" w:cs="Arial"/>
                <w:sz w:val="20"/>
                <w:szCs w:val="20"/>
                <w:rPrChange w:id="8" w:author="REY" w:date="2019-12-27T21:54:00Z">
                  <w:rPr>
                    <w:rFonts w:ascii="Arial" w:hAnsi="Arial" w:cs="Arial"/>
                    <w:sz w:val="24"/>
                    <w:szCs w:val="24"/>
                  </w:rPr>
                </w:rPrChange>
              </w:rPr>
            </w:pPr>
            <w:r w:rsidRPr="00A66A0B">
              <w:rPr>
                <w:rFonts w:ascii="Arial" w:hAnsi="Arial" w:cs="Arial"/>
                <w:sz w:val="20"/>
                <w:szCs w:val="20"/>
                <w:rPrChange w:id="9" w:author="REY" w:date="2019-12-27T21:54:00Z">
                  <w:rPr>
                    <w:rFonts w:ascii="Arial" w:hAnsi="Arial" w:cs="Arial"/>
                    <w:sz w:val="24"/>
                    <w:szCs w:val="24"/>
                  </w:rPr>
                </w:rPrChange>
              </w:rPr>
              <w:t>Mejoramiento de la Transitabilidad Vehicular y Peatonal de la Avenida Peñaloza, Avenida Lima, Calle La Breña (Tramo Calle Lima, Calle Real), Calle los Álamos (Tramo Avenida Peñaloza Estadio) Calle Real, Girón Callao y Perímetro del Parque La Breña del Distrito de Huacrapuquio..</w:t>
            </w:r>
          </w:p>
        </w:tc>
      </w:tr>
      <w:tr w:rsidR="00A66A0B" w:rsidRPr="00A66A0B" w14:paraId="76668BC6" w14:textId="77777777" w:rsidTr="00DE277F">
        <w:tc>
          <w:tcPr>
            <w:tcW w:w="704" w:type="dxa"/>
          </w:tcPr>
          <w:p w14:paraId="159EE0D3" w14:textId="77777777" w:rsidR="00A66A0B" w:rsidRPr="00A66A0B" w:rsidRDefault="00F5237C" w:rsidP="00AA2878">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12</w:t>
            </w:r>
          </w:p>
        </w:tc>
        <w:tc>
          <w:tcPr>
            <w:tcW w:w="8974" w:type="dxa"/>
            <w:gridSpan w:val="2"/>
          </w:tcPr>
          <w:p w14:paraId="0B23C5C3" w14:textId="77777777" w:rsidR="00A66A0B" w:rsidRPr="00A66A0B" w:rsidRDefault="00A66A0B" w:rsidP="00AA2878">
            <w:pPr>
              <w:autoSpaceDE w:val="0"/>
              <w:autoSpaceDN w:val="0"/>
              <w:adjustRightInd w:val="0"/>
              <w:spacing w:line="360" w:lineRule="auto"/>
              <w:jc w:val="both"/>
              <w:rPr>
                <w:rFonts w:ascii="Arial" w:hAnsi="Arial" w:cs="Arial"/>
                <w:sz w:val="20"/>
                <w:szCs w:val="20"/>
                <w:rPrChange w:id="10" w:author="REY" w:date="2019-12-27T21:54:00Z">
                  <w:rPr>
                    <w:rFonts w:ascii="Arial" w:hAnsi="Arial" w:cs="Arial"/>
                    <w:sz w:val="24"/>
                    <w:szCs w:val="24"/>
                  </w:rPr>
                </w:rPrChange>
              </w:rPr>
            </w:pPr>
            <w:r w:rsidRPr="00A66A0B">
              <w:rPr>
                <w:rFonts w:ascii="Arial" w:hAnsi="Arial" w:cs="Arial"/>
                <w:sz w:val="20"/>
                <w:szCs w:val="20"/>
                <w:rPrChange w:id="11" w:author="REY" w:date="2019-12-27T21:54:00Z">
                  <w:rPr>
                    <w:rFonts w:ascii="Arial" w:hAnsi="Arial" w:cs="Arial"/>
                    <w:sz w:val="24"/>
                    <w:szCs w:val="24"/>
                  </w:rPr>
                </w:rPrChange>
              </w:rPr>
              <w:t>Creación y Mejoramiento del Camino Vecinal de Huarisca a Lihuina y Huarisca a Lucas Pata del Distrito de Hucrapuquio..</w:t>
            </w:r>
          </w:p>
        </w:tc>
      </w:tr>
      <w:tr w:rsidR="00A66A0B" w:rsidRPr="00A66A0B" w14:paraId="4A634D30" w14:textId="77777777" w:rsidTr="00DE277F">
        <w:tc>
          <w:tcPr>
            <w:tcW w:w="704" w:type="dxa"/>
          </w:tcPr>
          <w:p w14:paraId="570D2523"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13</w:t>
            </w:r>
          </w:p>
        </w:tc>
        <w:tc>
          <w:tcPr>
            <w:tcW w:w="8974" w:type="dxa"/>
            <w:gridSpan w:val="2"/>
          </w:tcPr>
          <w:p w14:paraId="2E569372"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12" w:author="REY" w:date="2019-12-27T21:54:00Z">
                  <w:rPr>
                    <w:rFonts w:ascii="Arial" w:hAnsi="Arial" w:cs="Arial"/>
                    <w:sz w:val="24"/>
                    <w:szCs w:val="24"/>
                  </w:rPr>
                </w:rPrChange>
              </w:rPr>
            </w:pPr>
            <w:r w:rsidRPr="00A66A0B">
              <w:rPr>
                <w:rFonts w:ascii="Arial" w:hAnsi="Arial" w:cs="Arial"/>
                <w:sz w:val="18"/>
                <w:szCs w:val="18"/>
                <w:rPrChange w:id="13" w:author="REY" w:date="2019-12-27T21:54:00Z">
                  <w:rPr>
                    <w:rFonts w:ascii="Arial" w:hAnsi="Arial" w:cs="Arial"/>
                    <w:sz w:val="24"/>
                    <w:szCs w:val="24"/>
                  </w:rPr>
                </w:rPrChange>
              </w:rPr>
              <w:t>MEJORAMIENTO DE CARRETERA VECINAL R25, BARRIO JOSE OLAYA – CASERIO HUARISCA, DISTRITO DE HUACRAPUQUIO</w:t>
            </w:r>
          </w:p>
        </w:tc>
      </w:tr>
      <w:tr w:rsidR="00A66A0B" w:rsidRPr="00A66A0B" w14:paraId="7A01CA55" w14:textId="77777777" w:rsidTr="00DE277F">
        <w:tc>
          <w:tcPr>
            <w:tcW w:w="704" w:type="dxa"/>
          </w:tcPr>
          <w:p w14:paraId="5E94FCEF"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14</w:t>
            </w:r>
          </w:p>
        </w:tc>
        <w:tc>
          <w:tcPr>
            <w:tcW w:w="8974" w:type="dxa"/>
            <w:gridSpan w:val="2"/>
          </w:tcPr>
          <w:p w14:paraId="14B83624"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14" w:author="REY" w:date="2019-12-27T21:55:00Z">
                  <w:rPr>
                    <w:rFonts w:ascii="Arial" w:hAnsi="Arial" w:cs="Arial"/>
                    <w:sz w:val="24"/>
                    <w:szCs w:val="24"/>
                  </w:rPr>
                </w:rPrChange>
              </w:rPr>
            </w:pPr>
            <w:r w:rsidRPr="00A66A0B">
              <w:rPr>
                <w:rFonts w:ascii="Arial" w:hAnsi="Arial" w:cs="Arial"/>
                <w:sz w:val="18"/>
                <w:szCs w:val="18"/>
                <w:rPrChange w:id="15" w:author="REY" w:date="2019-12-27T21:55:00Z">
                  <w:rPr>
                    <w:rFonts w:ascii="Arial" w:hAnsi="Arial" w:cs="Arial"/>
                    <w:sz w:val="24"/>
                    <w:szCs w:val="24"/>
                  </w:rPr>
                </w:rPrChange>
              </w:rPr>
              <w:t xml:space="preserve">MEJORAMIENTO DE LA ACERA PEATONAL EN LA AV.FRANCISCO BOLOGNESI,CALLE BOLIVAR, CALLE SAN MARTIN, DISTRITO DE HUACRAPUQUIO </w:t>
            </w:r>
          </w:p>
        </w:tc>
      </w:tr>
      <w:tr w:rsidR="00A66A0B" w:rsidRPr="00A66A0B" w14:paraId="075867D4" w14:textId="77777777" w:rsidTr="00DE277F">
        <w:tc>
          <w:tcPr>
            <w:tcW w:w="704" w:type="dxa"/>
          </w:tcPr>
          <w:p w14:paraId="31BC151E"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15</w:t>
            </w:r>
          </w:p>
        </w:tc>
        <w:tc>
          <w:tcPr>
            <w:tcW w:w="8974" w:type="dxa"/>
            <w:gridSpan w:val="2"/>
          </w:tcPr>
          <w:p w14:paraId="1782EBA7" w14:textId="77777777" w:rsidR="00A66A0B" w:rsidRPr="00A66A0B" w:rsidDel="002B639C" w:rsidRDefault="00A66A0B" w:rsidP="00231601">
            <w:pPr>
              <w:autoSpaceDE w:val="0"/>
              <w:autoSpaceDN w:val="0"/>
              <w:adjustRightInd w:val="0"/>
              <w:spacing w:line="360" w:lineRule="auto"/>
              <w:jc w:val="both"/>
              <w:rPr>
                <w:del w:id="16" w:author="REY" w:date="2019-12-27T21:56:00Z"/>
                <w:rFonts w:ascii="Arial" w:hAnsi="Arial" w:cs="Arial"/>
                <w:sz w:val="18"/>
                <w:szCs w:val="18"/>
                <w:rPrChange w:id="17" w:author="REY" w:date="2019-12-27T21:55:00Z">
                  <w:rPr>
                    <w:del w:id="18" w:author="REY" w:date="2019-12-27T21:56:00Z"/>
                    <w:rFonts w:ascii="Arial" w:hAnsi="Arial" w:cs="Arial"/>
                    <w:sz w:val="24"/>
                    <w:szCs w:val="24"/>
                  </w:rPr>
                </w:rPrChange>
              </w:rPr>
            </w:pPr>
            <w:r w:rsidRPr="00A66A0B">
              <w:rPr>
                <w:rFonts w:ascii="Arial" w:hAnsi="Arial" w:cs="Arial"/>
                <w:sz w:val="18"/>
                <w:szCs w:val="18"/>
                <w:rPrChange w:id="19" w:author="REY" w:date="2019-12-27T21:55:00Z">
                  <w:rPr>
                    <w:rFonts w:ascii="Arial" w:hAnsi="Arial" w:cs="Arial"/>
                    <w:sz w:val="24"/>
                    <w:szCs w:val="24"/>
                  </w:rPr>
                </w:rPrChange>
              </w:rPr>
              <w:t>CREACION DE VIAS VECINALES EN LA TROCHA CARROZABLE</w:t>
            </w:r>
            <w:ins w:id="20" w:author="REY" w:date="2019-12-27T21:56:00Z">
              <w:r w:rsidRPr="00A66A0B">
                <w:rPr>
                  <w:rFonts w:ascii="Arial" w:hAnsi="Arial" w:cs="Arial"/>
                  <w:sz w:val="18"/>
                  <w:szCs w:val="18"/>
                </w:rPr>
                <w:t xml:space="preserve"> </w:t>
              </w:r>
            </w:ins>
          </w:p>
          <w:p w14:paraId="149731A6"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21" w:author="REY" w:date="2019-12-27T21:55:00Z">
                  <w:rPr>
                    <w:rFonts w:ascii="Arial" w:hAnsi="Arial" w:cs="Arial"/>
                    <w:sz w:val="24"/>
                    <w:szCs w:val="24"/>
                  </w:rPr>
                </w:rPrChange>
              </w:rPr>
            </w:pPr>
            <w:r w:rsidRPr="00A66A0B">
              <w:rPr>
                <w:rFonts w:ascii="Arial" w:hAnsi="Arial" w:cs="Arial"/>
                <w:sz w:val="18"/>
                <w:szCs w:val="18"/>
                <w:rPrChange w:id="22" w:author="REY" w:date="2019-12-27T21:55:00Z">
                  <w:rPr>
                    <w:rFonts w:ascii="Arial" w:hAnsi="Arial" w:cs="Arial"/>
                    <w:sz w:val="24"/>
                    <w:szCs w:val="24"/>
                  </w:rPr>
                </w:rPrChange>
              </w:rPr>
              <w:t>DESVIÓ HACIA PUCAPUCA EN LA LOCALIDAD HUACRAPUQUIO, DISTRITO DE HUACRAPUQUIO</w:t>
            </w:r>
          </w:p>
        </w:tc>
      </w:tr>
      <w:tr w:rsidR="00A66A0B" w:rsidRPr="00A66A0B" w14:paraId="6160D291" w14:textId="77777777" w:rsidTr="00DE277F">
        <w:tc>
          <w:tcPr>
            <w:tcW w:w="704" w:type="dxa"/>
          </w:tcPr>
          <w:p w14:paraId="6593DE2B"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16</w:t>
            </w:r>
          </w:p>
        </w:tc>
        <w:tc>
          <w:tcPr>
            <w:tcW w:w="8974" w:type="dxa"/>
            <w:gridSpan w:val="2"/>
          </w:tcPr>
          <w:p w14:paraId="74BF13A0"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23" w:author="REY" w:date="2019-12-27T21:55:00Z">
                  <w:rPr>
                    <w:rFonts w:ascii="Arial" w:hAnsi="Arial" w:cs="Arial"/>
                    <w:sz w:val="24"/>
                    <w:szCs w:val="24"/>
                  </w:rPr>
                </w:rPrChange>
              </w:rPr>
            </w:pPr>
            <w:r w:rsidRPr="00A66A0B">
              <w:rPr>
                <w:rFonts w:ascii="Arial" w:hAnsi="Arial" w:cs="Arial"/>
                <w:sz w:val="18"/>
                <w:szCs w:val="18"/>
                <w:rPrChange w:id="24" w:author="REY" w:date="2019-12-27T21:55:00Z">
                  <w:rPr>
                    <w:rFonts w:ascii="Arial" w:hAnsi="Arial" w:cs="Arial"/>
                    <w:sz w:val="24"/>
                    <w:szCs w:val="24"/>
                  </w:rPr>
                </w:rPrChange>
              </w:rPr>
              <w:t>MEJORAMIENTO DE PISTAS Y VEREDAS EN LA AV.PROGRESO TRAMO AV.PEÑALOZA A LA I.E. JOSE OLAYA EN LA LOCALIDAD  DE HUACRAPUQUIO.</w:t>
            </w:r>
          </w:p>
        </w:tc>
      </w:tr>
      <w:tr w:rsidR="00A66A0B" w:rsidRPr="00A66A0B" w14:paraId="682A5E13" w14:textId="77777777" w:rsidTr="00DE277F">
        <w:tc>
          <w:tcPr>
            <w:tcW w:w="704" w:type="dxa"/>
          </w:tcPr>
          <w:p w14:paraId="5A7ADED0"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17</w:t>
            </w:r>
          </w:p>
        </w:tc>
        <w:tc>
          <w:tcPr>
            <w:tcW w:w="8974" w:type="dxa"/>
            <w:gridSpan w:val="2"/>
          </w:tcPr>
          <w:p w14:paraId="36C2BF1C"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25" w:author="REY" w:date="2019-12-27T21:55:00Z">
                  <w:rPr>
                    <w:rFonts w:ascii="Arial" w:hAnsi="Arial" w:cs="Arial"/>
                    <w:sz w:val="24"/>
                    <w:szCs w:val="24"/>
                  </w:rPr>
                </w:rPrChange>
              </w:rPr>
            </w:pPr>
            <w:r w:rsidRPr="00A66A0B">
              <w:rPr>
                <w:rFonts w:ascii="Arial" w:hAnsi="Arial" w:cs="Arial"/>
                <w:sz w:val="18"/>
                <w:szCs w:val="18"/>
                <w:rPrChange w:id="26" w:author="REY" w:date="2019-12-27T21:55:00Z">
                  <w:rPr>
                    <w:rFonts w:ascii="Arial" w:hAnsi="Arial" w:cs="Arial"/>
                    <w:sz w:val="24"/>
                    <w:szCs w:val="24"/>
                  </w:rPr>
                </w:rPrChange>
              </w:rPr>
              <w:t>MEJORAMIENTO DE PISTAS Y VEREDAS EN LA AV. CEMENTERIO, TRAMO I CEMENTERIO GENERAL DISTRITO DE HUACRAPUQUIO.</w:t>
            </w:r>
          </w:p>
        </w:tc>
      </w:tr>
      <w:tr w:rsidR="00A66A0B" w:rsidRPr="00A66A0B" w14:paraId="3FD5F0D5" w14:textId="77777777" w:rsidTr="00DE277F">
        <w:tc>
          <w:tcPr>
            <w:tcW w:w="704" w:type="dxa"/>
          </w:tcPr>
          <w:p w14:paraId="3C67F4FD"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18</w:t>
            </w:r>
          </w:p>
        </w:tc>
        <w:tc>
          <w:tcPr>
            <w:tcW w:w="8974" w:type="dxa"/>
            <w:gridSpan w:val="2"/>
          </w:tcPr>
          <w:p w14:paraId="7B2E71F0" w14:textId="77777777" w:rsidR="00A66A0B" w:rsidRPr="00A66A0B" w:rsidRDefault="00A66A0B" w:rsidP="00231601">
            <w:pPr>
              <w:autoSpaceDE w:val="0"/>
              <w:autoSpaceDN w:val="0"/>
              <w:adjustRightInd w:val="0"/>
              <w:spacing w:line="360" w:lineRule="auto"/>
              <w:rPr>
                <w:rFonts w:ascii="Arial" w:hAnsi="Arial" w:cs="Arial"/>
                <w:sz w:val="18"/>
                <w:szCs w:val="18"/>
                <w:rPrChange w:id="27" w:author="REY" w:date="2019-12-27T21:55:00Z">
                  <w:rPr>
                    <w:rFonts w:ascii="Arial" w:hAnsi="Arial" w:cs="Arial"/>
                    <w:sz w:val="24"/>
                    <w:szCs w:val="24"/>
                  </w:rPr>
                </w:rPrChange>
              </w:rPr>
            </w:pPr>
            <w:r w:rsidRPr="00A66A0B">
              <w:rPr>
                <w:rFonts w:ascii="Arial" w:hAnsi="Arial" w:cs="Arial"/>
                <w:sz w:val="18"/>
                <w:szCs w:val="18"/>
                <w:rPrChange w:id="28" w:author="REY" w:date="2019-12-27T21:55:00Z">
                  <w:rPr>
                    <w:rFonts w:ascii="Arial" w:hAnsi="Arial" w:cs="Arial"/>
                    <w:sz w:val="24"/>
                    <w:szCs w:val="24"/>
                  </w:rPr>
                </w:rPrChange>
              </w:rPr>
              <w:t>MEJORAMIENTO DE LOS CAMINOS VECINALES Y RURALES DEL SECTOR COMUNPATA HASTA EL SECTOR CAPILLAPATA DELDISTRITO DE HUACRAPUQUIO</w:t>
            </w:r>
          </w:p>
        </w:tc>
      </w:tr>
      <w:tr w:rsidR="00A66A0B" w:rsidRPr="00A66A0B" w14:paraId="16F4806A" w14:textId="77777777" w:rsidTr="00DE277F">
        <w:tc>
          <w:tcPr>
            <w:tcW w:w="704" w:type="dxa"/>
          </w:tcPr>
          <w:p w14:paraId="0D8503E8"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19</w:t>
            </w:r>
          </w:p>
        </w:tc>
        <w:tc>
          <w:tcPr>
            <w:tcW w:w="8974" w:type="dxa"/>
            <w:gridSpan w:val="2"/>
          </w:tcPr>
          <w:p w14:paraId="42F39DAB"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29" w:author="REY" w:date="2019-12-27T21:55:00Z">
                  <w:rPr>
                    <w:rFonts w:ascii="Arial" w:hAnsi="Arial" w:cs="Arial"/>
                    <w:sz w:val="24"/>
                    <w:szCs w:val="24"/>
                  </w:rPr>
                </w:rPrChange>
              </w:rPr>
            </w:pPr>
            <w:r w:rsidRPr="00A66A0B">
              <w:rPr>
                <w:rFonts w:ascii="Arial" w:hAnsi="Arial" w:cs="Arial"/>
                <w:sz w:val="18"/>
                <w:szCs w:val="18"/>
                <w:rPrChange w:id="30" w:author="REY" w:date="2019-12-27T21:55:00Z">
                  <w:rPr>
                    <w:rFonts w:ascii="Arial" w:hAnsi="Arial" w:cs="Arial"/>
                    <w:sz w:val="24"/>
                    <w:szCs w:val="24"/>
                  </w:rPr>
                </w:rPrChange>
              </w:rPr>
              <w:t>CREACION DE VEREDAS Y TRATAMIENTO PAISAJISTICO EN LA AV. MALECON 20 DE MARZO, LOCALIDAD DE HUACRAPUQUIO,</w:t>
            </w:r>
          </w:p>
        </w:tc>
      </w:tr>
      <w:tr w:rsidR="00A66A0B" w:rsidRPr="00A66A0B" w14:paraId="57E35382" w14:textId="77777777" w:rsidTr="00DE277F">
        <w:tc>
          <w:tcPr>
            <w:tcW w:w="704" w:type="dxa"/>
          </w:tcPr>
          <w:p w14:paraId="3CEF2D70"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20</w:t>
            </w:r>
          </w:p>
        </w:tc>
        <w:tc>
          <w:tcPr>
            <w:tcW w:w="8974" w:type="dxa"/>
            <w:gridSpan w:val="2"/>
          </w:tcPr>
          <w:p w14:paraId="3EAEEDBD" w14:textId="77777777" w:rsidR="00A66A0B" w:rsidRPr="00A66A0B" w:rsidRDefault="00A66A0B" w:rsidP="00231601">
            <w:pPr>
              <w:autoSpaceDE w:val="0"/>
              <w:autoSpaceDN w:val="0"/>
              <w:adjustRightInd w:val="0"/>
              <w:spacing w:line="360" w:lineRule="auto"/>
              <w:rPr>
                <w:rFonts w:ascii="Arial" w:hAnsi="Arial" w:cs="Arial"/>
                <w:sz w:val="18"/>
                <w:szCs w:val="18"/>
                <w:rPrChange w:id="31" w:author="REY" w:date="2019-12-27T21:55:00Z">
                  <w:rPr>
                    <w:rFonts w:ascii="Arial" w:hAnsi="Arial" w:cs="Arial"/>
                    <w:sz w:val="24"/>
                    <w:szCs w:val="24"/>
                  </w:rPr>
                </w:rPrChange>
              </w:rPr>
            </w:pPr>
            <w:r w:rsidRPr="00A66A0B">
              <w:rPr>
                <w:rFonts w:ascii="Arial" w:hAnsi="Arial" w:cs="Arial"/>
                <w:sz w:val="18"/>
                <w:szCs w:val="18"/>
                <w:rPrChange w:id="32" w:author="REY" w:date="2019-12-27T21:55:00Z">
                  <w:rPr>
                    <w:rFonts w:ascii="Arial" w:hAnsi="Arial" w:cs="Arial"/>
                    <w:sz w:val="24"/>
                    <w:szCs w:val="24"/>
                  </w:rPr>
                </w:rPrChange>
              </w:rPr>
              <w:t>CREACION DEL CERCO PERIMETRICO PRONOEI DE HUARISCA DEL DISTRITO DE HUACRAPUQUIO</w:t>
            </w:r>
          </w:p>
        </w:tc>
      </w:tr>
      <w:tr w:rsidR="00A66A0B" w:rsidRPr="00A66A0B" w14:paraId="4D282D04" w14:textId="77777777" w:rsidTr="00DE277F">
        <w:tc>
          <w:tcPr>
            <w:tcW w:w="704" w:type="dxa"/>
          </w:tcPr>
          <w:p w14:paraId="470798FD"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21</w:t>
            </w:r>
          </w:p>
        </w:tc>
        <w:tc>
          <w:tcPr>
            <w:tcW w:w="8974" w:type="dxa"/>
            <w:gridSpan w:val="2"/>
          </w:tcPr>
          <w:p w14:paraId="0984F7EE"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33" w:author="REY" w:date="2019-12-27T21:55:00Z">
                  <w:rPr>
                    <w:rFonts w:ascii="Arial" w:hAnsi="Arial" w:cs="Arial"/>
                    <w:sz w:val="24"/>
                    <w:szCs w:val="24"/>
                  </w:rPr>
                </w:rPrChange>
              </w:rPr>
            </w:pPr>
            <w:r w:rsidRPr="00A66A0B">
              <w:rPr>
                <w:rFonts w:ascii="Arial" w:hAnsi="Arial" w:cs="Arial"/>
                <w:sz w:val="18"/>
                <w:szCs w:val="18"/>
                <w:rPrChange w:id="34" w:author="REY" w:date="2019-12-27T21:55:00Z">
                  <w:rPr>
                    <w:rFonts w:ascii="Arial" w:hAnsi="Arial" w:cs="Arial"/>
                    <w:sz w:val="24"/>
                    <w:szCs w:val="24"/>
                  </w:rPr>
                </w:rPrChange>
              </w:rPr>
              <w:t>MEJORAMIENTO DEL SERVICIO EDUCATIVO DE LA I.E. N° 30167 DEL BARRIO LA BREÑA DEL DISTRITO DE HUACRAPUQUIO</w:t>
            </w:r>
          </w:p>
        </w:tc>
      </w:tr>
      <w:tr w:rsidR="00A66A0B" w:rsidRPr="00A66A0B" w14:paraId="6BF95631" w14:textId="77777777" w:rsidTr="00DE277F">
        <w:tc>
          <w:tcPr>
            <w:tcW w:w="704" w:type="dxa"/>
          </w:tcPr>
          <w:p w14:paraId="1953DE34"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22</w:t>
            </w:r>
          </w:p>
        </w:tc>
        <w:tc>
          <w:tcPr>
            <w:tcW w:w="8974" w:type="dxa"/>
            <w:gridSpan w:val="2"/>
          </w:tcPr>
          <w:p w14:paraId="41802C02" w14:textId="77777777" w:rsidR="00A66A0B" w:rsidRPr="00A66A0B" w:rsidDel="0047756C" w:rsidRDefault="00A66A0B" w:rsidP="00231601">
            <w:pPr>
              <w:autoSpaceDE w:val="0"/>
              <w:autoSpaceDN w:val="0"/>
              <w:adjustRightInd w:val="0"/>
              <w:spacing w:line="360" w:lineRule="auto"/>
              <w:rPr>
                <w:del w:id="35" w:author="REY" w:date="2019-12-27T22:00:00Z"/>
                <w:rFonts w:ascii="Arial" w:hAnsi="Arial" w:cs="Arial"/>
                <w:sz w:val="18"/>
                <w:szCs w:val="18"/>
                <w:rPrChange w:id="36" w:author="REY" w:date="2019-12-27T21:55:00Z">
                  <w:rPr>
                    <w:del w:id="37" w:author="REY" w:date="2019-12-27T22:00:00Z"/>
                    <w:rFonts w:ascii="Arial" w:hAnsi="Arial" w:cs="Arial"/>
                    <w:sz w:val="24"/>
                    <w:szCs w:val="24"/>
                  </w:rPr>
                </w:rPrChange>
              </w:rPr>
            </w:pPr>
            <w:r w:rsidRPr="00A66A0B">
              <w:rPr>
                <w:rFonts w:ascii="Arial" w:hAnsi="Arial" w:cs="Arial"/>
                <w:sz w:val="18"/>
                <w:szCs w:val="18"/>
                <w:rPrChange w:id="38" w:author="REY" w:date="2019-12-27T21:55:00Z">
                  <w:rPr>
                    <w:rFonts w:ascii="Arial" w:hAnsi="Arial" w:cs="Arial"/>
                    <w:sz w:val="24"/>
                    <w:szCs w:val="24"/>
                  </w:rPr>
                </w:rPrChange>
              </w:rPr>
              <w:t>CREACION DE LOS PONTONES SOBRE EL CANAL DE RIEGO</w:t>
            </w:r>
            <w:ins w:id="39" w:author="REY" w:date="2019-12-27T22:00:00Z">
              <w:r w:rsidRPr="00A66A0B">
                <w:rPr>
                  <w:rFonts w:ascii="Arial" w:hAnsi="Arial" w:cs="Arial"/>
                  <w:sz w:val="18"/>
                  <w:szCs w:val="18"/>
                </w:rPr>
                <w:t xml:space="preserve"> </w:t>
              </w:r>
            </w:ins>
          </w:p>
          <w:p w14:paraId="6D252EA0" w14:textId="77777777" w:rsidR="00A66A0B" w:rsidRPr="00A66A0B" w:rsidRDefault="00A66A0B" w:rsidP="00231601">
            <w:pPr>
              <w:autoSpaceDE w:val="0"/>
              <w:autoSpaceDN w:val="0"/>
              <w:adjustRightInd w:val="0"/>
              <w:spacing w:line="360" w:lineRule="auto"/>
              <w:rPr>
                <w:rFonts w:ascii="Arial" w:hAnsi="Arial" w:cs="Arial"/>
                <w:sz w:val="18"/>
                <w:szCs w:val="18"/>
                <w:rPrChange w:id="40" w:author="REY" w:date="2019-12-27T21:55:00Z">
                  <w:rPr>
                    <w:rFonts w:ascii="Arial" w:hAnsi="Arial" w:cs="Arial"/>
                    <w:sz w:val="24"/>
                    <w:szCs w:val="24"/>
                  </w:rPr>
                </w:rPrChange>
              </w:rPr>
            </w:pPr>
            <w:r w:rsidRPr="00A66A0B">
              <w:rPr>
                <w:rFonts w:ascii="Arial" w:hAnsi="Arial" w:cs="Arial"/>
                <w:sz w:val="18"/>
                <w:szCs w:val="18"/>
                <w:rPrChange w:id="41" w:author="REY" w:date="2019-12-27T21:55:00Z">
                  <w:rPr>
                    <w:rFonts w:ascii="Arial" w:hAnsi="Arial" w:cs="Arial"/>
                    <w:sz w:val="24"/>
                    <w:szCs w:val="24"/>
                  </w:rPr>
                </w:rPrChange>
              </w:rPr>
              <w:t>DEL CIMIRM EN LA LOCALIDAD DE HUACRAPUQUIO ISTRITO</w:t>
            </w:r>
          </w:p>
          <w:p w14:paraId="467AB187" w14:textId="77777777" w:rsidR="00A66A0B" w:rsidRPr="00A66A0B" w:rsidRDefault="00A66A0B" w:rsidP="00231601">
            <w:pPr>
              <w:autoSpaceDE w:val="0"/>
              <w:autoSpaceDN w:val="0"/>
              <w:adjustRightInd w:val="0"/>
              <w:spacing w:line="360" w:lineRule="auto"/>
              <w:rPr>
                <w:rFonts w:ascii="Arial" w:hAnsi="Arial" w:cs="Arial"/>
                <w:sz w:val="18"/>
                <w:szCs w:val="18"/>
                <w:rPrChange w:id="42" w:author="REY" w:date="2019-12-27T21:55:00Z">
                  <w:rPr>
                    <w:rFonts w:ascii="Arial" w:hAnsi="Arial" w:cs="Arial"/>
                    <w:sz w:val="24"/>
                    <w:szCs w:val="24"/>
                  </w:rPr>
                </w:rPrChange>
              </w:rPr>
            </w:pPr>
            <w:r w:rsidRPr="00A66A0B">
              <w:rPr>
                <w:rFonts w:ascii="Arial" w:hAnsi="Arial" w:cs="Arial"/>
                <w:sz w:val="18"/>
                <w:szCs w:val="18"/>
                <w:rPrChange w:id="43" w:author="REY" w:date="2019-12-27T21:55:00Z">
                  <w:rPr>
                    <w:rFonts w:ascii="Arial" w:hAnsi="Arial" w:cs="Arial"/>
                    <w:sz w:val="24"/>
                    <w:szCs w:val="24"/>
                  </w:rPr>
                </w:rPrChange>
              </w:rPr>
              <w:t>DE HUACRAPUQUIO -</w:t>
            </w:r>
          </w:p>
        </w:tc>
      </w:tr>
      <w:tr w:rsidR="00A66A0B" w:rsidRPr="00A66A0B" w14:paraId="4D18BC93" w14:textId="77777777" w:rsidTr="00DE277F">
        <w:tc>
          <w:tcPr>
            <w:tcW w:w="704" w:type="dxa"/>
          </w:tcPr>
          <w:p w14:paraId="576C80F2"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23</w:t>
            </w:r>
          </w:p>
        </w:tc>
        <w:tc>
          <w:tcPr>
            <w:tcW w:w="8974" w:type="dxa"/>
            <w:gridSpan w:val="2"/>
          </w:tcPr>
          <w:p w14:paraId="789BBA86" w14:textId="77777777" w:rsidR="00A66A0B" w:rsidRPr="00A66A0B" w:rsidDel="0047756C" w:rsidRDefault="00A66A0B" w:rsidP="00231601">
            <w:pPr>
              <w:autoSpaceDE w:val="0"/>
              <w:autoSpaceDN w:val="0"/>
              <w:adjustRightInd w:val="0"/>
              <w:spacing w:line="360" w:lineRule="auto"/>
              <w:jc w:val="both"/>
              <w:rPr>
                <w:del w:id="44" w:author="REY" w:date="2019-12-27T22:01:00Z"/>
                <w:rFonts w:ascii="Arial" w:hAnsi="Arial" w:cs="Arial"/>
                <w:sz w:val="18"/>
                <w:szCs w:val="18"/>
                <w:rPrChange w:id="45" w:author="REY" w:date="2019-12-27T21:55:00Z">
                  <w:rPr>
                    <w:del w:id="46" w:author="REY" w:date="2019-12-27T22:01:00Z"/>
                    <w:rFonts w:ascii="Arial" w:hAnsi="Arial" w:cs="Arial"/>
                    <w:sz w:val="24"/>
                    <w:szCs w:val="24"/>
                  </w:rPr>
                </w:rPrChange>
              </w:rPr>
            </w:pPr>
            <w:r w:rsidRPr="00A66A0B">
              <w:rPr>
                <w:rFonts w:ascii="Arial" w:hAnsi="Arial" w:cs="Arial"/>
                <w:sz w:val="18"/>
                <w:szCs w:val="18"/>
                <w:rPrChange w:id="47" w:author="REY" w:date="2019-12-27T21:55:00Z">
                  <w:rPr>
                    <w:rFonts w:ascii="Arial" w:hAnsi="Arial" w:cs="Arial"/>
                    <w:sz w:val="24"/>
                    <w:szCs w:val="24"/>
                  </w:rPr>
                </w:rPrChange>
              </w:rPr>
              <w:t>CREACION DEL PUENTE ALIANZA LA BREÑA LOCALIDAD DE</w:t>
            </w:r>
            <w:ins w:id="48" w:author="REY" w:date="2019-12-27T22:01:00Z">
              <w:r w:rsidRPr="00A66A0B">
                <w:rPr>
                  <w:rFonts w:ascii="Arial" w:hAnsi="Arial" w:cs="Arial"/>
                  <w:sz w:val="18"/>
                  <w:szCs w:val="18"/>
                </w:rPr>
                <w:t xml:space="preserve"> </w:t>
              </w:r>
            </w:ins>
          </w:p>
          <w:p w14:paraId="094F9521"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49" w:author="REY" w:date="2019-12-27T21:55:00Z">
                  <w:rPr>
                    <w:rFonts w:ascii="Arial" w:hAnsi="Arial" w:cs="Arial"/>
                    <w:sz w:val="24"/>
                    <w:szCs w:val="24"/>
                  </w:rPr>
                </w:rPrChange>
              </w:rPr>
            </w:pPr>
            <w:r w:rsidRPr="00A66A0B">
              <w:rPr>
                <w:rFonts w:ascii="Arial" w:hAnsi="Arial" w:cs="Arial"/>
                <w:sz w:val="18"/>
                <w:szCs w:val="18"/>
                <w:rPrChange w:id="50" w:author="REY" w:date="2019-12-27T21:55:00Z">
                  <w:rPr>
                    <w:rFonts w:ascii="Arial" w:hAnsi="Arial" w:cs="Arial"/>
                    <w:sz w:val="24"/>
                    <w:szCs w:val="24"/>
                  </w:rPr>
                </w:rPrChange>
              </w:rPr>
              <w:t>HUACRAPUQUIO DISTRITO DE HUACRAPUQUIO-</w:t>
            </w:r>
          </w:p>
        </w:tc>
      </w:tr>
      <w:tr w:rsidR="00A66A0B" w:rsidRPr="00A66A0B" w14:paraId="2771B929" w14:textId="77777777" w:rsidTr="00DE277F">
        <w:tc>
          <w:tcPr>
            <w:tcW w:w="704" w:type="dxa"/>
          </w:tcPr>
          <w:p w14:paraId="490725F9"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24</w:t>
            </w:r>
          </w:p>
        </w:tc>
        <w:tc>
          <w:tcPr>
            <w:tcW w:w="8974" w:type="dxa"/>
            <w:gridSpan w:val="2"/>
          </w:tcPr>
          <w:p w14:paraId="3248A1BE"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51" w:author="REY" w:date="2019-12-27T21:55:00Z">
                  <w:rPr>
                    <w:rFonts w:ascii="Arial" w:hAnsi="Arial" w:cs="Arial"/>
                    <w:sz w:val="24"/>
                    <w:szCs w:val="24"/>
                  </w:rPr>
                </w:rPrChange>
              </w:rPr>
            </w:pPr>
            <w:r w:rsidRPr="00A66A0B">
              <w:rPr>
                <w:rFonts w:ascii="Arial" w:hAnsi="Arial" w:cs="Arial"/>
                <w:sz w:val="18"/>
                <w:szCs w:val="18"/>
                <w:rPrChange w:id="52" w:author="REY" w:date="2019-12-27T21:55:00Z">
                  <w:rPr>
                    <w:rFonts w:ascii="Arial" w:hAnsi="Arial" w:cs="Arial"/>
                    <w:sz w:val="24"/>
                    <w:szCs w:val="24"/>
                  </w:rPr>
                </w:rPrChange>
              </w:rPr>
              <w:t>MEJORAMIENTO DE LOS PONTONES A LOS ACCESOS CALLE JOSE OLAYA, MARISCAL CACERES</w:t>
            </w:r>
            <w:del w:id="53" w:author="REY" w:date="2019-12-27T22:00:00Z">
              <w:r w:rsidRPr="00A66A0B" w:rsidDel="002B639C">
                <w:rPr>
                  <w:rFonts w:ascii="Arial" w:hAnsi="Arial" w:cs="Arial"/>
                  <w:sz w:val="18"/>
                  <w:szCs w:val="18"/>
                  <w:rPrChange w:id="54" w:author="REY" w:date="2019-12-27T21:55:00Z">
                    <w:rPr>
                      <w:rFonts w:ascii="Arial" w:hAnsi="Arial" w:cs="Arial"/>
                      <w:sz w:val="24"/>
                      <w:szCs w:val="24"/>
                    </w:rPr>
                  </w:rPrChange>
                </w:rPr>
                <w:delText>,SANTA</w:delText>
              </w:r>
            </w:del>
            <w:ins w:id="55" w:author="REY" w:date="2019-12-27T22:00:00Z">
              <w:r w:rsidRPr="00A66A0B">
                <w:rPr>
                  <w:rFonts w:ascii="Arial" w:hAnsi="Arial" w:cs="Arial"/>
                  <w:sz w:val="18"/>
                  <w:szCs w:val="18"/>
                </w:rPr>
                <w:t>, SANTA</w:t>
              </w:r>
            </w:ins>
            <w:r w:rsidRPr="00A66A0B">
              <w:rPr>
                <w:rFonts w:ascii="Arial" w:hAnsi="Arial" w:cs="Arial"/>
                <w:sz w:val="18"/>
                <w:szCs w:val="18"/>
                <w:rPrChange w:id="56" w:author="REY" w:date="2019-12-27T21:55:00Z">
                  <w:rPr>
                    <w:rFonts w:ascii="Arial" w:hAnsi="Arial" w:cs="Arial"/>
                    <w:sz w:val="24"/>
                    <w:szCs w:val="24"/>
                  </w:rPr>
                </w:rPrChange>
              </w:rPr>
              <w:t xml:space="preserve"> ROSA Y LA BREÑA DISTRITO DE HUACRAPUQUIO.</w:t>
            </w:r>
          </w:p>
        </w:tc>
      </w:tr>
      <w:tr w:rsidR="00A66A0B" w:rsidRPr="00A66A0B" w14:paraId="4D9F057A" w14:textId="77777777" w:rsidTr="00DE277F">
        <w:tc>
          <w:tcPr>
            <w:tcW w:w="704" w:type="dxa"/>
          </w:tcPr>
          <w:p w14:paraId="50D92A24" w14:textId="77777777" w:rsidR="00A66A0B" w:rsidRPr="00A66A0B" w:rsidRDefault="00F5237C" w:rsidP="00231601">
            <w:pPr>
              <w:autoSpaceDE w:val="0"/>
              <w:autoSpaceDN w:val="0"/>
              <w:adjustRightInd w:val="0"/>
              <w:spacing w:line="360" w:lineRule="auto"/>
              <w:jc w:val="both"/>
              <w:rPr>
                <w:rFonts w:ascii="Arial" w:hAnsi="Arial" w:cs="Arial"/>
                <w:color w:val="000000"/>
                <w:sz w:val="20"/>
                <w:szCs w:val="20"/>
              </w:rPr>
            </w:pPr>
            <w:r>
              <w:rPr>
                <w:rFonts w:ascii="Arial" w:hAnsi="Arial" w:cs="Arial"/>
                <w:color w:val="000000"/>
                <w:sz w:val="20"/>
                <w:szCs w:val="20"/>
              </w:rPr>
              <w:t>25</w:t>
            </w:r>
          </w:p>
        </w:tc>
        <w:tc>
          <w:tcPr>
            <w:tcW w:w="8974" w:type="dxa"/>
            <w:gridSpan w:val="2"/>
          </w:tcPr>
          <w:p w14:paraId="36329586"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57" w:author="REY" w:date="2019-12-27T21:55:00Z">
                  <w:rPr>
                    <w:rFonts w:ascii="Arial" w:hAnsi="Arial" w:cs="Arial"/>
                    <w:sz w:val="24"/>
                    <w:szCs w:val="24"/>
                  </w:rPr>
                </w:rPrChange>
              </w:rPr>
            </w:pPr>
            <w:r w:rsidRPr="00A66A0B">
              <w:rPr>
                <w:rFonts w:ascii="Arial" w:hAnsi="Arial" w:cs="Arial"/>
                <w:sz w:val="18"/>
                <w:szCs w:val="18"/>
                <w:rPrChange w:id="58" w:author="REY" w:date="2019-12-27T21:55:00Z">
                  <w:rPr>
                    <w:rFonts w:ascii="Arial" w:hAnsi="Arial" w:cs="Arial"/>
                    <w:b/>
                    <w:sz w:val="24"/>
                    <w:szCs w:val="24"/>
                  </w:rPr>
                </w:rPrChange>
              </w:rPr>
              <w:t>MEJORAMIENTO DE LA CAPACIDAD RESOLUTIVA DEL ESTABLECIMIENTO DE SALUD DE CATEGORIA 1 – 2 DEL DISTRITO DE HUACRAPUQUIO</w:t>
            </w:r>
            <w:r w:rsidRPr="00A66A0B">
              <w:rPr>
                <w:rFonts w:ascii="Arial" w:hAnsi="Arial" w:cs="Arial"/>
                <w:sz w:val="18"/>
                <w:szCs w:val="18"/>
                <w:rPrChange w:id="59" w:author="REY" w:date="2019-12-27T21:55:00Z">
                  <w:rPr>
                    <w:rFonts w:ascii="Arial" w:hAnsi="Arial" w:cs="Arial"/>
                    <w:sz w:val="24"/>
                    <w:szCs w:val="24"/>
                  </w:rPr>
                </w:rPrChange>
              </w:rPr>
              <w:t xml:space="preserve"> -</w:t>
            </w:r>
          </w:p>
        </w:tc>
      </w:tr>
      <w:tr w:rsidR="00A66A0B" w:rsidRPr="00A66A0B" w14:paraId="6B157606" w14:textId="77777777" w:rsidTr="00DE277F">
        <w:tc>
          <w:tcPr>
            <w:tcW w:w="704" w:type="dxa"/>
          </w:tcPr>
          <w:p w14:paraId="68A20451"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26</w:t>
            </w:r>
          </w:p>
        </w:tc>
        <w:tc>
          <w:tcPr>
            <w:tcW w:w="8974" w:type="dxa"/>
            <w:gridSpan w:val="2"/>
          </w:tcPr>
          <w:p w14:paraId="2A8C7FF4"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60" w:author="REY" w:date="2019-12-27T21:55:00Z">
                  <w:rPr>
                    <w:rFonts w:ascii="Arial" w:hAnsi="Arial" w:cs="Arial"/>
                    <w:sz w:val="24"/>
                    <w:szCs w:val="24"/>
                  </w:rPr>
                </w:rPrChange>
              </w:rPr>
            </w:pPr>
            <w:r w:rsidRPr="00A66A0B">
              <w:rPr>
                <w:rFonts w:ascii="Arial" w:hAnsi="Arial" w:cs="Arial"/>
                <w:sz w:val="18"/>
                <w:szCs w:val="18"/>
                <w:rPrChange w:id="61" w:author="REY" w:date="2019-12-27T21:55:00Z">
                  <w:rPr>
                    <w:rFonts w:ascii="Arial" w:hAnsi="Arial" w:cs="Arial"/>
                    <w:sz w:val="24"/>
                    <w:szCs w:val="24"/>
                  </w:rPr>
                </w:rPrChange>
              </w:rPr>
              <w:t>MEJORAMIENTO Y AMPLIACION DEL SERVICIO EDUCATIVO DEL JARDÍN DE NIÑOS N° 1105 DEL ANEXO LA BREÑA DEL DISTRITO DE HUACRAPUQUIO -</w:t>
            </w:r>
          </w:p>
        </w:tc>
      </w:tr>
      <w:tr w:rsidR="00A66A0B" w:rsidRPr="00A66A0B" w14:paraId="1C36E769" w14:textId="77777777" w:rsidTr="00DE277F">
        <w:tc>
          <w:tcPr>
            <w:tcW w:w="704" w:type="dxa"/>
          </w:tcPr>
          <w:p w14:paraId="315DC1D6"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27</w:t>
            </w:r>
          </w:p>
        </w:tc>
        <w:tc>
          <w:tcPr>
            <w:tcW w:w="8974" w:type="dxa"/>
            <w:gridSpan w:val="2"/>
          </w:tcPr>
          <w:p w14:paraId="74E1F9BE" w14:textId="77777777" w:rsidR="00A66A0B" w:rsidRPr="00A66A0B" w:rsidRDefault="00A66A0B" w:rsidP="00231601">
            <w:pPr>
              <w:autoSpaceDE w:val="0"/>
              <w:autoSpaceDN w:val="0"/>
              <w:adjustRightInd w:val="0"/>
              <w:spacing w:line="360" w:lineRule="auto"/>
              <w:jc w:val="both"/>
              <w:rPr>
                <w:rFonts w:ascii="Arial" w:hAnsi="Arial" w:cs="Arial"/>
                <w:color w:val="000000"/>
                <w:sz w:val="18"/>
                <w:szCs w:val="18"/>
                <w:rPrChange w:id="62" w:author="REY" w:date="2019-12-27T21:55:00Z">
                  <w:rPr>
                    <w:rFonts w:ascii="Arial" w:hAnsi="Arial" w:cs="Arial"/>
                    <w:color w:val="000000"/>
                    <w:sz w:val="24"/>
                    <w:szCs w:val="24"/>
                  </w:rPr>
                </w:rPrChange>
              </w:rPr>
            </w:pPr>
            <w:r w:rsidRPr="00A66A0B">
              <w:rPr>
                <w:rFonts w:ascii="Arial" w:hAnsi="Arial" w:cs="Arial"/>
                <w:sz w:val="18"/>
                <w:szCs w:val="18"/>
                <w:rPrChange w:id="63" w:author="REY" w:date="2019-12-27T21:55:00Z">
                  <w:rPr>
                    <w:rFonts w:ascii="Arial" w:hAnsi="Arial" w:cs="Arial"/>
                    <w:sz w:val="24"/>
                    <w:szCs w:val="24"/>
                  </w:rPr>
                </w:rPrChange>
              </w:rPr>
              <w:t>MEJORAMIENTO DEL PALACIO MUNICIPAL DE LA LOCALIDAD DE HUACRAPUQUIO.</w:t>
            </w:r>
          </w:p>
        </w:tc>
      </w:tr>
      <w:tr w:rsidR="00A66A0B" w:rsidRPr="00A66A0B" w14:paraId="330AB049" w14:textId="77777777" w:rsidTr="00DE277F">
        <w:tc>
          <w:tcPr>
            <w:tcW w:w="704" w:type="dxa"/>
          </w:tcPr>
          <w:p w14:paraId="01586484"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28</w:t>
            </w:r>
          </w:p>
        </w:tc>
        <w:tc>
          <w:tcPr>
            <w:tcW w:w="8974" w:type="dxa"/>
            <w:gridSpan w:val="2"/>
          </w:tcPr>
          <w:p w14:paraId="3714C65D" w14:textId="77777777" w:rsidR="00A66A0B" w:rsidRPr="00A66A0B" w:rsidRDefault="00A66A0B" w:rsidP="00231601">
            <w:pPr>
              <w:autoSpaceDE w:val="0"/>
              <w:autoSpaceDN w:val="0"/>
              <w:adjustRightInd w:val="0"/>
              <w:spacing w:line="360" w:lineRule="auto"/>
              <w:jc w:val="both"/>
              <w:rPr>
                <w:rFonts w:ascii="Arial" w:hAnsi="Arial" w:cs="Arial"/>
                <w:color w:val="000000"/>
                <w:sz w:val="18"/>
                <w:szCs w:val="18"/>
                <w:rPrChange w:id="64" w:author="REY" w:date="2019-12-27T21:55:00Z">
                  <w:rPr>
                    <w:rFonts w:ascii="Arial" w:hAnsi="Arial" w:cs="Arial"/>
                    <w:color w:val="000000"/>
                    <w:sz w:val="24"/>
                    <w:szCs w:val="24"/>
                  </w:rPr>
                </w:rPrChange>
              </w:rPr>
            </w:pPr>
            <w:r w:rsidRPr="00A66A0B">
              <w:rPr>
                <w:rFonts w:ascii="Arial" w:hAnsi="Arial" w:cs="Arial"/>
                <w:sz w:val="18"/>
                <w:szCs w:val="18"/>
                <w:rPrChange w:id="65" w:author="REY" w:date="2019-12-27T21:55:00Z">
                  <w:rPr>
                    <w:rFonts w:ascii="Arial" w:hAnsi="Arial" w:cs="Arial"/>
                    <w:sz w:val="24"/>
                    <w:szCs w:val="24"/>
                  </w:rPr>
                </w:rPrChange>
              </w:rPr>
              <w:t xml:space="preserve">REMODELACION DEL PARQUE; PRINCIPAL DEL DISTRITO DE HUACRAPUQUIO, </w:t>
            </w:r>
          </w:p>
        </w:tc>
      </w:tr>
      <w:tr w:rsidR="00A66A0B" w:rsidRPr="00A66A0B" w14:paraId="32966720" w14:textId="77777777" w:rsidTr="00DE277F">
        <w:tc>
          <w:tcPr>
            <w:tcW w:w="704" w:type="dxa"/>
          </w:tcPr>
          <w:p w14:paraId="3C199EEF"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29</w:t>
            </w:r>
          </w:p>
        </w:tc>
        <w:tc>
          <w:tcPr>
            <w:tcW w:w="8974" w:type="dxa"/>
            <w:gridSpan w:val="2"/>
          </w:tcPr>
          <w:p w14:paraId="3DF31C6D"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66" w:author="REY" w:date="2019-12-27T21:55:00Z">
                  <w:rPr>
                    <w:rFonts w:ascii="Arial" w:hAnsi="Arial" w:cs="Arial"/>
                    <w:sz w:val="24"/>
                    <w:szCs w:val="24"/>
                  </w:rPr>
                </w:rPrChange>
              </w:rPr>
            </w:pPr>
            <w:r w:rsidRPr="00A66A0B">
              <w:rPr>
                <w:rFonts w:ascii="Arial" w:hAnsi="Arial" w:cs="Arial"/>
                <w:sz w:val="18"/>
                <w:szCs w:val="18"/>
                <w:rPrChange w:id="67" w:author="REY" w:date="2019-12-27T21:55:00Z">
                  <w:rPr>
                    <w:rFonts w:ascii="Arial" w:hAnsi="Arial" w:cs="Arial"/>
                    <w:sz w:val="24"/>
                    <w:szCs w:val="24"/>
                  </w:rPr>
                </w:rPrChange>
              </w:rPr>
              <w:t xml:space="preserve">MEJORAMIENTO DEL PARQUE LA BREÑA DISTRITO DE HUACRAPUQUIO  </w:t>
            </w:r>
          </w:p>
        </w:tc>
      </w:tr>
      <w:tr w:rsidR="00A66A0B" w:rsidRPr="00A66A0B" w14:paraId="1BE242B3" w14:textId="77777777" w:rsidTr="00DE277F">
        <w:tc>
          <w:tcPr>
            <w:tcW w:w="704" w:type="dxa"/>
          </w:tcPr>
          <w:p w14:paraId="4EFF152F"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30</w:t>
            </w:r>
          </w:p>
        </w:tc>
        <w:tc>
          <w:tcPr>
            <w:tcW w:w="8974" w:type="dxa"/>
            <w:gridSpan w:val="2"/>
          </w:tcPr>
          <w:p w14:paraId="2ADC8EC2" w14:textId="77777777" w:rsidR="00A66A0B" w:rsidRPr="00A66A0B" w:rsidDel="002B639C" w:rsidRDefault="00A66A0B" w:rsidP="00231601">
            <w:pPr>
              <w:autoSpaceDE w:val="0"/>
              <w:autoSpaceDN w:val="0"/>
              <w:adjustRightInd w:val="0"/>
              <w:spacing w:line="360" w:lineRule="auto"/>
              <w:jc w:val="both"/>
              <w:rPr>
                <w:del w:id="68" w:author="REY" w:date="2019-12-27T21:56:00Z"/>
                <w:rFonts w:ascii="Arial" w:hAnsi="Arial" w:cs="Arial"/>
                <w:sz w:val="18"/>
                <w:szCs w:val="18"/>
                <w:rPrChange w:id="69" w:author="REY" w:date="2019-12-27T21:55:00Z">
                  <w:rPr>
                    <w:del w:id="70" w:author="REY" w:date="2019-12-27T21:56:00Z"/>
                    <w:rFonts w:ascii="Arial" w:hAnsi="Arial" w:cs="Arial"/>
                    <w:sz w:val="24"/>
                    <w:szCs w:val="24"/>
                  </w:rPr>
                </w:rPrChange>
              </w:rPr>
            </w:pPr>
            <w:r w:rsidRPr="00A66A0B">
              <w:rPr>
                <w:rFonts w:ascii="Arial" w:hAnsi="Arial" w:cs="Arial"/>
                <w:sz w:val="18"/>
                <w:szCs w:val="18"/>
                <w:rPrChange w:id="71" w:author="REY" w:date="2019-12-27T21:55:00Z">
                  <w:rPr>
                    <w:rFonts w:ascii="Arial" w:hAnsi="Arial" w:cs="Arial"/>
                    <w:sz w:val="24"/>
                    <w:szCs w:val="24"/>
                  </w:rPr>
                </w:rPrChange>
              </w:rPr>
              <w:t>MEJORAMIENTO DEL PARQUE HUARISCA DEL DISTRITO DE</w:t>
            </w:r>
            <w:ins w:id="72" w:author="REY" w:date="2019-12-27T21:56:00Z">
              <w:r w:rsidRPr="00A66A0B">
                <w:rPr>
                  <w:rFonts w:ascii="Arial" w:hAnsi="Arial" w:cs="Arial"/>
                  <w:sz w:val="18"/>
                  <w:szCs w:val="18"/>
                </w:rPr>
                <w:t xml:space="preserve"> </w:t>
              </w:r>
            </w:ins>
          </w:p>
          <w:p w14:paraId="6A5D646B"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73" w:author="REY" w:date="2019-12-27T21:55:00Z">
                  <w:rPr>
                    <w:rFonts w:ascii="Arial" w:hAnsi="Arial" w:cs="Arial"/>
                    <w:sz w:val="24"/>
                    <w:szCs w:val="24"/>
                  </w:rPr>
                </w:rPrChange>
              </w:rPr>
            </w:pPr>
            <w:r w:rsidRPr="00A66A0B">
              <w:rPr>
                <w:rFonts w:ascii="Arial" w:hAnsi="Arial" w:cs="Arial"/>
                <w:sz w:val="18"/>
                <w:szCs w:val="18"/>
                <w:rPrChange w:id="74" w:author="REY" w:date="2019-12-27T21:55:00Z">
                  <w:rPr>
                    <w:rFonts w:ascii="Arial" w:hAnsi="Arial" w:cs="Arial"/>
                    <w:sz w:val="24"/>
                    <w:szCs w:val="24"/>
                  </w:rPr>
                </w:rPrChange>
              </w:rPr>
              <w:t>HUACRAPUQUIO.</w:t>
            </w:r>
          </w:p>
        </w:tc>
      </w:tr>
      <w:tr w:rsidR="00A66A0B" w:rsidRPr="00A66A0B" w14:paraId="4C0A9D99" w14:textId="77777777" w:rsidTr="00DE277F">
        <w:tc>
          <w:tcPr>
            <w:tcW w:w="704" w:type="dxa"/>
          </w:tcPr>
          <w:p w14:paraId="5225A119"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31</w:t>
            </w:r>
          </w:p>
        </w:tc>
        <w:tc>
          <w:tcPr>
            <w:tcW w:w="8974" w:type="dxa"/>
            <w:gridSpan w:val="2"/>
          </w:tcPr>
          <w:p w14:paraId="08A20E48"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75" w:author="REY" w:date="2019-12-27T21:55:00Z">
                  <w:rPr>
                    <w:rFonts w:ascii="Arial" w:hAnsi="Arial" w:cs="Arial"/>
                    <w:sz w:val="24"/>
                    <w:szCs w:val="24"/>
                  </w:rPr>
                </w:rPrChange>
              </w:rPr>
            </w:pPr>
            <w:r w:rsidRPr="00A66A0B">
              <w:rPr>
                <w:rFonts w:ascii="Arial" w:hAnsi="Arial" w:cs="Arial"/>
                <w:sz w:val="18"/>
                <w:szCs w:val="18"/>
                <w:rPrChange w:id="76" w:author="REY" w:date="2019-12-27T21:55:00Z">
                  <w:rPr>
                    <w:rFonts w:ascii="Arial" w:hAnsi="Arial" w:cs="Arial"/>
                    <w:sz w:val="24"/>
                    <w:szCs w:val="24"/>
                  </w:rPr>
                </w:rPrChange>
              </w:rPr>
              <w:t>CREACION DEL CEMENTERIO DEL ANEXO DE  HUARISCA</w:t>
            </w:r>
          </w:p>
        </w:tc>
      </w:tr>
      <w:tr w:rsidR="00A66A0B" w:rsidRPr="00A66A0B" w14:paraId="12E458BC" w14:textId="77777777" w:rsidTr="00DE277F">
        <w:tc>
          <w:tcPr>
            <w:tcW w:w="704" w:type="dxa"/>
          </w:tcPr>
          <w:p w14:paraId="4E4CCE53"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32</w:t>
            </w:r>
          </w:p>
        </w:tc>
        <w:tc>
          <w:tcPr>
            <w:tcW w:w="8974" w:type="dxa"/>
            <w:gridSpan w:val="2"/>
          </w:tcPr>
          <w:p w14:paraId="73941486" w14:textId="77777777" w:rsidR="00A66A0B" w:rsidRPr="00A66A0B" w:rsidRDefault="00A66A0B" w:rsidP="00231601">
            <w:pPr>
              <w:autoSpaceDE w:val="0"/>
              <w:autoSpaceDN w:val="0"/>
              <w:adjustRightInd w:val="0"/>
              <w:spacing w:line="360" w:lineRule="auto"/>
              <w:jc w:val="both"/>
              <w:rPr>
                <w:rFonts w:ascii="Arial" w:hAnsi="Arial" w:cs="Arial"/>
                <w:color w:val="000000"/>
                <w:sz w:val="18"/>
                <w:szCs w:val="18"/>
                <w:rPrChange w:id="77" w:author="REY" w:date="2019-12-27T21:55:00Z">
                  <w:rPr>
                    <w:rFonts w:ascii="Arial" w:hAnsi="Arial" w:cs="Arial"/>
                    <w:color w:val="000000"/>
                    <w:sz w:val="24"/>
                    <w:szCs w:val="24"/>
                  </w:rPr>
                </w:rPrChange>
              </w:rPr>
            </w:pPr>
            <w:r w:rsidRPr="00A66A0B">
              <w:rPr>
                <w:rFonts w:ascii="Arial" w:hAnsi="Arial" w:cs="Arial"/>
                <w:sz w:val="18"/>
                <w:szCs w:val="18"/>
                <w:rPrChange w:id="78" w:author="REY" w:date="2019-12-27T21:55:00Z">
                  <w:rPr>
                    <w:rFonts w:ascii="Arial" w:hAnsi="Arial" w:cs="Arial"/>
                    <w:sz w:val="24"/>
                    <w:szCs w:val="24"/>
                  </w:rPr>
                </w:rPrChange>
              </w:rPr>
              <w:t>MEJORAMIENTO Y AMPLIACION DEL LOCAL MULTIUSOS DEL ANEXO LA BREÑA DEL DISTRITO  DE HUACRAPUQUIO</w:t>
            </w:r>
          </w:p>
        </w:tc>
      </w:tr>
      <w:tr w:rsidR="00A66A0B" w:rsidRPr="00A66A0B" w14:paraId="5C07517F" w14:textId="77777777" w:rsidTr="00DE277F">
        <w:tc>
          <w:tcPr>
            <w:tcW w:w="704" w:type="dxa"/>
          </w:tcPr>
          <w:p w14:paraId="5D2CE81B"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33</w:t>
            </w:r>
          </w:p>
        </w:tc>
        <w:tc>
          <w:tcPr>
            <w:tcW w:w="8974" w:type="dxa"/>
            <w:gridSpan w:val="2"/>
          </w:tcPr>
          <w:p w14:paraId="1ED13C69"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79" w:author="REY" w:date="2019-12-27T21:55:00Z">
                  <w:rPr>
                    <w:rFonts w:ascii="Arial" w:hAnsi="Arial" w:cs="Arial"/>
                    <w:sz w:val="24"/>
                    <w:szCs w:val="24"/>
                  </w:rPr>
                </w:rPrChange>
              </w:rPr>
            </w:pPr>
            <w:r w:rsidRPr="00A66A0B">
              <w:rPr>
                <w:rFonts w:ascii="Arial" w:hAnsi="Arial" w:cs="Arial"/>
                <w:sz w:val="18"/>
                <w:szCs w:val="18"/>
                <w:rPrChange w:id="80" w:author="REY" w:date="2019-12-27T21:55:00Z">
                  <w:rPr>
                    <w:rFonts w:ascii="Arial" w:hAnsi="Arial" w:cs="Arial"/>
                    <w:sz w:val="24"/>
                    <w:szCs w:val="24"/>
                  </w:rPr>
                </w:rPrChange>
              </w:rPr>
              <w:t>CREACION DEL LOCAL COMUNAL DEL BARRIO LIBERTAD DEL DISTRITO DE HUACRAPUQUIO.</w:t>
            </w:r>
          </w:p>
        </w:tc>
      </w:tr>
      <w:tr w:rsidR="00A66A0B" w:rsidRPr="00A66A0B" w14:paraId="23FE18EA" w14:textId="77777777" w:rsidTr="00DE277F">
        <w:tc>
          <w:tcPr>
            <w:tcW w:w="704" w:type="dxa"/>
          </w:tcPr>
          <w:p w14:paraId="1FCE6EAC"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34</w:t>
            </w:r>
          </w:p>
        </w:tc>
        <w:tc>
          <w:tcPr>
            <w:tcW w:w="8974" w:type="dxa"/>
            <w:gridSpan w:val="2"/>
          </w:tcPr>
          <w:p w14:paraId="4D7887C9"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81" w:author="REY" w:date="2019-12-27T21:55:00Z">
                  <w:rPr>
                    <w:rFonts w:ascii="Arial" w:hAnsi="Arial" w:cs="Arial"/>
                    <w:sz w:val="24"/>
                    <w:szCs w:val="24"/>
                  </w:rPr>
                </w:rPrChange>
              </w:rPr>
            </w:pPr>
            <w:r w:rsidRPr="00A66A0B">
              <w:rPr>
                <w:rFonts w:ascii="Arial" w:hAnsi="Arial" w:cs="Arial"/>
                <w:sz w:val="18"/>
                <w:szCs w:val="18"/>
                <w:rPrChange w:id="82" w:author="REY" w:date="2019-12-27T21:55:00Z">
                  <w:rPr>
                    <w:rFonts w:ascii="Arial" w:hAnsi="Arial" w:cs="Arial"/>
                    <w:sz w:val="24"/>
                    <w:szCs w:val="24"/>
                  </w:rPr>
                </w:rPrChange>
              </w:rPr>
              <w:t>CREACION DEL LOCAL COMUNAL DEL BARRIO HUARISCA DEL DISTRITO DE HUACRAPUQUIO</w:t>
            </w:r>
          </w:p>
        </w:tc>
      </w:tr>
      <w:tr w:rsidR="00A66A0B" w:rsidRPr="00A66A0B" w14:paraId="1A3F37E1" w14:textId="77777777" w:rsidTr="00DE277F">
        <w:tc>
          <w:tcPr>
            <w:tcW w:w="704" w:type="dxa"/>
          </w:tcPr>
          <w:p w14:paraId="660E9C40"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35</w:t>
            </w:r>
          </w:p>
        </w:tc>
        <w:tc>
          <w:tcPr>
            <w:tcW w:w="8974" w:type="dxa"/>
            <w:gridSpan w:val="2"/>
          </w:tcPr>
          <w:p w14:paraId="598D3BE2"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83" w:author="REY" w:date="2019-12-27T21:55:00Z">
                  <w:rPr>
                    <w:rFonts w:ascii="Arial" w:hAnsi="Arial" w:cs="Arial"/>
                    <w:sz w:val="24"/>
                    <w:szCs w:val="24"/>
                  </w:rPr>
                </w:rPrChange>
              </w:rPr>
            </w:pPr>
            <w:r w:rsidRPr="00A66A0B">
              <w:rPr>
                <w:rFonts w:ascii="Arial" w:hAnsi="Arial" w:cs="Arial"/>
                <w:sz w:val="18"/>
                <w:szCs w:val="18"/>
                <w:rPrChange w:id="84" w:author="REY" w:date="2019-12-27T21:55:00Z">
                  <w:rPr>
                    <w:rFonts w:ascii="Arial" w:hAnsi="Arial" w:cs="Arial"/>
                    <w:sz w:val="24"/>
                    <w:szCs w:val="24"/>
                  </w:rPr>
                </w:rPrChange>
              </w:rPr>
              <w:t xml:space="preserve">CREACION DEL LOCAL COMUNAL DEL BARRIO LA BREÑA DEL DISTRITO DE HUACRAPUQUIO </w:t>
            </w:r>
          </w:p>
        </w:tc>
      </w:tr>
      <w:tr w:rsidR="00A66A0B" w:rsidRPr="00A66A0B" w14:paraId="7DD71421" w14:textId="77777777" w:rsidTr="00DE277F">
        <w:tc>
          <w:tcPr>
            <w:tcW w:w="704" w:type="dxa"/>
          </w:tcPr>
          <w:p w14:paraId="064F6000"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36</w:t>
            </w:r>
          </w:p>
        </w:tc>
        <w:tc>
          <w:tcPr>
            <w:tcW w:w="8974" w:type="dxa"/>
            <w:gridSpan w:val="2"/>
          </w:tcPr>
          <w:p w14:paraId="2E228863"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85" w:author="REY" w:date="2019-12-27T21:55:00Z">
                  <w:rPr>
                    <w:rFonts w:ascii="Arial" w:hAnsi="Arial" w:cs="Arial"/>
                    <w:sz w:val="24"/>
                    <w:szCs w:val="24"/>
                  </w:rPr>
                </w:rPrChange>
              </w:rPr>
            </w:pPr>
            <w:r w:rsidRPr="00A66A0B">
              <w:rPr>
                <w:rFonts w:ascii="Arial" w:hAnsi="Arial" w:cs="Arial"/>
                <w:sz w:val="18"/>
                <w:szCs w:val="18"/>
                <w:rPrChange w:id="86" w:author="REY" w:date="2019-12-27T21:55:00Z">
                  <w:rPr>
                    <w:rFonts w:ascii="Arial" w:hAnsi="Arial" w:cs="Arial"/>
                    <w:sz w:val="24"/>
                    <w:szCs w:val="24"/>
                  </w:rPr>
                </w:rPrChange>
              </w:rPr>
              <w:t>CREACION DE LOSA DEPORTIVA BARRIO LA BREÑA DEL DISTRITO DE HUACRAPUQUIO</w:t>
            </w:r>
          </w:p>
        </w:tc>
      </w:tr>
      <w:tr w:rsidR="00A66A0B" w:rsidRPr="00A66A0B" w14:paraId="7B2B288E" w14:textId="77777777" w:rsidTr="00DE277F">
        <w:tc>
          <w:tcPr>
            <w:tcW w:w="704" w:type="dxa"/>
          </w:tcPr>
          <w:p w14:paraId="3F2C31D8"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37</w:t>
            </w:r>
          </w:p>
        </w:tc>
        <w:tc>
          <w:tcPr>
            <w:tcW w:w="8974" w:type="dxa"/>
            <w:gridSpan w:val="2"/>
          </w:tcPr>
          <w:p w14:paraId="1D810F0D"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87" w:author="REY" w:date="2019-12-27T21:55:00Z">
                  <w:rPr>
                    <w:rFonts w:ascii="Arial" w:hAnsi="Arial" w:cs="Arial"/>
                    <w:sz w:val="24"/>
                    <w:szCs w:val="24"/>
                  </w:rPr>
                </w:rPrChange>
              </w:rPr>
            </w:pPr>
            <w:r w:rsidRPr="00A66A0B">
              <w:rPr>
                <w:rFonts w:ascii="Arial" w:hAnsi="Arial" w:cs="Arial"/>
                <w:sz w:val="18"/>
                <w:szCs w:val="18"/>
                <w:rPrChange w:id="88" w:author="REY" w:date="2019-12-27T21:55:00Z">
                  <w:rPr>
                    <w:rFonts w:ascii="Arial" w:hAnsi="Arial" w:cs="Arial"/>
                    <w:sz w:val="24"/>
                    <w:szCs w:val="24"/>
                  </w:rPr>
                </w:rPrChange>
              </w:rPr>
              <w:t>MEJORAMIENTO DEL ESTADIO DISTRITO DE HUACRAPUQUIO</w:t>
            </w:r>
          </w:p>
        </w:tc>
      </w:tr>
      <w:tr w:rsidR="00A66A0B" w:rsidRPr="00A66A0B" w14:paraId="36DCAB09" w14:textId="77777777" w:rsidTr="00DE277F">
        <w:tc>
          <w:tcPr>
            <w:tcW w:w="704" w:type="dxa"/>
          </w:tcPr>
          <w:p w14:paraId="41BFD0B0"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38</w:t>
            </w:r>
          </w:p>
        </w:tc>
        <w:tc>
          <w:tcPr>
            <w:tcW w:w="8974" w:type="dxa"/>
            <w:gridSpan w:val="2"/>
          </w:tcPr>
          <w:p w14:paraId="76B5C893"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89" w:author="REY" w:date="2019-12-27T21:55:00Z">
                  <w:rPr>
                    <w:rFonts w:ascii="Arial" w:hAnsi="Arial" w:cs="Arial"/>
                    <w:sz w:val="24"/>
                    <w:szCs w:val="24"/>
                  </w:rPr>
                </w:rPrChange>
              </w:rPr>
            </w:pPr>
            <w:r w:rsidRPr="00A66A0B">
              <w:rPr>
                <w:rFonts w:ascii="Arial" w:hAnsi="Arial" w:cs="Arial"/>
                <w:sz w:val="18"/>
                <w:szCs w:val="18"/>
                <w:rPrChange w:id="90" w:author="REY" w:date="2019-12-27T21:55:00Z">
                  <w:rPr>
                    <w:rFonts w:ascii="Arial" w:hAnsi="Arial" w:cs="Arial"/>
                    <w:sz w:val="24"/>
                    <w:szCs w:val="24"/>
                  </w:rPr>
                </w:rPrChange>
              </w:rPr>
              <w:t>CREACION DE LOSA DEPORTIVA DEL BARRIO FLORIDA DEL DISTRITO DE HUACRAPUQUIO.</w:t>
            </w:r>
          </w:p>
        </w:tc>
      </w:tr>
      <w:tr w:rsidR="00A66A0B" w:rsidRPr="00A66A0B" w14:paraId="65CC790A" w14:textId="77777777" w:rsidTr="00DE277F">
        <w:tc>
          <w:tcPr>
            <w:tcW w:w="704" w:type="dxa"/>
          </w:tcPr>
          <w:p w14:paraId="4A9A4705"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39</w:t>
            </w:r>
          </w:p>
        </w:tc>
        <w:tc>
          <w:tcPr>
            <w:tcW w:w="8974" w:type="dxa"/>
            <w:gridSpan w:val="2"/>
          </w:tcPr>
          <w:p w14:paraId="1BA360FD"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91" w:author="REY" w:date="2019-12-27T21:55:00Z">
                  <w:rPr>
                    <w:rFonts w:ascii="Arial" w:hAnsi="Arial" w:cs="Arial"/>
                    <w:sz w:val="24"/>
                    <w:szCs w:val="24"/>
                  </w:rPr>
                </w:rPrChange>
              </w:rPr>
            </w:pPr>
            <w:r w:rsidRPr="00A66A0B">
              <w:rPr>
                <w:rFonts w:ascii="Arial" w:hAnsi="Arial" w:cs="Arial"/>
                <w:sz w:val="18"/>
                <w:szCs w:val="18"/>
                <w:rPrChange w:id="92" w:author="REY" w:date="2019-12-27T21:55:00Z">
                  <w:rPr>
                    <w:rFonts w:ascii="Arial" w:hAnsi="Arial" w:cs="Arial"/>
                    <w:sz w:val="24"/>
                    <w:szCs w:val="24"/>
                  </w:rPr>
                </w:rPrChange>
              </w:rPr>
              <w:t>MEJORAMIENTO DE LA LOSA DEPORTIVA DEL BARRIO SANTA ROSA DEL DISTRITO DE HUACRAPUQUIO -</w:t>
            </w:r>
          </w:p>
        </w:tc>
      </w:tr>
      <w:tr w:rsidR="00A66A0B" w:rsidRPr="00A66A0B" w14:paraId="526FDAD9" w14:textId="77777777" w:rsidTr="00DE277F">
        <w:tc>
          <w:tcPr>
            <w:tcW w:w="704" w:type="dxa"/>
          </w:tcPr>
          <w:p w14:paraId="704C5823"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40</w:t>
            </w:r>
          </w:p>
        </w:tc>
        <w:tc>
          <w:tcPr>
            <w:tcW w:w="8974" w:type="dxa"/>
            <w:gridSpan w:val="2"/>
          </w:tcPr>
          <w:p w14:paraId="3BDE18F2"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93" w:author="REY" w:date="2019-12-27T21:55:00Z">
                  <w:rPr>
                    <w:rFonts w:ascii="Arial" w:hAnsi="Arial" w:cs="Arial"/>
                    <w:sz w:val="24"/>
                    <w:szCs w:val="24"/>
                  </w:rPr>
                </w:rPrChange>
              </w:rPr>
            </w:pPr>
            <w:r w:rsidRPr="00A66A0B">
              <w:rPr>
                <w:rFonts w:ascii="Arial" w:hAnsi="Arial" w:cs="Arial"/>
                <w:sz w:val="18"/>
                <w:szCs w:val="18"/>
                <w:rPrChange w:id="94" w:author="REY" w:date="2019-12-27T21:55:00Z">
                  <w:rPr>
                    <w:rFonts w:ascii="Arial" w:hAnsi="Arial" w:cs="Arial"/>
                    <w:sz w:val="24"/>
                    <w:szCs w:val="24"/>
                  </w:rPr>
                </w:rPrChange>
              </w:rPr>
              <w:t>MEJORAMIENTO DE LA LOSA DEPOTIRVA DEL BARRIO CENTRO UNION DEL DISTRITO DE HUACRAPUQUIO -</w:t>
            </w:r>
          </w:p>
        </w:tc>
      </w:tr>
      <w:tr w:rsidR="00A66A0B" w:rsidRPr="00A66A0B" w14:paraId="5FFBAD5B" w14:textId="77777777" w:rsidTr="00DE277F">
        <w:tc>
          <w:tcPr>
            <w:tcW w:w="704" w:type="dxa"/>
          </w:tcPr>
          <w:p w14:paraId="282B95FE"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41</w:t>
            </w:r>
          </w:p>
        </w:tc>
        <w:tc>
          <w:tcPr>
            <w:tcW w:w="8974" w:type="dxa"/>
            <w:gridSpan w:val="2"/>
          </w:tcPr>
          <w:p w14:paraId="2B25FEFA" w14:textId="77777777" w:rsidR="00A66A0B" w:rsidRPr="00A66A0B" w:rsidDel="0047756C" w:rsidRDefault="00A66A0B" w:rsidP="00231601">
            <w:pPr>
              <w:autoSpaceDE w:val="0"/>
              <w:autoSpaceDN w:val="0"/>
              <w:adjustRightInd w:val="0"/>
              <w:spacing w:line="360" w:lineRule="auto"/>
              <w:jc w:val="both"/>
              <w:rPr>
                <w:del w:id="95" w:author="REY" w:date="2019-12-27T22:01:00Z"/>
                <w:rFonts w:ascii="Arial" w:hAnsi="Arial" w:cs="Arial"/>
                <w:sz w:val="18"/>
                <w:szCs w:val="18"/>
                <w:rPrChange w:id="96" w:author="REY" w:date="2019-12-27T21:55:00Z">
                  <w:rPr>
                    <w:del w:id="97" w:author="REY" w:date="2019-12-27T22:01:00Z"/>
                    <w:rFonts w:ascii="Arial" w:hAnsi="Arial" w:cs="Arial"/>
                    <w:sz w:val="24"/>
                    <w:szCs w:val="24"/>
                  </w:rPr>
                </w:rPrChange>
              </w:rPr>
            </w:pPr>
            <w:r w:rsidRPr="00A66A0B">
              <w:rPr>
                <w:rFonts w:ascii="Arial" w:hAnsi="Arial" w:cs="Arial"/>
                <w:sz w:val="18"/>
                <w:szCs w:val="18"/>
                <w:rPrChange w:id="98" w:author="REY" w:date="2019-12-27T21:55:00Z">
                  <w:rPr>
                    <w:rFonts w:ascii="Arial" w:hAnsi="Arial" w:cs="Arial"/>
                    <w:sz w:val="24"/>
                    <w:szCs w:val="24"/>
                  </w:rPr>
                </w:rPrChange>
              </w:rPr>
              <w:t>CREACION DE LA BIBLIOTECA MUNICIPAL DEL DISTRITO DE</w:t>
            </w:r>
            <w:ins w:id="99" w:author="REY" w:date="2019-12-27T22:01:00Z">
              <w:r w:rsidRPr="00A66A0B">
                <w:rPr>
                  <w:rFonts w:ascii="Arial" w:hAnsi="Arial" w:cs="Arial"/>
                  <w:sz w:val="18"/>
                  <w:szCs w:val="18"/>
                </w:rPr>
                <w:t xml:space="preserve"> </w:t>
              </w:r>
            </w:ins>
          </w:p>
          <w:p w14:paraId="6BB37E28"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100" w:author="REY" w:date="2019-12-27T21:55:00Z">
                  <w:rPr>
                    <w:rFonts w:ascii="Arial" w:hAnsi="Arial" w:cs="Arial"/>
                    <w:sz w:val="24"/>
                    <w:szCs w:val="24"/>
                  </w:rPr>
                </w:rPrChange>
              </w:rPr>
            </w:pPr>
            <w:r w:rsidRPr="00A66A0B">
              <w:rPr>
                <w:rFonts w:ascii="Arial" w:hAnsi="Arial" w:cs="Arial"/>
                <w:sz w:val="18"/>
                <w:szCs w:val="18"/>
                <w:rPrChange w:id="101" w:author="REY" w:date="2019-12-27T21:55:00Z">
                  <w:rPr>
                    <w:rFonts w:ascii="Arial" w:hAnsi="Arial" w:cs="Arial"/>
                    <w:sz w:val="24"/>
                    <w:szCs w:val="24"/>
                  </w:rPr>
                </w:rPrChange>
              </w:rPr>
              <w:t>HUACRAPUQUIO</w:t>
            </w:r>
          </w:p>
        </w:tc>
      </w:tr>
      <w:tr w:rsidR="00A66A0B" w:rsidRPr="00A66A0B" w14:paraId="48039DE6" w14:textId="77777777" w:rsidTr="00DE277F">
        <w:tc>
          <w:tcPr>
            <w:tcW w:w="704" w:type="dxa"/>
          </w:tcPr>
          <w:p w14:paraId="55365A64" w14:textId="77777777" w:rsidR="00A66A0B" w:rsidRPr="00A66A0B" w:rsidRDefault="00F5237C" w:rsidP="00231601">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42</w:t>
            </w:r>
          </w:p>
        </w:tc>
        <w:tc>
          <w:tcPr>
            <w:tcW w:w="8974" w:type="dxa"/>
            <w:gridSpan w:val="2"/>
          </w:tcPr>
          <w:p w14:paraId="2136A278" w14:textId="77777777" w:rsidR="00A66A0B" w:rsidRPr="00A66A0B" w:rsidRDefault="00A66A0B" w:rsidP="00231601">
            <w:pPr>
              <w:autoSpaceDE w:val="0"/>
              <w:autoSpaceDN w:val="0"/>
              <w:adjustRightInd w:val="0"/>
              <w:spacing w:line="360" w:lineRule="auto"/>
              <w:jc w:val="both"/>
              <w:rPr>
                <w:rFonts w:ascii="Arial" w:hAnsi="Arial" w:cs="Arial"/>
                <w:sz w:val="18"/>
                <w:szCs w:val="18"/>
                <w:rPrChange w:id="102" w:author="REY" w:date="2019-12-27T21:55:00Z">
                  <w:rPr>
                    <w:rFonts w:ascii="Arial" w:hAnsi="Arial" w:cs="Arial"/>
                    <w:sz w:val="24"/>
                    <w:szCs w:val="24"/>
                  </w:rPr>
                </w:rPrChange>
              </w:rPr>
            </w:pPr>
            <w:r w:rsidRPr="00A66A0B">
              <w:rPr>
                <w:rFonts w:ascii="Arial" w:hAnsi="Arial" w:cs="Arial"/>
                <w:sz w:val="18"/>
                <w:szCs w:val="18"/>
                <w:rPrChange w:id="103" w:author="REY" w:date="2019-12-27T21:55:00Z">
                  <w:rPr>
                    <w:rFonts w:ascii="Arial" w:hAnsi="Arial" w:cs="Arial"/>
                    <w:sz w:val="24"/>
                    <w:szCs w:val="24"/>
                  </w:rPr>
                </w:rPrChange>
              </w:rPr>
              <w:t>AMPLIACION DEL SERVICIO DE ELECTRIFICACIÓN RURAL DEL DISTRITO DE HUACRAPUQUIO -</w:t>
            </w:r>
          </w:p>
        </w:tc>
      </w:tr>
      <w:tr w:rsidR="00A66A0B" w:rsidRPr="00A66A0B" w14:paraId="680A1152" w14:textId="77777777" w:rsidTr="00DE277F">
        <w:tc>
          <w:tcPr>
            <w:tcW w:w="704" w:type="dxa"/>
          </w:tcPr>
          <w:p w14:paraId="4DCD6542" w14:textId="77777777" w:rsidR="00A66A0B" w:rsidRPr="00A66A0B" w:rsidRDefault="00F5237C" w:rsidP="00E66AAD">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43</w:t>
            </w:r>
          </w:p>
        </w:tc>
        <w:tc>
          <w:tcPr>
            <w:tcW w:w="8974" w:type="dxa"/>
            <w:gridSpan w:val="2"/>
          </w:tcPr>
          <w:p w14:paraId="5BB2739C" w14:textId="77777777" w:rsidR="00A66A0B" w:rsidRPr="00A66A0B" w:rsidRDefault="00A66A0B" w:rsidP="00E66AAD">
            <w:pPr>
              <w:autoSpaceDE w:val="0"/>
              <w:autoSpaceDN w:val="0"/>
              <w:adjustRightInd w:val="0"/>
              <w:spacing w:line="360" w:lineRule="auto"/>
              <w:jc w:val="both"/>
              <w:rPr>
                <w:rFonts w:ascii="Arial" w:hAnsi="Arial" w:cs="Arial"/>
                <w:sz w:val="18"/>
                <w:szCs w:val="18"/>
                <w:rPrChange w:id="104" w:author="REY" w:date="2019-12-27T21:55:00Z">
                  <w:rPr>
                    <w:rFonts w:ascii="Arial" w:hAnsi="Arial" w:cs="Arial"/>
                    <w:sz w:val="24"/>
                    <w:szCs w:val="24"/>
                  </w:rPr>
                </w:rPrChange>
              </w:rPr>
            </w:pPr>
            <w:r w:rsidRPr="00A66A0B">
              <w:rPr>
                <w:rFonts w:ascii="Arial" w:hAnsi="Arial" w:cs="Arial"/>
                <w:sz w:val="18"/>
                <w:szCs w:val="18"/>
                <w:rPrChange w:id="105" w:author="REY" w:date="2019-12-27T21:55:00Z">
                  <w:rPr>
                    <w:rFonts w:ascii="Arial" w:hAnsi="Arial" w:cs="Arial"/>
                    <w:sz w:val="24"/>
                    <w:szCs w:val="24"/>
                  </w:rPr>
                </w:rPrChange>
              </w:rPr>
              <w:t xml:space="preserve">CREACION DEL CANAL DE RIEGO DEL SECTOR OCOPA HASTA LA LIBERTAD DEL DISTRITO DE HUACRAPUQUIO </w:t>
            </w:r>
          </w:p>
        </w:tc>
      </w:tr>
      <w:tr w:rsidR="00A66A0B" w:rsidRPr="00A66A0B" w14:paraId="4A6CB5F1" w14:textId="77777777" w:rsidTr="00DE277F">
        <w:tc>
          <w:tcPr>
            <w:tcW w:w="704" w:type="dxa"/>
          </w:tcPr>
          <w:p w14:paraId="654754F9" w14:textId="77777777" w:rsidR="00A66A0B" w:rsidRPr="00A66A0B" w:rsidRDefault="00F5237C" w:rsidP="00E66AAD">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44</w:t>
            </w:r>
          </w:p>
        </w:tc>
        <w:tc>
          <w:tcPr>
            <w:tcW w:w="8974" w:type="dxa"/>
            <w:gridSpan w:val="2"/>
          </w:tcPr>
          <w:p w14:paraId="7C93BAA8" w14:textId="77777777" w:rsidR="00A66A0B" w:rsidRPr="00A66A0B" w:rsidRDefault="00A66A0B" w:rsidP="00E66AAD">
            <w:pPr>
              <w:autoSpaceDE w:val="0"/>
              <w:autoSpaceDN w:val="0"/>
              <w:adjustRightInd w:val="0"/>
              <w:spacing w:line="360" w:lineRule="auto"/>
              <w:jc w:val="both"/>
              <w:rPr>
                <w:rFonts w:ascii="Arial" w:hAnsi="Arial" w:cs="Arial"/>
                <w:sz w:val="18"/>
                <w:szCs w:val="18"/>
                <w:rPrChange w:id="106" w:author="REY" w:date="2019-12-27T21:55:00Z">
                  <w:rPr>
                    <w:rFonts w:ascii="Arial" w:hAnsi="Arial" w:cs="Arial"/>
                    <w:sz w:val="24"/>
                    <w:szCs w:val="24"/>
                  </w:rPr>
                </w:rPrChange>
              </w:rPr>
            </w:pPr>
            <w:r w:rsidRPr="00A66A0B">
              <w:rPr>
                <w:rFonts w:ascii="Arial" w:hAnsi="Arial" w:cs="Arial"/>
                <w:sz w:val="18"/>
                <w:szCs w:val="18"/>
                <w:rPrChange w:id="107" w:author="REY" w:date="2019-12-27T21:55:00Z">
                  <w:rPr>
                    <w:rFonts w:ascii="Arial" w:hAnsi="Arial" w:cs="Arial"/>
                    <w:sz w:val="24"/>
                    <w:szCs w:val="24"/>
                  </w:rPr>
                </w:rPrChange>
              </w:rPr>
              <w:t xml:space="preserve">CREACION DE LA REPRESA INTEGRAL DE HUCRAPUQUIO DEL DISTRITO DE HUACRAPUQUIO </w:t>
            </w:r>
          </w:p>
        </w:tc>
      </w:tr>
      <w:tr w:rsidR="00A66A0B" w:rsidRPr="00A66A0B" w14:paraId="16F19135" w14:textId="77777777" w:rsidTr="00DE277F">
        <w:tc>
          <w:tcPr>
            <w:tcW w:w="704" w:type="dxa"/>
          </w:tcPr>
          <w:p w14:paraId="478CC294" w14:textId="77777777" w:rsidR="00A66A0B" w:rsidRPr="00A66A0B" w:rsidRDefault="00A66A0B" w:rsidP="00315AAE">
            <w:pPr>
              <w:autoSpaceDE w:val="0"/>
              <w:autoSpaceDN w:val="0"/>
              <w:adjustRightInd w:val="0"/>
              <w:spacing w:line="360" w:lineRule="auto"/>
              <w:jc w:val="both"/>
              <w:rPr>
                <w:rFonts w:ascii="Arial" w:hAnsi="Arial" w:cs="Arial"/>
                <w:b/>
                <w:color w:val="000000"/>
                <w:sz w:val="20"/>
                <w:szCs w:val="20"/>
              </w:rPr>
            </w:pPr>
          </w:p>
        </w:tc>
        <w:tc>
          <w:tcPr>
            <w:tcW w:w="8974" w:type="dxa"/>
            <w:gridSpan w:val="2"/>
          </w:tcPr>
          <w:p w14:paraId="7E119468" w14:textId="77777777" w:rsidR="00F5237C" w:rsidRDefault="00F5237C" w:rsidP="00315AAE">
            <w:pPr>
              <w:autoSpaceDE w:val="0"/>
              <w:autoSpaceDN w:val="0"/>
              <w:adjustRightInd w:val="0"/>
              <w:spacing w:line="360" w:lineRule="auto"/>
              <w:jc w:val="both"/>
              <w:rPr>
                <w:rFonts w:ascii="Arial" w:hAnsi="Arial" w:cs="Arial"/>
                <w:b/>
                <w:color w:val="000000"/>
                <w:sz w:val="18"/>
                <w:szCs w:val="18"/>
              </w:rPr>
            </w:pPr>
          </w:p>
          <w:p w14:paraId="03776886" w14:textId="77777777" w:rsidR="00A66A0B" w:rsidRPr="00A66A0B" w:rsidRDefault="00A66A0B" w:rsidP="00315AAE">
            <w:pPr>
              <w:autoSpaceDE w:val="0"/>
              <w:autoSpaceDN w:val="0"/>
              <w:adjustRightInd w:val="0"/>
              <w:spacing w:line="360" w:lineRule="auto"/>
              <w:jc w:val="both"/>
              <w:rPr>
                <w:rFonts w:ascii="Arial" w:hAnsi="Arial" w:cs="Arial"/>
                <w:b/>
                <w:color w:val="000000"/>
                <w:sz w:val="18"/>
                <w:szCs w:val="18"/>
              </w:rPr>
            </w:pPr>
            <w:r w:rsidRPr="00A66A0B">
              <w:rPr>
                <w:rFonts w:ascii="Arial" w:hAnsi="Arial" w:cs="Arial"/>
                <w:b/>
                <w:color w:val="000000"/>
                <w:sz w:val="18"/>
                <w:szCs w:val="18"/>
              </w:rPr>
              <w:t>EJE ESTRATEGICO 6: RECURSOS NATURALES, MEDIO AMBIENTE Y GESTION DE RIESGO DE DESASTRES</w:t>
            </w:r>
          </w:p>
        </w:tc>
      </w:tr>
      <w:tr w:rsidR="00A66A0B" w:rsidRPr="00A66A0B" w14:paraId="60A8AF38" w14:textId="77777777" w:rsidTr="00DE277F">
        <w:tc>
          <w:tcPr>
            <w:tcW w:w="704" w:type="dxa"/>
          </w:tcPr>
          <w:p w14:paraId="4C5C5E64" w14:textId="77777777" w:rsidR="00A66A0B" w:rsidRPr="00A66A0B" w:rsidRDefault="00F5237C" w:rsidP="00315AAE">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45</w:t>
            </w:r>
          </w:p>
        </w:tc>
        <w:tc>
          <w:tcPr>
            <w:tcW w:w="8974" w:type="dxa"/>
            <w:gridSpan w:val="2"/>
          </w:tcPr>
          <w:p w14:paraId="0E9E0EC1" w14:textId="77777777" w:rsidR="00A66A0B" w:rsidRPr="00A66A0B" w:rsidRDefault="00A66A0B" w:rsidP="00315AAE">
            <w:pPr>
              <w:autoSpaceDE w:val="0"/>
              <w:autoSpaceDN w:val="0"/>
              <w:adjustRightInd w:val="0"/>
              <w:spacing w:line="360" w:lineRule="auto"/>
              <w:jc w:val="both"/>
              <w:rPr>
                <w:rFonts w:ascii="Arial" w:hAnsi="Arial" w:cs="Arial"/>
                <w:b/>
                <w:color w:val="000000"/>
                <w:sz w:val="18"/>
                <w:szCs w:val="18"/>
              </w:rPr>
            </w:pPr>
            <w:r w:rsidRPr="00A66A0B">
              <w:rPr>
                <w:rFonts w:ascii="Arial" w:hAnsi="Arial" w:cs="Arial"/>
                <w:sz w:val="18"/>
                <w:szCs w:val="18"/>
                <w:rPrChange w:id="108" w:author="REY" w:date="2019-12-27T21:58:00Z">
                  <w:rPr>
                    <w:rFonts w:ascii="Arial" w:hAnsi="Arial" w:cs="Arial"/>
                    <w:sz w:val="24"/>
                    <w:szCs w:val="24"/>
                  </w:rPr>
                </w:rPrChange>
              </w:rPr>
              <w:t>CREACION DE LA PLANTA TRATAMIENTO DE AGUAS  RESIDUALES;  DEL DISTRITO DE HUACRAPUQUIO</w:t>
            </w:r>
          </w:p>
        </w:tc>
      </w:tr>
      <w:tr w:rsidR="00A66A0B" w:rsidRPr="00A66A0B" w14:paraId="2E751E51" w14:textId="77777777" w:rsidTr="00DE277F">
        <w:tc>
          <w:tcPr>
            <w:tcW w:w="704" w:type="dxa"/>
          </w:tcPr>
          <w:p w14:paraId="4256DE85" w14:textId="77777777" w:rsidR="00A66A0B" w:rsidRPr="00A66A0B" w:rsidRDefault="00F5237C" w:rsidP="00E66AAD">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46</w:t>
            </w:r>
          </w:p>
        </w:tc>
        <w:tc>
          <w:tcPr>
            <w:tcW w:w="8974" w:type="dxa"/>
            <w:gridSpan w:val="2"/>
          </w:tcPr>
          <w:p w14:paraId="19A372BB" w14:textId="77777777" w:rsidR="00A66A0B" w:rsidRPr="00A66A0B" w:rsidRDefault="00A66A0B" w:rsidP="00E66AAD">
            <w:pPr>
              <w:autoSpaceDE w:val="0"/>
              <w:autoSpaceDN w:val="0"/>
              <w:adjustRightInd w:val="0"/>
              <w:spacing w:line="360" w:lineRule="auto"/>
              <w:jc w:val="both"/>
              <w:rPr>
                <w:rFonts w:ascii="Arial" w:hAnsi="Arial" w:cs="Arial"/>
                <w:sz w:val="18"/>
                <w:szCs w:val="18"/>
                <w:rPrChange w:id="109" w:author="REY" w:date="2019-12-27T21:58:00Z">
                  <w:rPr>
                    <w:rFonts w:ascii="Arial" w:hAnsi="Arial" w:cs="Arial"/>
                    <w:sz w:val="24"/>
                    <w:szCs w:val="24"/>
                  </w:rPr>
                </w:rPrChange>
              </w:rPr>
            </w:pPr>
            <w:r w:rsidRPr="00A66A0B">
              <w:rPr>
                <w:rFonts w:ascii="Arial" w:hAnsi="Arial" w:cs="Arial"/>
                <w:sz w:val="18"/>
                <w:szCs w:val="18"/>
                <w:rPrChange w:id="110" w:author="REY" w:date="2019-12-27T21:58:00Z">
                  <w:rPr>
                    <w:rFonts w:ascii="Arial" w:hAnsi="Arial" w:cs="Arial"/>
                    <w:sz w:val="24"/>
                    <w:szCs w:val="24"/>
                  </w:rPr>
                </w:rPrChange>
              </w:rPr>
              <w:t>MEJORAMIENTO DE LOS SERVICIOS ECOSISTEMICOS DEL DISTRITO DE HUACRAPUQUIO-</w:t>
            </w:r>
          </w:p>
        </w:tc>
      </w:tr>
      <w:tr w:rsidR="00A66A0B" w:rsidRPr="00A66A0B" w14:paraId="7D66A6DC" w14:textId="77777777" w:rsidTr="00DE277F">
        <w:tc>
          <w:tcPr>
            <w:tcW w:w="704" w:type="dxa"/>
          </w:tcPr>
          <w:p w14:paraId="5E18CD9C" w14:textId="77777777" w:rsidR="00A66A0B" w:rsidRPr="00A66A0B" w:rsidRDefault="00F5237C" w:rsidP="00E66AAD">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47</w:t>
            </w:r>
          </w:p>
        </w:tc>
        <w:tc>
          <w:tcPr>
            <w:tcW w:w="8974" w:type="dxa"/>
            <w:gridSpan w:val="2"/>
          </w:tcPr>
          <w:p w14:paraId="7894BEBF" w14:textId="77777777" w:rsidR="00A66A0B" w:rsidRPr="00A66A0B" w:rsidRDefault="00A66A0B" w:rsidP="00E66AAD">
            <w:pPr>
              <w:autoSpaceDE w:val="0"/>
              <w:autoSpaceDN w:val="0"/>
              <w:adjustRightInd w:val="0"/>
              <w:spacing w:line="360" w:lineRule="auto"/>
              <w:jc w:val="both"/>
              <w:rPr>
                <w:rFonts w:ascii="Arial" w:hAnsi="Arial" w:cs="Arial"/>
                <w:sz w:val="18"/>
                <w:szCs w:val="18"/>
                <w:rPrChange w:id="111" w:author="REY" w:date="2019-12-27T21:58:00Z">
                  <w:rPr>
                    <w:rFonts w:ascii="Arial" w:hAnsi="Arial" w:cs="Arial"/>
                    <w:sz w:val="24"/>
                    <w:szCs w:val="24"/>
                  </w:rPr>
                </w:rPrChange>
              </w:rPr>
            </w:pPr>
            <w:r w:rsidRPr="00A66A0B">
              <w:rPr>
                <w:rFonts w:ascii="Arial" w:hAnsi="Arial" w:cs="Arial"/>
                <w:sz w:val="18"/>
                <w:szCs w:val="18"/>
                <w:rPrChange w:id="112" w:author="REY" w:date="2019-12-27T21:58:00Z">
                  <w:rPr>
                    <w:rFonts w:ascii="Arial" w:hAnsi="Arial" w:cs="Arial"/>
                    <w:sz w:val="24"/>
                    <w:szCs w:val="24"/>
                  </w:rPr>
                </w:rPrChange>
              </w:rPr>
              <w:t>CREACION DEL RELLENO SANITARIO DEL DISTRITO DE HUACRAPUQUIO.</w:t>
            </w:r>
          </w:p>
        </w:tc>
      </w:tr>
      <w:tr w:rsidR="00A66A0B" w:rsidRPr="00A66A0B" w14:paraId="4215A2DE" w14:textId="77777777" w:rsidTr="00DE277F">
        <w:tc>
          <w:tcPr>
            <w:tcW w:w="704" w:type="dxa"/>
          </w:tcPr>
          <w:p w14:paraId="661C4154" w14:textId="77777777" w:rsidR="00A66A0B" w:rsidRPr="00A66A0B" w:rsidRDefault="00F5237C" w:rsidP="00E66AAD">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48</w:t>
            </w:r>
          </w:p>
        </w:tc>
        <w:tc>
          <w:tcPr>
            <w:tcW w:w="8974" w:type="dxa"/>
            <w:gridSpan w:val="2"/>
          </w:tcPr>
          <w:p w14:paraId="650313A6" w14:textId="77777777" w:rsidR="00A66A0B" w:rsidRPr="00A66A0B" w:rsidRDefault="00A66A0B" w:rsidP="00E66AAD">
            <w:pPr>
              <w:autoSpaceDE w:val="0"/>
              <w:autoSpaceDN w:val="0"/>
              <w:adjustRightInd w:val="0"/>
              <w:spacing w:line="360" w:lineRule="auto"/>
              <w:jc w:val="both"/>
              <w:rPr>
                <w:rFonts w:ascii="Arial" w:hAnsi="Arial" w:cs="Arial"/>
                <w:sz w:val="18"/>
                <w:szCs w:val="18"/>
                <w:rPrChange w:id="113" w:author="REY" w:date="2019-12-27T21:58:00Z">
                  <w:rPr>
                    <w:rFonts w:ascii="Arial" w:hAnsi="Arial" w:cs="Arial"/>
                    <w:sz w:val="24"/>
                    <w:szCs w:val="24"/>
                  </w:rPr>
                </w:rPrChange>
              </w:rPr>
            </w:pPr>
            <w:r w:rsidRPr="00A66A0B">
              <w:rPr>
                <w:rFonts w:ascii="Arial" w:hAnsi="Arial" w:cs="Arial"/>
                <w:sz w:val="18"/>
                <w:szCs w:val="18"/>
              </w:rPr>
              <w:t xml:space="preserve">CREACION </w:t>
            </w:r>
            <w:r w:rsidRPr="00A66A0B">
              <w:rPr>
                <w:rFonts w:ascii="Arial" w:hAnsi="Arial" w:cs="Arial"/>
                <w:sz w:val="18"/>
                <w:szCs w:val="18"/>
                <w:rPrChange w:id="114" w:author="REY" w:date="2019-12-27T21:58:00Z">
                  <w:rPr>
                    <w:rFonts w:ascii="Arial" w:hAnsi="Arial" w:cs="Arial"/>
                    <w:sz w:val="24"/>
                    <w:szCs w:val="24"/>
                  </w:rPr>
                </w:rPrChange>
              </w:rPr>
              <w:t xml:space="preserve">DE LA PLANTA DE </w:t>
            </w:r>
            <w:r w:rsidRPr="00A66A0B">
              <w:rPr>
                <w:rFonts w:ascii="Arial" w:hAnsi="Arial" w:cs="Arial"/>
                <w:sz w:val="18"/>
                <w:szCs w:val="18"/>
              </w:rPr>
              <w:t xml:space="preserve">TRATAMIENTO DE </w:t>
            </w:r>
            <w:r w:rsidRPr="00A66A0B">
              <w:rPr>
                <w:rFonts w:ascii="Arial" w:hAnsi="Arial" w:cs="Arial"/>
                <w:sz w:val="18"/>
                <w:szCs w:val="18"/>
                <w:rPrChange w:id="115" w:author="REY" w:date="2019-12-27T21:58:00Z">
                  <w:rPr>
                    <w:rFonts w:ascii="Arial" w:hAnsi="Arial" w:cs="Arial"/>
                    <w:sz w:val="24"/>
                    <w:szCs w:val="24"/>
                  </w:rPr>
                </w:rPrChange>
              </w:rPr>
              <w:t>RESIDUOS SÓLIDOS DEL DISTRITO DE HUACRAPUQUIO,</w:t>
            </w:r>
          </w:p>
        </w:tc>
      </w:tr>
      <w:tr w:rsidR="00A66A0B" w:rsidRPr="00A66A0B" w14:paraId="0F661A65" w14:textId="77777777" w:rsidTr="00DE277F">
        <w:tc>
          <w:tcPr>
            <w:tcW w:w="704" w:type="dxa"/>
          </w:tcPr>
          <w:p w14:paraId="5315F723" w14:textId="77777777" w:rsidR="00A66A0B" w:rsidRPr="00A66A0B" w:rsidRDefault="00F5237C" w:rsidP="00E66AAD">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49</w:t>
            </w:r>
          </w:p>
        </w:tc>
        <w:tc>
          <w:tcPr>
            <w:tcW w:w="8974" w:type="dxa"/>
            <w:gridSpan w:val="2"/>
          </w:tcPr>
          <w:p w14:paraId="0CB6E76A" w14:textId="77777777" w:rsidR="00A66A0B" w:rsidRPr="00A66A0B" w:rsidRDefault="00A66A0B" w:rsidP="00E66AAD">
            <w:pPr>
              <w:autoSpaceDE w:val="0"/>
              <w:autoSpaceDN w:val="0"/>
              <w:adjustRightInd w:val="0"/>
              <w:spacing w:line="360" w:lineRule="auto"/>
              <w:jc w:val="both"/>
              <w:rPr>
                <w:rFonts w:ascii="Arial" w:hAnsi="Arial" w:cs="Arial"/>
                <w:sz w:val="18"/>
                <w:szCs w:val="18"/>
                <w:rPrChange w:id="116" w:author="REY" w:date="2019-12-27T21:58:00Z">
                  <w:rPr>
                    <w:rFonts w:ascii="Arial" w:hAnsi="Arial" w:cs="Arial"/>
                    <w:sz w:val="24"/>
                    <w:szCs w:val="24"/>
                  </w:rPr>
                </w:rPrChange>
              </w:rPr>
            </w:pPr>
            <w:r w:rsidRPr="00A66A0B">
              <w:rPr>
                <w:rFonts w:ascii="Arial" w:hAnsi="Arial" w:cs="Arial"/>
                <w:sz w:val="18"/>
                <w:szCs w:val="18"/>
                <w:rPrChange w:id="117" w:author="REY" w:date="2019-12-27T21:58:00Z">
                  <w:rPr>
                    <w:rFonts w:ascii="Arial" w:hAnsi="Arial" w:cs="Arial"/>
                    <w:sz w:val="24"/>
                    <w:szCs w:val="24"/>
                  </w:rPr>
                </w:rPrChange>
              </w:rPr>
              <w:t>CREACION DE LA DEFENSA RIBEREÑA EN EL RIACHUELO CASHACALLI DEL DISTRITO DE</w:t>
            </w:r>
          </w:p>
          <w:p w14:paraId="5FD87DFC" w14:textId="77777777" w:rsidR="00A66A0B" w:rsidRPr="00A66A0B" w:rsidRDefault="00A66A0B" w:rsidP="00E66AAD">
            <w:pPr>
              <w:autoSpaceDE w:val="0"/>
              <w:autoSpaceDN w:val="0"/>
              <w:adjustRightInd w:val="0"/>
              <w:spacing w:line="360" w:lineRule="auto"/>
              <w:jc w:val="both"/>
              <w:rPr>
                <w:rFonts w:ascii="Arial" w:hAnsi="Arial" w:cs="Arial"/>
                <w:sz w:val="18"/>
                <w:szCs w:val="18"/>
                <w:rPrChange w:id="118" w:author="REY" w:date="2019-12-27T21:58:00Z">
                  <w:rPr>
                    <w:rFonts w:ascii="Arial" w:hAnsi="Arial" w:cs="Arial"/>
                    <w:sz w:val="24"/>
                    <w:szCs w:val="24"/>
                  </w:rPr>
                </w:rPrChange>
              </w:rPr>
            </w:pPr>
            <w:r w:rsidRPr="00A66A0B">
              <w:rPr>
                <w:rFonts w:ascii="Arial" w:hAnsi="Arial" w:cs="Arial"/>
                <w:sz w:val="18"/>
                <w:szCs w:val="18"/>
                <w:rPrChange w:id="119" w:author="REY" w:date="2019-12-27T21:58:00Z">
                  <w:rPr>
                    <w:rFonts w:ascii="Arial" w:hAnsi="Arial" w:cs="Arial"/>
                    <w:sz w:val="24"/>
                    <w:szCs w:val="24"/>
                  </w:rPr>
                </w:rPrChange>
              </w:rPr>
              <w:t>HUACRAPUQUIO.</w:t>
            </w:r>
          </w:p>
        </w:tc>
      </w:tr>
      <w:tr w:rsidR="00A66A0B" w:rsidRPr="00A66A0B" w14:paraId="305959AC" w14:textId="77777777" w:rsidTr="00DE277F">
        <w:tc>
          <w:tcPr>
            <w:tcW w:w="704" w:type="dxa"/>
          </w:tcPr>
          <w:p w14:paraId="5B0F531B" w14:textId="77777777" w:rsidR="00A66A0B" w:rsidRPr="00A66A0B" w:rsidRDefault="00F5237C" w:rsidP="00E66AAD">
            <w:pPr>
              <w:autoSpaceDE w:val="0"/>
              <w:autoSpaceDN w:val="0"/>
              <w:adjustRightInd w:val="0"/>
              <w:spacing w:line="360" w:lineRule="auto"/>
              <w:jc w:val="both"/>
              <w:rPr>
                <w:rFonts w:ascii="Arial" w:hAnsi="Arial" w:cs="Arial"/>
                <w:b/>
                <w:color w:val="000000"/>
                <w:sz w:val="20"/>
                <w:szCs w:val="20"/>
              </w:rPr>
            </w:pPr>
            <w:r>
              <w:rPr>
                <w:rFonts w:ascii="Arial" w:hAnsi="Arial" w:cs="Arial"/>
                <w:b/>
                <w:color w:val="000000"/>
                <w:sz w:val="20"/>
                <w:szCs w:val="20"/>
              </w:rPr>
              <w:t>50</w:t>
            </w:r>
          </w:p>
        </w:tc>
        <w:tc>
          <w:tcPr>
            <w:tcW w:w="8974" w:type="dxa"/>
            <w:gridSpan w:val="2"/>
          </w:tcPr>
          <w:p w14:paraId="75F41869" w14:textId="77777777" w:rsidR="00A66A0B" w:rsidRPr="00A66A0B" w:rsidRDefault="00A66A0B" w:rsidP="00E66AAD">
            <w:pPr>
              <w:autoSpaceDE w:val="0"/>
              <w:autoSpaceDN w:val="0"/>
              <w:adjustRightInd w:val="0"/>
              <w:spacing w:line="360" w:lineRule="auto"/>
              <w:jc w:val="both"/>
              <w:rPr>
                <w:rFonts w:ascii="Arial" w:hAnsi="Arial" w:cs="Arial"/>
                <w:sz w:val="18"/>
                <w:szCs w:val="18"/>
              </w:rPr>
            </w:pPr>
            <w:r w:rsidRPr="00A66A0B">
              <w:rPr>
                <w:rFonts w:ascii="Arial" w:hAnsi="Arial" w:cs="Arial"/>
                <w:sz w:val="18"/>
                <w:szCs w:val="18"/>
              </w:rPr>
              <w:t xml:space="preserve">ELABORAR EL  PLAN DE PREVENCION Y REDUCCION DE RIESGO DE DESASTRES </w:t>
            </w:r>
          </w:p>
        </w:tc>
      </w:tr>
    </w:tbl>
    <w:p w14:paraId="6ED1FA1E" w14:textId="77777777" w:rsidR="000134CA" w:rsidRDefault="000134CA" w:rsidP="00315AAE">
      <w:pPr>
        <w:autoSpaceDE w:val="0"/>
        <w:autoSpaceDN w:val="0"/>
        <w:adjustRightInd w:val="0"/>
        <w:spacing w:after="0" w:line="360" w:lineRule="auto"/>
        <w:jc w:val="both"/>
        <w:rPr>
          <w:rFonts w:ascii="Arial" w:hAnsi="Arial" w:cs="Arial"/>
          <w:b/>
          <w:color w:val="000000"/>
          <w:sz w:val="24"/>
          <w:szCs w:val="24"/>
        </w:rPr>
      </w:pPr>
    </w:p>
    <w:p w14:paraId="08753A8D" w14:textId="77777777" w:rsidR="000134CA" w:rsidRDefault="000134CA" w:rsidP="00315AAE">
      <w:pPr>
        <w:autoSpaceDE w:val="0"/>
        <w:autoSpaceDN w:val="0"/>
        <w:adjustRightInd w:val="0"/>
        <w:spacing w:after="0" w:line="360" w:lineRule="auto"/>
        <w:jc w:val="both"/>
        <w:rPr>
          <w:rFonts w:ascii="Arial" w:hAnsi="Arial" w:cs="Arial"/>
          <w:b/>
          <w:color w:val="000000"/>
          <w:sz w:val="24"/>
          <w:szCs w:val="24"/>
        </w:rPr>
      </w:pPr>
    </w:p>
    <w:p w14:paraId="1453EB32"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7272AAF0"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3414A7DC"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17786157"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003B05D9"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735C14FE"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2E9E5933"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0BD0C43C"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6304E8F1"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4E6959C4"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3AA5837A"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7AB1BFE6"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101BDFEE"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186A6D3A"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45ED13A6"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3317AF62"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2EB0018B"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3137FB27" w14:textId="77777777" w:rsidR="00AA4DA2" w:rsidRDefault="00AA4DA2" w:rsidP="00315AAE">
      <w:pPr>
        <w:autoSpaceDE w:val="0"/>
        <w:autoSpaceDN w:val="0"/>
        <w:adjustRightInd w:val="0"/>
        <w:spacing w:after="0" w:line="360" w:lineRule="auto"/>
        <w:jc w:val="both"/>
        <w:rPr>
          <w:rFonts w:ascii="Arial" w:hAnsi="Arial" w:cs="Arial"/>
          <w:b/>
          <w:color w:val="000000"/>
          <w:sz w:val="24"/>
          <w:szCs w:val="24"/>
        </w:rPr>
      </w:pPr>
    </w:p>
    <w:p w14:paraId="4BAACFD9" w14:textId="77777777" w:rsidR="00AA4DA2" w:rsidRDefault="00AA4DA2" w:rsidP="00315AAE">
      <w:pPr>
        <w:autoSpaceDE w:val="0"/>
        <w:autoSpaceDN w:val="0"/>
        <w:adjustRightInd w:val="0"/>
        <w:spacing w:after="0" w:line="360" w:lineRule="auto"/>
        <w:jc w:val="both"/>
        <w:rPr>
          <w:rFonts w:ascii="Arial" w:hAnsi="Arial" w:cs="Arial"/>
          <w:b/>
          <w:color w:val="000000"/>
          <w:sz w:val="24"/>
          <w:szCs w:val="24"/>
        </w:rPr>
      </w:pPr>
    </w:p>
    <w:p w14:paraId="72F49903" w14:textId="77777777" w:rsidR="00734DB5" w:rsidRPr="000134CA" w:rsidRDefault="00734DB5" w:rsidP="00734DB5">
      <w:pPr>
        <w:autoSpaceDE w:val="0"/>
        <w:autoSpaceDN w:val="0"/>
        <w:adjustRightInd w:val="0"/>
        <w:spacing w:after="0" w:line="360" w:lineRule="auto"/>
        <w:jc w:val="both"/>
        <w:rPr>
          <w:rFonts w:ascii="Arial" w:hAnsi="Arial" w:cs="Arial"/>
          <w:b/>
          <w:color w:val="000000"/>
          <w:sz w:val="24"/>
          <w:szCs w:val="24"/>
        </w:rPr>
      </w:pPr>
    </w:p>
    <w:p w14:paraId="2C9EF87C" w14:textId="77777777" w:rsidR="00734DB5" w:rsidRDefault="0091633D" w:rsidP="00734DB5">
      <w:pPr>
        <w:autoSpaceDE w:val="0"/>
        <w:autoSpaceDN w:val="0"/>
        <w:adjustRightInd w:val="0"/>
        <w:spacing w:after="0" w:line="360" w:lineRule="auto"/>
        <w:jc w:val="center"/>
        <w:rPr>
          <w:rFonts w:ascii="Arial" w:hAnsi="Arial" w:cs="Arial"/>
          <w:color w:val="000000"/>
          <w:sz w:val="32"/>
          <w:szCs w:val="32"/>
        </w:rPr>
      </w:pPr>
      <w:r>
        <w:rPr>
          <w:rFonts w:ascii="Arial" w:hAnsi="Arial" w:cs="Arial"/>
          <w:color w:val="000000"/>
          <w:sz w:val="32"/>
          <w:szCs w:val="32"/>
        </w:rPr>
        <w:t>FASE 4: SEGUIMIENTO Y</w:t>
      </w:r>
      <w:r w:rsidR="00734DB5" w:rsidRPr="00734DB5">
        <w:rPr>
          <w:rFonts w:ascii="Arial" w:hAnsi="Arial" w:cs="Arial"/>
          <w:color w:val="000000"/>
          <w:sz w:val="32"/>
          <w:szCs w:val="32"/>
        </w:rPr>
        <w:t xml:space="preserve"> EVALUACION DE POLITICAS Y PLANES PARA LA MEJORA CONTINUA</w:t>
      </w:r>
    </w:p>
    <w:p w14:paraId="69AF7234" w14:textId="77777777" w:rsidR="000F050D" w:rsidRDefault="000F050D" w:rsidP="00734DB5">
      <w:pPr>
        <w:autoSpaceDE w:val="0"/>
        <w:autoSpaceDN w:val="0"/>
        <w:adjustRightInd w:val="0"/>
        <w:spacing w:after="0" w:line="360" w:lineRule="auto"/>
        <w:jc w:val="center"/>
        <w:rPr>
          <w:rFonts w:ascii="Arial" w:hAnsi="Arial" w:cs="Arial"/>
          <w:color w:val="000000"/>
          <w:sz w:val="32"/>
          <w:szCs w:val="32"/>
        </w:rPr>
      </w:pPr>
    </w:p>
    <w:p w14:paraId="0ABD27D6" w14:textId="77777777" w:rsidR="000F050D" w:rsidRPr="00734DB5" w:rsidRDefault="000F050D" w:rsidP="00734DB5">
      <w:pPr>
        <w:autoSpaceDE w:val="0"/>
        <w:autoSpaceDN w:val="0"/>
        <w:adjustRightInd w:val="0"/>
        <w:spacing w:after="0" w:line="360" w:lineRule="auto"/>
        <w:jc w:val="center"/>
        <w:rPr>
          <w:rFonts w:ascii="Arial" w:hAnsi="Arial" w:cs="Arial"/>
          <w:color w:val="000000"/>
          <w:sz w:val="32"/>
          <w:szCs w:val="32"/>
        </w:rPr>
      </w:pPr>
      <w:r>
        <w:rPr>
          <w:noProof/>
          <w:lang w:val="en-US"/>
        </w:rPr>
        <w:drawing>
          <wp:inline distT="0" distB="0" distL="0" distR="0" wp14:anchorId="10411D4D" wp14:editId="2D0DD237">
            <wp:extent cx="6151880" cy="3460433"/>
            <wp:effectExtent l="0" t="0" r="1270" b="6985"/>
            <wp:docPr id="111" name="Imagen 111" descr="Resultado de imagen para evaluacion de politicas publ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valuacion de politicas publica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51880" cy="3460433"/>
                    </a:xfrm>
                    <a:prstGeom prst="rect">
                      <a:avLst/>
                    </a:prstGeom>
                    <a:noFill/>
                    <a:ln>
                      <a:noFill/>
                    </a:ln>
                  </pic:spPr>
                </pic:pic>
              </a:graphicData>
            </a:graphic>
          </wp:inline>
        </w:drawing>
      </w:r>
    </w:p>
    <w:p w14:paraId="15ADE249"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4ACEBE12" w14:textId="77777777" w:rsidR="000134CA" w:rsidRDefault="000134CA" w:rsidP="00315AAE">
      <w:pPr>
        <w:autoSpaceDE w:val="0"/>
        <w:autoSpaceDN w:val="0"/>
        <w:adjustRightInd w:val="0"/>
        <w:spacing w:after="0" w:line="360" w:lineRule="auto"/>
        <w:jc w:val="both"/>
        <w:rPr>
          <w:rFonts w:ascii="Arial" w:hAnsi="Arial" w:cs="Arial"/>
          <w:b/>
          <w:color w:val="000000"/>
          <w:sz w:val="24"/>
          <w:szCs w:val="24"/>
        </w:rPr>
      </w:pPr>
    </w:p>
    <w:p w14:paraId="785E912D" w14:textId="77777777" w:rsidR="000134CA" w:rsidRDefault="000134CA" w:rsidP="00315AAE">
      <w:pPr>
        <w:autoSpaceDE w:val="0"/>
        <w:autoSpaceDN w:val="0"/>
        <w:adjustRightInd w:val="0"/>
        <w:spacing w:after="0" w:line="360" w:lineRule="auto"/>
        <w:jc w:val="both"/>
        <w:rPr>
          <w:rFonts w:ascii="Arial" w:hAnsi="Arial" w:cs="Arial"/>
          <w:b/>
          <w:color w:val="000000"/>
          <w:sz w:val="24"/>
          <w:szCs w:val="24"/>
        </w:rPr>
      </w:pPr>
    </w:p>
    <w:p w14:paraId="5EF466FA" w14:textId="77777777" w:rsidR="000134CA" w:rsidRDefault="000134CA" w:rsidP="00315AAE">
      <w:pPr>
        <w:autoSpaceDE w:val="0"/>
        <w:autoSpaceDN w:val="0"/>
        <w:adjustRightInd w:val="0"/>
        <w:spacing w:after="0" w:line="360" w:lineRule="auto"/>
        <w:jc w:val="both"/>
        <w:rPr>
          <w:rFonts w:ascii="Arial" w:hAnsi="Arial" w:cs="Arial"/>
          <w:b/>
          <w:color w:val="000000"/>
          <w:sz w:val="24"/>
          <w:szCs w:val="24"/>
        </w:rPr>
      </w:pPr>
    </w:p>
    <w:p w14:paraId="611F79EE"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0F959BFF"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798E34C3"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5F8B26B5"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7858CFFB"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022FD569"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001ACF20"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1F88B806"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5B088DE6"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72388452"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7D3940D6" w14:textId="77777777" w:rsidR="00734DB5" w:rsidRDefault="00734DB5" w:rsidP="00315AAE">
      <w:pPr>
        <w:autoSpaceDE w:val="0"/>
        <w:autoSpaceDN w:val="0"/>
        <w:adjustRightInd w:val="0"/>
        <w:spacing w:after="0" w:line="360" w:lineRule="auto"/>
        <w:jc w:val="both"/>
        <w:rPr>
          <w:rFonts w:ascii="Arial" w:hAnsi="Arial" w:cs="Arial"/>
          <w:b/>
          <w:color w:val="000000"/>
          <w:sz w:val="24"/>
          <w:szCs w:val="24"/>
        </w:rPr>
      </w:pPr>
    </w:p>
    <w:p w14:paraId="1879461C" w14:textId="77777777" w:rsidR="0091633D" w:rsidRDefault="0091633D" w:rsidP="00315AAE">
      <w:pPr>
        <w:autoSpaceDE w:val="0"/>
        <w:autoSpaceDN w:val="0"/>
        <w:adjustRightInd w:val="0"/>
        <w:spacing w:after="0" w:line="360" w:lineRule="auto"/>
        <w:jc w:val="both"/>
        <w:rPr>
          <w:rFonts w:ascii="Arial" w:hAnsi="Arial" w:cs="Arial"/>
          <w:b/>
          <w:color w:val="000000"/>
          <w:sz w:val="24"/>
          <w:szCs w:val="24"/>
        </w:rPr>
      </w:pPr>
    </w:p>
    <w:p w14:paraId="7F835717" w14:textId="77777777" w:rsidR="0091633D" w:rsidRDefault="0091633D" w:rsidP="00315AAE">
      <w:pPr>
        <w:autoSpaceDE w:val="0"/>
        <w:autoSpaceDN w:val="0"/>
        <w:adjustRightInd w:val="0"/>
        <w:spacing w:after="0" w:line="360" w:lineRule="auto"/>
        <w:jc w:val="both"/>
        <w:rPr>
          <w:rFonts w:ascii="Arial" w:hAnsi="Arial" w:cs="Arial"/>
          <w:b/>
          <w:color w:val="000000"/>
          <w:sz w:val="24"/>
          <w:szCs w:val="24"/>
        </w:rPr>
      </w:pPr>
    </w:p>
    <w:p w14:paraId="6CB11306" w14:textId="77777777" w:rsidR="000F050D" w:rsidRDefault="000F050D" w:rsidP="000F050D">
      <w:pPr>
        <w:pStyle w:val="NoSpacing"/>
        <w:rPr>
          <w:rFonts w:ascii="Arial" w:hAnsi="Arial" w:cs="Arial"/>
          <w:b/>
          <w:sz w:val="20"/>
          <w:szCs w:val="20"/>
        </w:rPr>
      </w:pPr>
      <w:r w:rsidRPr="00C37A96">
        <w:rPr>
          <w:rFonts w:ascii="Arial" w:hAnsi="Arial" w:cs="Arial"/>
          <w:b/>
          <w:noProof/>
          <w:lang w:val="en-US"/>
        </w:rPr>
        <w:drawing>
          <wp:inline distT="0" distB="0" distL="0" distR="0" wp14:anchorId="06464726" wp14:editId="51243500">
            <wp:extent cx="781050" cy="581025"/>
            <wp:effectExtent l="0" t="0" r="0" b="9525"/>
            <wp:docPr id="112" name="Imagen 112"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6033CF2E" w14:textId="77777777" w:rsidR="000F050D" w:rsidRPr="00561F7F" w:rsidRDefault="000F050D" w:rsidP="000F050D">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3E9FF73F" w14:textId="77777777" w:rsidR="00315AAE" w:rsidRDefault="00315AAE" w:rsidP="00315AAE">
      <w:pPr>
        <w:autoSpaceDE w:val="0"/>
        <w:autoSpaceDN w:val="0"/>
        <w:adjustRightInd w:val="0"/>
        <w:spacing w:after="0" w:line="360" w:lineRule="auto"/>
        <w:jc w:val="both"/>
        <w:rPr>
          <w:rFonts w:ascii="Arial" w:hAnsi="Arial" w:cs="Arial"/>
          <w:b/>
          <w:color w:val="000000"/>
        </w:rPr>
      </w:pPr>
      <w:r w:rsidRPr="007772C5">
        <w:rPr>
          <w:rFonts w:ascii="Arial" w:hAnsi="Arial" w:cs="Arial"/>
          <w:b/>
          <w:color w:val="000000"/>
        </w:rPr>
        <w:t>FASE 4: SEGUIMIENTO Y LA EVALUACION DE POLITICAS Y PLANES PARA LA MEJORA CONTINUA</w:t>
      </w:r>
    </w:p>
    <w:p w14:paraId="19DCF612" w14:textId="77777777" w:rsidR="00D17A87" w:rsidRPr="00D17A87" w:rsidRDefault="00D17A87" w:rsidP="00D17A87">
      <w:pPr>
        <w:autoSpaceDE w:val="0"/>
        <w:autoSpaceDN w:val="0"/>
        <w:adjustRightInd w:val="0"/>
        <w:spacing w:after="0" w:line="360" w:lineRule="auto"/>
        <w:jc w:val="both"/>
        <w:rPr>
          <w:rFonts w:ascii="Arial" w:hAnsi="Arial" w:cs="Arial"/>
          <w:color w:val="000000"/>
        </w:rPr>
      </w:pPr>
      <w:r w:rsidRPr="00D17A87">
        <w:rPr>
          <w:rFonts w:ascii="Arial" w:hAnsi="Arial" w:cs="Arial"/>
          <w:color w:val="000000"/>
        </w:rPr>
        <w:t xml:space="preserve">seguimiento y la evaluación contribuyen </w:t>
      </w:r>
      <w:r w:rsidR="008914CE">
        <w:rPr>
          <w:rFonts w:ascii="Arial" w:hAnsi="Arial" w:cs="Arial"/>
          <w:color w:val="000000"/>
        </w:rPr>
        <w:t xml:space="preserve">permiten a tener conocimiento de cuanto hemos avanzado, que dificultades se tuvimos y como debemos mejorar, así mismo la evaluación permite la </w:t>
      </w:r>
      <w:r w:rsidRPr="00D17A87">
        <w:rPr>
          <w:rFonts w:ascii="Arial" w:hAnsi="Arial" w:cs="Arial"/>
          <w:color w:val="000000"/>
        </w:rPr>
        <w:t>toma de decisio</w:t>
      </w:r>
      <w:r w:rsidR="008914CE">
        <w:rPr>
          <w:rFonts w:ascii="Arial" w:hAnsi="Arial" w:cs="Arial"/>
          <w:color w:val="000000"/>
        </w:rPr>
        <w:t>nes. L</w:t>
      </w:r>
      <w:r w:rsidRPr="00D17A87">
        <w:rPr>
          <w:rFonts w:ascii="Arial" w:hAnsi="Arial" w:cs="Arial"/>
          <w:color w:val="000000"/>
        </w:rPr>
        <w:t>a retroalimentación continua del proceso de planeamiento estratégico y, en consecuencia, la op</w:t>
      </w:r>
      <w:r w:rsidR="008914CE">
        <w:rPr>
          <w:rFonts w:ascii="Arial" w:hAnsi="Arial" w:cs="Arial"/>
          <w:color w:val="000000"/>
        </w:rPr>
        <w:t>timización de recursos.</w:t>
      </w:r>
      <w:r w:rsidRPr="00D17A87">
        <w:rPr>
          <w:rFonts w:ascii="Arial" w:hAnsi="Arial" w:cs="Arial"/>
          <w:color w:val="000000"/>
        </w:rPr>
        <w:t xml:space="preserve"> </w:t>
      </w:r>
    </w:p>
    <w:p w14:paraId="4CD8BD45" w14:textId="77777777" w:rsidR="00D17A87" w:rsidRPr="00D17A87" w:rsidRDefault="00D17A87" w:rsidP="00D17A87">
      <w:pPr>
        <w:autoSpaceDE w:val="0"/>
        <w:autoSpaceDN w:val="0"/>
        <w:adjustRightInd w:val="0"/>
        <w:spacing w:after="0" w:line="360" w:lineRule="auto"/>
        <w:jc w:val="both"/>
        <w:rPr>
          <w:rFonts w:ascii="Arial" w:hAnsi="Arial" w:cs="Arial"/>
          <w:color w:val="000000"/>
        </w:rPr>
      </w:pPr>
      <w:r w:rsidRPr="00D17A87">
        <w:rPr>
          <w:rFonts w:ascii="Arial" w:hAnsi="Arial" w:cs="Arial"/>
          <w:color w:val="000000"/>
        </w:rPr>
        <w:t xml:space="preserve"> </w:t>
      </w:r>
    </w:p>
    <w:p w14:paraId="31E1EAC4" w14:textId="77777777" w:rsidR="00D17A87" w:rsidRPr="00D17A87" w:rsidRDefault="008914CE" w:rsidP="00D17A87">
      <w:pPr>
        <w:autoSpaceDE w:val="0"/>
        <w:autoSpaceDN w:val="0"/>
        <w:adjustRightInd w:val="0"/>
        <w:spacing w:after="0" w:line="360" w:lineRule="auto"/>
        <w:jc w:val="both"/>
        <w:rPr>
          <w:rFonts w:ascii="Arial" w:hAnsi="Arial" w:cs="Arial"/>
          <w:color w:val="000000"/>
        </w:rPr>
      </w:pPr>
      <w:r>
        <w:rPr>
          <w:rFonts w:ascii="Arial" w:hAnsi="Arial" w:cs="Arial"/>
          <w:color w:val="000000"/>
        </w:rPr>
        <w:t>“</w:t>
      </w:r>
      <w:r w:rsidR="00D17A87" w:rsidRPr="00D17A87">
        <w:rPr>
          <w:rFonts w:ascii="Arial" w:hAnsi="Arial" w:cs="Arial"/>
          <w:color w:val="000000"/>
        </w:rPr>
        <w:t>El seguimiento, por un lado, es un proceso continuo donde se recopila y analiza información sobre el avance de los indicadores en relación a sus metas. Mediante el seguimiento, se puede disponer de alertas tempranas sobre el avance en el cumplimiento de los resultados esperados y, al mismo, se pueden tomar d</w:t>
      </w:r>
      <w:r>
        <w:rPr>
          <w:rFonts w:ascii="Arial" w:hAnsi="Arial" w:cs="Arial"/>
          <w:color w:val="000000"/>
        </w:rPr>
        <w:t>ecisiones basadas en evidencia</w:t>
      </w:r>
    </w:p>
    <w:p w14:paraId="42F82DDB" w14:textId="77777777" w:rsidR="00D17A87" w:rsidRPr="00D17A87" w:rsidRDefault="00D17A87" w:rsidP="00D17A87">
      <w:pPr>
        <w:autoSpaceDE w:val="0"/>
        <w:autoSpaceDN w:val="0"/>
        <w:adjustRightInd w:val="0"/>
        <w:spacing w:after="0" w:line="360" w:lineRule="auto"/>
        <w:jc w:val="both"/>
        <w:rPr>
          <w:rFonts w:ascii="Arial" w:hAnsi="Arial" w:cs="Arial"/>
          <w:color w:val="000000"/>
        </w:rPr>
      </w:pPr>
    </w:p>
    <w:p w14:paraId="4603FD6E" w14:textId="77777777" w:rsidR="00D17A87" w:rsidRPr="00D17A87" w:rsidRDefault="00D17A87" w:rsidP="00D17A87">
      <w:pPr>
        <w:autoSpaceDE w:val="0"/>
        <w:autoSpaceDN w:val="0"/>
        <w:adjustRightInd w:val="0"/>
        <w:spacing w:after="0" w:line="360" w:lineRule="auto"/>
        <w:jc w:val="both"/>
        <w:rPr>
          <w:rFonts w:ascii="Arial" w:hAnsi="Arial" w:cs="Arial"/>
          <w:color w:val="000000"/>
        </w:rPr>
      </w:pPr>
      <w:r w:rsidRPr="00D17A87">
        <w:rPr>
          <w:rFonts w:ascii="Arial" w:hAnsi="Arial" w:cs="Arial"/>
          <w:color w:val="000000"/>
        </w:rPr>
        <w:t>Por otro lado, la evaluación es una valoración integral y objetiva sobre el diseño, implementación y resultados del plan. A partir de la evaluación, se determina la pertinencia del plan, y se verifica si se alcan</w:t>
      </w:r>
      <w:r w:rsidR="00D45BFB">
        <w:rPr>
          <w:rFonts w:ascii="Arial" w:hAnsi="Arial" w:cs="Arial"/>
          <w:color w:val="000000"/>
        </w:rPr>
        <w:t xml:space="preserve">zaron los resultados esperados” </w:t>
      </w:r>
      <w:r w:rsidR="00D45BFB" w:rsidRPr="00D45BFB">
        <w:rPr>
          <w:rFonts w:ascii="Arial" w:hAnsi="Arial" w:cs="Arial"/>
          <w:b/>
          <w:color w:val="000000"/>
        </w:rPr>
        <w:t>Fuente:</w:t>
      </w:r>
      <w:r w:rsidR="00D45BFB">
        <w:rPr>
          <w:rFonts w:ascii="Arial" w:hAnsi="Arial" w:cs="Arial"/>
          <w:color w:val="000000"/>
        </w:rPr>
        <w:t xml:space="preserve"> CEPLAN </w:t>
      </w:r>
    </w:p>
    <w:p w14:paraId="221E3AC2" w14:textId="77777777" w:rsidR="00D17A87" w:rsidRPr="00D17A87" w:rsidRDefault="00D17A87" w:rsidP="00D17A87">
      <w:pPr>
        <w:autoSpaceDE w:val="0"/>
        <w:autoSpaceDN w:val="0"/>
        <w:adjustRightInd w:val="0"/>
        <w:spacing w:after="0" w:line="360" w:lineRule="auto"/>
        <w:jc w:val="both"/>
        <w:rPr>
          <w:rFonts w:ascii="Arial" w:hAnsi="Arial" w:cs="Arial"/>
          <w:color w:val="000000"/>
        </w:rPr>
      </w:pPr>
      <w:r w:rsidRPr="00D17A87">
        <w:rPr>
          <w:rFonts w:ascii="Arial" w:hAnsi="Arial" w:cs="Arial"/>
          <w:color w:val="000000"/>
        </w:rPr>
        <w:t xml:space="preserve"> </w:t>
      </w:r>
    </w:p>
    <w:p w14:paraId="7CC0D720" w14:textId="77777777" w:rsidR="00315AAE" w:rsidRPr="007772C5" w:rsidRDefault="00315AAE" w:rsidP="00315AAE">
      <w:pPr>
        <w:autoSpaceDE w:val="0"/>
        <w:autoSpaceDN w:val="0"/>
        <w:adjustRightInd w:val="0"/>
        <w:spacing w:after="0" w:line="360" w:lineRule="auto"/>
        <w:jc w:val="both"/>
        <w:rPr>
          <w:rFonts w:ascii="Arial" w:hAnsi="Arial" w:cs="Arial"/>
          <w:b/>
          <w:color w:val="000000"/>
        </w:rPr>
      </w:pPr>
      <w:r w:rsidRPr="007772C5">
        <w:rPr>
          <w:rFonts w:ascii="Arial" w:hAnsi="Arial" w:cs="Arial"/>
          <w:b/>
          <w:color w:val="000000"/>
        </w:rPr>
        <w:t xml:space="preserve">Institucionalización del Plan de Desarrollo y de las Instancias de Gestión </w:t>
      </w:r>
    </w:p>
    <w:p w14:paraId="0D09DEBD" w14:textId="77777777" w:rsidR="00315AAE" w:rsidRPr="007772C5" w:rsidRDefault="00315AAE" w:rsidP="00315AAE">
      <w:pPr>
        <w:autoSpaceDE w:val="0"/>
        <w:autoSpaceDN w:val="0"/>
        <w:adjustRightInd w:val="0"/>
        <w:spacing w:after="0" w:line="360" w:lineRule="auto"/>
        <w:jc w:val="both"/>
        <w:rPr>
          <w:rFonts w:ascii="Arial" w:hAnsi="Arial" w:cs="Arial"/>
          <w:color w:val="000000"/>
        </w:rPr>
      </w:pPr>
      <w:r w:rsidRPr="007772C5">
        <w:rPr>
          <w:rFonts w:ascii="Arial" w:hAnsi="Arial" w:cs="Arial"/>
          <w:color w:val="000000"/>
        </w:rPr>
        <w:t>La experiencia nos indica que el PDC para su continuidad a lo largo del tiempo puede tener dificultades con las contingencias de los cambios políticos y de administración municipal. Sin embargo, no debe considerase al Plan como un patrimonio municipal, sino, como señala la ley, es el plan de todo el territorio y tiene que ser aplicado para el desarrollo de todo el ámbito distrital. Las medidas más adecuadas para que el PDC se mantenga es que se institucionalice de dos formas:</w:t>
      </w:r>
    </w:p>
    <w:p w14:paraId="4EB2B2BB" w14:textId="77777777" w:rsidR="00315AAE" w:rsidRPr="007772C5" w:rsidRDefault="00315AAE" w:rsidP="00D8613E">
      <w:pPr>
        <w:pStyle w:val="ListParagraph"/>
        <w:numPr>
          <w:ilvl w:val="0"/>
          <w:numId w:val="73"/>
        </w:numPr>
        <w:autoSpaceDE w:val="0"/>
        <w:autoSpaceDN w:val="0"/>
        <w:adjustRightInd w:val="0"/>
        <w:spacing w:after="0" w:line="360" w:lineRule="auto"/>
        <w:jc w:val="both"/>
        <w:rPr>
          <w:rFonts w:ascii="Arial" w:hAnsi="Arial" w:cs="Arial"/>
          <w:color w:val="000000"/>
        </w:rPr>
      </w:pPr>
      <w:r w:rsidRPr="007772C5">
        <w:rPr>
          <w:rFonts w:ascii="Arial" w:hAnsi="Arial" w:cs="Arial"/>
          <w:b/>
          <w:color w:val="000000"/>
        </w:rPr>
        <w:t>La primera</w:t>
      </w:r>
      <w:r w:rsidRPr="007772C5">
        <w:rPr>
          <w:rFonts w:ascii="Arial" w:hAnsi="Arial" w:cs="Arial"/>
          <w:color w:val="000000"/>
        </w:rPr>
        <w:t xml:space="preserve"> es a través de su oficialización por parte de la Municipalidad y su comunicación a las otras instancias e instituciones del distrito. </w:t>
      </w:r>
    </w:p>
    <w:p w14:paraId="387F8102" w14:textId="77777777" w:rsidR="00315AAE" w:rsidRPr="007772C5" w:rsidRDefault="00315AAE" w:rsidP="00315AAE">
      <w:pPr>
        <w:autoSpaceDE w:val="0"/>
        <w:autoSpaceDN w:val="0"/>
        <w:adjustRightInd w:val="0"/>
        <w:spacing w:after="0" w:line="360" w:lineRule="auto"/>
        <w:jc w:val="both"/>
        <w:rPr>
          <w:rFonts w:ascii="Arial" w:hAnsi="Arial" w:cs="Arial"/>
          <w:color w:val="000000"/>
        </w:rPr>
      </w:pPr>
      <w:r w:rsidRPr="007772C5">
        <w:rPr>
          <w:rFonts w:ascii="Arial" w:hAnsi="Arial" w:cs="Arial"/>
          <w:color w:val="000000"/>
        </w:rPr>
        <w:t xml:space="preserve">Para asegurar el marco normativo donde se desarrollaría el PDC se requiere la emisión de los dispositivos legales municipales necesarios para que el proceso de gestión y viabilidad sea factible. La generación de decretos de alcaldía, resoluciones y acuerdos de Concejo son la garantía legal y normativa que permite la continuidad del Plan. </w:t>
      </w:r>
    </w:p>
    <w:p w14:paraId="0E84F1BC" w14:textId="77777777" w:rsidR="00315AAE" w:rsidRPr="007772C5" w:rsidRDefault="00315AAE" w:rsidP="00D8613E">
      <w:pPr>
        <w:pStyle w:val="ListParagraph"/>
        <w:numPr>
          <w:ilvl w:val="0"/>
          <w:numId w:val="73"/>
        </w:numPr>
        <w:autoSpaceDE w:val="0"/>
        <w:autoSpaceDN w:val="0"/>
        <w:adjustRightInd w:val="0"/>
        <w:spacing w:after="0" w:line="360" w:lineRule="auto"/>
        <w:jc w:val="both"/>
        <w:rPr>
          <w:rFonts w:ascii="Arial" w:hAnsi="Arial" w:cs="Arial"/>
          <w:color w:val="000000"/>
        </w:rPr>
      </w:pPr>
      <w:r w:rsidRPr="007772C5">
        <w:rPr>
          <w:rFonts w:ascii="Arial" w:hAnsi="Arial" w:cs="Arial"/>
          <w:b/>
          <w:color w:val="000000"/>
        </w:rPr>
        <w:t>La segunda</w:t>
      </w:r>
      <w:r w:rsidRPr="007772C5">
        <w:rPr>
          <w:rFonts w:ascii="Arial" w:hAnsi="Arial" w:cs="Arial"/>
          <w:color w:val="000000"/>
        </w:rPr>
        <w:t xml:space="preserve"> es a través de ampliar su base social e institucional de reconocimiento es decir hacer que el Plan se convierta en parte de las actividades de las instituciones y organizaciones.</w:t>
      </w:r>
    </w:p>
    <w:p w14:paraId="1D3A8221" w14:textId="77777777" w:rsidR="00315AAE" w:rsidRPr="007772C5" w:rsidRDefault="00315AAE" w:rsidP="00315AAE">
      <w:pPr>
        <w:autoSpaceDE w:val="0"/>
        <w:autoSpaceDN w:val="0"/>
        <w:adjustRightInd w:val="0"/>
        <w:spacing w:after="0" w:line="360" w:lineRule="auto"/>
        <w:jc w:val="both"/>
        <w:rPr>
          <w:rFonts w:ascii="Arial" w:hAnsi="Arial" w:cs="Arial"/>
          <w:color w:val="000000"/>
        </w:rPr>
      </w:pPr>
      <w:r w:rsidRPr="007772C5">
        <w:rPr>
          <w:rFonts w:ascii="Arial" w:hAnsi="Arial" w:cs="Arial"/>
          <w:color w:val="000000"/>
        </w:rPr>
        <w:t xml:space="preserve">Consolidar los espacios de concertación: Motivando y promoviendo la participación de los actores y agentes sociales, lo que dará como resultado el funcionamiento de todos los espacios de concertación del Plan. </w:t>
      </w:r>
    </w:p>
    <w:p w14:paraId="689EF4BE" w14:textId="77777777" w:rsidR="00315AAE" w:rsidRPr="007772C5" w:rsidRDefault="00315AAE" w:rsidP="00315AAE">
      <w:pPr>
        <w:autoSpaceDE w:val="0"/>
        <w:autoSpaceDN w:val="0"/>
        <w:adjustRightInd w:val="0"/>
        <w:spacing w:after="0" w:line="360" w:lineRule="auto"/>
        <w:jc w:val="both"/>
        <w:rPr>
          <w:rFonts w:ascii="Arial" w:hAnsi="Arial" w:cs="Arial"/>
          <w:color w:val="000000"/>
        </w:rPr>
      </w:pPr>
    </w:p>
    <w:p w14:paraId="3520052D" w14:textId="77777777" w:rsidR="00D17F1D" w:rsidRDefault="00D17F1D" w:rsidP="00D17F1D">
      <w:pPr>
        <w:pStyle w:val="NoSpacing"/>
        <w:rPr>
          <w:rFonts w:ascii="Arial" w:hAnsi="Arial" w:cs="Arial"/>
          <w:b/>
          <w:sz w:val="20"/>
          <w:szCs w:val="20"/>
        </w:rPr>
      </w:pPr>
      <w:r w:rsidRPr="00C37A96">
        <w:rPr>
          <w:rFonts w:ascii="Arial" w:hAnsi="Arial" w:cs="Arial"/>
          <w:b/>
          <w:noProof/>
          <w:lang w:val="en-US"/>
        </w:rPr>
        <w:drawing>
          <wp:inline distT="0" distB="0" distL="0" distR="0" wp14:anchorId="751223AD" wp14:editId="53EFAC84">
            <wp:extent cx="781050" cy="581025"/>
            <wp:effectExtent l="0" t="0" r="0" b="9525"/>
            <wp:docPr id="113" name="Imagen 113"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28735542" w14:textId="77777777" w:rsidR="00D17F1D" w:rsidRPr="00561F7F" w:rsidRDefault="00D17F1D" w:rsidP="00D17F1D">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6B9A8A82" w14:textId="77777777" w:rsidR="00315AAE" w:rsidRPr="007772C5" w:rsidRDefault="00315AAE" w:rsidP="00315AAE">
      <w:pPr>
        <w:autoSpaceDE w:val="0"/>
        <w:autoSpaceDN w:val="0"/>
        <w:adjustRightInd w:val="0"/>
        <w:spacing w:after="0" w:line="360" w:lineRule="auto"/>
        <w:jc w:val="both"/>
        <w:rPr>
          <w:rFonts w:ascii="Arial" w:hAnsi="Arial" w:cs="Arial"/>
          <w:b/>
          <w:color w:val="000000"/>
        </w:rPr>
      </w:pPr>
      <w:r w:rsidRPr="007772C5">
        <w:rPr>
          <w:rFonts w:ascii="Arial" w:hAnsi="Arial" w:cs="Arial"/>
          <w:b/>
          <w:color w:val="000000"/>
        </w:rPr>
        <w:t xml:space="preserve">SEGUIMIENTO Y EVALUACIÓN. </w:t>
      </w:r>
    </w:p>
    <w:p w14:paraId="22C08CA6" w14:textId="77777777" w:rsidR="00315AAE" w:rsidRPr="007772C5" w:rsidRDefault="00315AAE" w:rsidP="00315AAE">
      <w:pPr>
        <w:autoSpaceDE w:val="0"/>
        <w:autoSpaceDN w:val="0"/>
        <w:adjustRightInd w:val="0"/>
        <w:spacing w:after="0" w:line="360" w:lineRule="auto"/>
        <w:jc w:val="both"/>
        <w:rPr>
          <w:rFonts w:ascii="Arial" w:hAnsi="Arial" w:cs="Arial"/>
          <w:b/>
          <w:color w:val="000000"/>
        </w:rPr>
      </w:pPr>
      <w:r w:rsidRPr="007772C5">
        <w:rPr>
          <w:rFonts w:ascii="Arial" w:hAnsi="Arial" w:cs="Arial"/>
          <w:b/>
          <w:color w:val="000000"/>
        </w:rPr>
        <w:t xml:space="preserve">Evaluación Interna: </w:t>
      </w:r>
    </w:p>
    <w:p w14:paraId="4FE073AD" w14:textId="77777777" w:rsidR="00315AAE" w:rsidRPr="007772C5" w:rsidRDefault="00315AAE" w:rsidP="00315AAE">
      <w:pPr>
        <w:autoSpaceDE w:val="0"/>
        <w:autoSpaceDN w:val="0"/>
        <w:adjustRightInd w:val="0"/>
        <w:spacing w:after="0" w:line="360" w:lineRule="auto"/>
        <w:jc w:val="both"/>
        <w:rPr>
          <w:rFonts w:ascii="Arial" w:hAnsi="Arial" w:cs="Arial"/>
          <w:color w:val="000000"/>
        </w:rPr>
      </w:pPr>
      <w:r w:rsidRPr="007772C5">
        <w:rPr>
          <w:rFonts w:ascii="Arial" w:hAnsi="Arial" w:cs="Arial"/>
          <w:color w:val="000000"/>
        </w:rPr>
        <w:t xml:space="preserve">Esta evaluación interna se encargará al área de Planeamiento y Presupuesto de la Municipalidad de Huacrapuquio, área funcionalmente responsable de las acciones de seguimiento, monitoreo y evaluación del PDC. </w:t>
      </w:r>
    </w:p>
    <w:p w14:paraId="70C2969A" w14:textId="77777777" w:rsidR="00315AAE" w:rsidRDefault="00315AAE" w:rsidP="00315AAE">
      <w:pPr>
        <w:autoSpaceDE w:val="0"/>
        <w:autoSpaceDN w:val="0"/>
        <w:adjustRightInd w:val="0"/>
        <w:spacing w:after="0" w:line="360" w:lineRule="auto"/>
        <w:jc w:val="both"/>
        <w:rPr>
          <w:rFonts w:ascii="Arial" w:hAnsi="Arial" w:cs="Arial"/>
          <w:color w:val="000000"/>
        </w:rPr>
      </w:pPr>
      <w:r w:rsidRPr="007772C5">
        <w:rPr>
          <w:rFonts w:ascii="Arial" w:hAnsi="Arial" w:cs="Arial"/>
          <w:color w:val="000000"/>
        </w:rPr>
        <w:t xml:space="preserve">Estas acciones de seguimiento y monitoreo se realizarán periódicamente con la finalidad de tener conocimiento al finalizar cada año, sobre la evolución de los indicadores establecidos para medir el cumplimiento de metas del plan, lo cual servirá para retroalimentar o reorientar las políticas, estrategias y actividades planteadas. </w:t>
      </w:r>
    </w:p>
    <w:p w14:paraId="74187B37" w14:textId="77777777" w:rsidR="00315AAE" w:rsidRPr="007772C5" w:rsidRDefault="00315AAE" w:rsidP="00315AAE">
      <w:pPr>
        <w:autoSpaceDE w:val="0"/>
        <w:autoSpaceDN w:val="0"/>
        <w:adjustRightInd w:val="0"/>
        <w:spacing w:after="0" w:line="360" w:lineRule="auto"/>
        <w:jc w:val="both"/>
        <w:rPr>
          <w:rFonts w:ascii="Arial" w:hAnsi="Arial" w:cs="Arial"/>
          <w:color w:val="000000"/>
        </w:rPr>
      </w:pPr>
      <w:r w:rsidRPr="007772C5">
        <w:rPr>
          <w:rFonts w:ascii="Arial" w:hAnsi="Arial" w:cs="Arial"/>
          <w:color w:val="000000"/>
        </w:rPr>
        <w:t>Esta evaluación deberá ser participativa con los actores del desarrollo distrital, ya que nos brinda también la oportunidad de constituir un espacio de diálogo que fortalece a la gobernabilidad y que conlleva a restaurar la confianza de los ciudadanos en sus instituciones representativas.</w:t>
      </w:r>
    </w:p>
    <w:p w14:paraId="6A3BF51F" w14:textId="77777777" w:rsidR="00315AAE" w:rsidRPr="007772C5" w:rsidRDefault="00315AAE" w:rsidP="00315AAE">
      <w:pPr>
        <w:autoSpaceDE w:val="0"/>
        <w:autoSpaceDN w:val="0"/>
        <w:adjustRightInd w:val="0"/>
        <w:spacing w:after="0" w:line="360" w:lineRule="auto"/>
        <w:jc w:val="both"/>
        <w:rPr>
          <w:rFonts w:ascii="Arial" w:hAnsi="Arial" w:cs="Arial"/>
          <w:color w:val="000000"/>
        </w:rPr>
      </w:pPr>
      <w:r w:rsidRPr="007772C5">
        <w:rPr>
          <w:rFonts w:ascii="Arial" w:hAnsi="Arial" w:cs="Arial"/>
          <w:color w:val="000000"/>
        </w:rPr>
        <w:t xml:space="preserve"> </w:t>
      </w:r>
    </w:p>
    <w:p w14:paraId="1937A81D" w14:textId="77777777" w:rsidR="00315AAE" w:rsidRPr="007772C5" w:rsidRDefault="00315AAE" w:rsidP="00315AAE">
      <w:pPr>
        <w:autoSpaceDE w:val="0"/>
        <w:autoSpaceDN w:val="0"/>
        <w:adjustRightInd w:val="0"/>
        <w:spacing w:after="0" w:line="360" w:lineRule="auto"/>
        <w:jc w:val="both"/>
        <w:rPr>
          <w:rFonts w:ascii="Arial" w:hAnsi="Arial" w:cs="Arial"/>
          <w:b/>
          <w:color w:val="000000"/>
        </w:rPr>
      </w:pPr>
      <w:r w:rsidRPr="007772C5">
        <w:rPr>
          <w:rFonts w:ascii="Arial" w:hAnsi="Arial" w:cs="Arial"/>
          <w:b/>
          <w:color w:val="000000"/>
        </w:rPr>
        <w:t xml:space="preserve">Evaluación Externa </w:t>
      </w:r>
    </w:p>
    <w:p w14:paraId="07393210" w14:textId="77777777" w:rsidR="00315AAE" w:rsidRPr="007772C5" w:rsidRDefault="00315AAE" w:rsidP="00315AAE">
      <w:pPr>
        <w:autoSpaceDE w:val="0"/>
        <w:autoSpaceDN w:val="0"/>
        <w:adjustRightInd w:val="0"/>
        <w:spacing w:after="0" w:line="360" w:lineRule="auto"/>
        <w:jc w:val="both"/>
        <w:rPr>
          <w:rFonts w:ascii="Arial" w:hAnsi="Arial" w:cs="Arial"/>
          <w:color w:val="000000"/>
        </w:rPr>
      </w:pPr>
      <w:r w:rsidRPr="007772C5">
        <w:rPr>
          <w:rFonts w:ascii="Arial" w:hAnsi="Arial" w:cs="Arial"/>
          <w:color w:val="000000"/>
        </w:rPr>
        <w:t>También se considera</w:t>
      </w:r>
      <w:r w:rsidR="00D17F1D">
        <w:rPr>
          <w:rFonts w:ascii="Arial" w:hAnsi="Arial" w:cs="Arial"/>
          <w:color w:val="000000"/>
        </w:rPr>
        <w:t xml:space="preserve"> de ser nrcesario,</w:t>
      </w:r>
      <w:r w:rsidRPr="007772C5">
        <w:rPr>
          <w:rFonts w:ascii="Arial" w:hAnsi="Arial" w:cs="Arial"/>
          <w:color w:val="000000"/>
        </w:rPr>
        <w:t xml:space="preserve"> contar con una evaluación externa, a través de una consultoría para que al final de cada ejercicio de gobierno realice un proceso de evaluación para determinar si las acciones o intervenciones de los diferentes actores, cumplieron en desarrollar sus acciones dentro de la visión, objetivos y políticas contempladas en el Plan, así como determinar que logros se alcanzaron en cada periodo de gobierno.</w:t>
      </w:r>
    </w:p>
    <w:p w14:paraId="384234E7" w14:textId="77777777" w:rsidR="00315AAE" w:rsidRPr="007772C5" w:rsidRDefault="00315AAE" w:rsidP="00D8613E">
      <w:pPr>
        <w:pStyle w:val="ListParagraph"/>
        <w:numPr>
          <w:ilvl w:val="0"/>
          <w:numId w:val="49"/>
        </w:numPr>
        <w:autoSpaceDE w:val="0"/>
        <w:autoSpaceDN w:val="0"/>
        <w:adjustRightInd w:val="0"/>
        <w:spacing w:after="0" w:line="360" w:lineRule="auto"/>
        <w:jc w:val="both"/>
        <w:rPr>
          <w:rFonts w:ascii="Arial" w:hAnsi="Arial" w:cs="Arial"/>
          <w:color w:val="000000"/>
        </w:rPr>
      </w:pPr>
      <w:r w:rsidRPr="007772C5">
        <w:rPr>
          <w:rFonts w:ascii="Arial" w:hAnsi="Arial" w:cs="Arial"/>
          <w:color w:val="000000"/>
        </w:rPr>
        <w:t>Implementación.</w:t>
      </w:r>
    </w:p>
    <w:p w14:paraId="5EF45862" w14:textId="77777777" w:rsidR="00315AAE" w:rsidRPr="007772C5" w:rsidRDefault="00315AAE" w:rsidP="00D8613E">
      <w:pPr>
        <w:pStyle w:val="ListParagraph"/>
        <w:numPr>
          <w:ilvl w:val="0"/>
          <w:numId w:val="49"/>
        </w:numPr>
        <w:autoSpaceDE w:val="0"/>
        <w:autoSpaceDN w:val="0"/>
        <w:adjustRightInd w:val="0"/>
        <w:spacing w:after="0" w:line="360" w:lineRule="auto"/>
        <w:jc w:val="both"/>
        <w:rPr>
          <w:rFonts w:ascii="Arial" w:hAnsi="Arial" w:cs="Arial"/>
          <w:color w:val="000000"/>
        </w:rPr>
      </w:pPr>
      <w:r w:rsidRPr="007772C5">
        <w:rPr>
          <w:rFonts w:ascii="Arial" w:hAnsi="Arial" w:cs="Arial"/>
          <w:color w:val="000000"/>
        </w:rPr>
        <w:t>Instancias de Gestión del Plan</w:t>
      </w:r>
    </w:p>
    <w:p w14:paraId="5EEF98F7" w14:textId="77777777" w:rsidR="00315AAE" w:rsidRPr="007772C5" w:rsidRDefault="00315AAE" w:rsidP="00D8613E">
      <w:pPr>
        <w:pStyle w:val="ListParagraph"/>
        <w:numPr>
          <w:ilvl w:val="0"/>
          <w:numId w:val="49"/>
        </w:numPr>
        <w:autoSpaceDE w:val="0"/>
        <w:autoSpaceDN w:val="0"/>
        <w:adjustRightInd w:val="0"/>
        <w:spacing w:after="0" w:line="360" w:lineRule="auto"/>
        <w:jc w:val="both"/>
        <w:rPr>
          <w:rFonts w:ascii="Arial" w:hAnsi="Arial" w:cs="Arial"/>
          <w:color w:val="000000"/>
        </w:rPr>
      </w:pPr>
      <w:r w:rsidRPr="007772C5">
        <w:rPr>
          <w:rFonts w:ascii="Arial" w:hAnsi="Arial" w:cs="Arial"/>
          <w:color w:val="000000"/>
        </w:rPr>
        <w:t>Aplicación en el PEI, POI y Presupuesto Participativo.</w:t>
      </w:r>
    </w:p>
    <w:p w14:paraId="28CC351E" w14:textId="77777777" w:rsidR="00D45BFB" w:rsidRDefault="00D17F1D" w:rsidP="00B6317E">
      <w:pPr>
        <w:autoSpaceDE w:val="0"/>
        <w:autoSpaceDN w:val="0"/>
        <w:adjustRightInd w:val="0"/>
        <w:spacing w:after="0" w:line="360" w:lineRule="auto"/>
        <w:jc w:val="both"/>
        <w:rPr>
          <w:rFonts w:ascii="Arial" w:hAnsi="Arial" w:cs="Arial"/>
          <w:color w:val="000000"/>
        </w:rPr>
      </w:pPr>
      <w:r>
        <w:rPr>
          <w:rFonts w:ascii="Arial" w:hAnsi="Arial" w:cs="Arial"/>
          <w:color w:val="000000"/>
        </w:rPr>
        <w:t>Al respecto: CEPLAN recomienda</w:t>
      </w:r>
      <w:r w:rsidR="009A64D2">
        <w:rPr>
          <w:rFonts w:ascii="Arial" w:hAnsi="Arial" w:cs="Arial"/>
          <w:color w:val="000000"/>
        </w:rPr>
        <w:t xml:space="preserve"> la siguiente estructura de contenido del Informe de resultados:</w:t>
      </w:r>
    </w:p>
    <w:p w14:paraId="3D1E7D44" w14:textId="77777777" w:rsidR="00B6317E" w:rsidRPr="009A64D2" w:rsidRDefault="00B6317E" w:rsidP="00D45BFB">
      <w:pPr>
        <w:autoSpaceDE w:val="0"/>
        <w:autoSpaceDN w:val="0"/>
        <w:adjustRightInd w:val="0"/>
        <w:spacing w:after="0" w:line="360" w:lineRule="auto"/>
        <w:jc w:val="center"/>
        <w:rPr>
          <w:rFonts w:ascii="Arial" w:hAnsi="Arial" w:cs="Arial"/>
          <w:b/>
          <w:color w:val="000000"/>
        </w:rPr>
      </w:pPr>
      <w:r w:rsidRPr="009A64D2">
        <w:rPr>
          <w:rFonts w:ascii="Arial" w:hAnsi="Arial" w:cs="Arial"/>
          <w:b/>
          <w:color w:val="000000"/>
        </w:rPr>
        <w:t>INFORME DE EVA</w:t>
      </w:r>
      <w:r w:rsidR="00D45BFB" w:rsidRPr="009A64D2">
        <w:rPr>
          <w:rFonts w:ascii="Arial" w:hAnsi="Arial" w:cs="Arial"/>
          <w:b/>
          <w:color w:val="000000"/>
        </w:rPr>
        <w:t>LUACION DE RESULTADOS DEL PDC</w:t>
      </w:r>
    </w:p>
    <w:p w14:paraId="55B86A7A" w14:textId="77777777" w:rsidR="00D17F1D" w:rsidRPr="009A64D2" w:rsidRDefault="00D17F1D" w:rsidP="00D45BFB">
      <w:pPr>
        <w:autoSpaceDE w:val="0"/>
        <w:autoSpaceDN w:val="0"/>
        <w:adjustRightInd w:val="0"/>
        <w:spacing w:after="0" w:line="360" w:lineRule="auto"/>
        <w:jc w:val="center"/>
        <w:rPr>
          <w:rFonts w:ascii="Arial" w:hAnsi="Arial" w:cs="Arial"/>
          <w:b/>
          <w:color w:val="000000"/>
        </w:rPr>
      </w:pPr>
      <w:r w:rsidRPr="009A64D2">
        <w:rPr>
          <w:rFonts w:ascii="Arial" w:hAnsi="Arial" w:cs="Arial"/>
          <w:b/>
          <w:color w:val="000000"/>
        </w:rPr>
        <w:t>Contenido mínimo</w:t>
      </w:r>
    </w:p>
    <w:p w14:paraId="1ED99CD2" w14:textId="77777777" w:rsidR="00B6317E" w:rsidRPr="00D17A87" w:rsidRDefault="00B6317E" w:rsidP="00B6317E">
      <w:pPr>
        <w:autoSpaceDE w:val="0"/>
        <w:autoSpaceDN w:val="0"/>
        <w:adjustRightInd w:val="0"/>
        <w:spacing w:after="0" w:line="360" w:lineRule="auto"/>
        <w:jc w:val="both"/>
        <w:rPr>
          <w:rFonts w:ascii="Arial" w:hAnsi="Arial" w:cs="Arial"/>
          <w:color w:val="000000"/>
        </w:rPr>
      </w:pPr>
      <w:r w:rsidRPr="00D17A87">
        <w:rPr>
          <w:rFonts w:ascii="Arial" w:hAnsi="Arial" w:cs="Arial"/>
          <w:color w:val="000000"/>
        </w:rPr>
        <w:t xml:space="preserve">1. Cumplimiento de </w:t>
      </w:r>
      <w:r w:rsidR="00D45BFB">
        <w:rPr>
          <w:rFonts w:ascii="Arial" w:hAnsi="Arial" w:cs="Arial"/>
          <w:color w:val="000000"/>
        </w:rPr>
        <w:t xml:space="preserve">los objetivos del PDC. - </w:t>
      </w:r>
      <w:r w:rsidRPr="00D17A87">
        <w:rPr>
          <w:rFonts w:ascii="Arial" w:hAnsi="Arial" w:cs="Arial"/>
          <w:color w:val="000000"/>
        </w:rPr>
        <w:t>Los objetivos del plan han cumpli</w:t>
      </w:r>
      <w:r w:rsidR="00D45BFB">
        <w:rPr>
          <w:rFonts w:ascii="Arial" w:hAnsi="Arial" w:cs="Arial"/>
          <w:color w:val="000000"/>
        </w:rPr>
        <w:t>do la meta establecida al año</w:t>
      </w:r>
      <w:r w:rsidRPr="00D17A87">
        <w:rPr>
          <w:rFonts w:ascii="Arial" w:hAnsi="Arial" w:cs="Arial"/>
          <w:color w:val="000000"/>
        </w:rPr>
        <w:t xml:space="preserve">? </w:t>
      </w:r>
    </w:p>
    <w:p w14:paraId="1D61D73E" w14:textId="77777777" w:rsidR="00D45BFB" w:rsidRPr="002E42BD" w:rsidRDefault="00B6317E" w:rsidP="002E42BD">
      <w:pPr>
        <w:pStyle w:val="ListParagraph"/>
        <w:numPr>
          <w:ilvl w:val="0"/>
          <w:numId w:val="80"/>
        </w:numPr>
        <w:autoSpaceDE w:val="0"/>
        <w:autoSpaceDN w:val="0"/>
        <w:adjustRightInd w:val="0"/>
        <w:spacing w:after="0" w:line="360" w:lineRule="auto"/>
        <w:jc w:val="both"/>
        <w:rPr>
          <w:rFonts w:ascii="Arial" w:hAnsi="Arial" w:cs="Arial"/>
          <w:color w:val="000000"/>
        </w:rPr>
      </w:pPr>
      <w:r w:rsidRPr="002E42BD">
        <w:rPr>
          <w:rFonts w:ascii="Arial" w:hAnsi="Arial" w:cs="Arial"/>
          <w:color w:val="000000"/>
        </w:rPr>
        <w:t>Análisis de los factores que han afectado el cumplimiento de los objetivos del plan</w:t>
      </w:r>
    </w:p>
    <w:p w14:paraId="4D8B2CC8" w14:textId="77777777" w:rsidR="00B6317E" w:rsidRPr="00D45BFB" w:rsidRDefault="00B6317E" w:rsidP="00D45BFB">
      <w:pPr>
        <w:autoSpaceDE w:val="0"/>
        <w:autoSpaceDN w:val="0"/>
        <w:adjustRightInd w:val="0"/>
        <w:spacing w:after="0" w:line="360" w:lineRule="auto"/>
        <w:jc w:val="both"/>
        <w:rPr>
          <w:rFonts w:ascii="Arial" w:hAnsi="Arial" w:cs="Arial"/>
          <w:color w:val="000000"/>
        </w:rPr>
      </w:pPr>
      <w:r w:rsidRPr="00D45BFB">
        <w:rPr>
          <w:rFonts w:ascii="Arial" w:hAnsi="Arial" w:cs="Arial"/>
          <w:color w:val="000000"/>
        </w:rPr>
        <w:t>¿Cuáles han sido los factores que han afectado de manera positiva o negativa el logr</w:t>
      </w:r>
      <w:r w:rsidR="00D45BFB">
        <w:rPr>
          <w:rFonts w:ascii="Arial" w:hAnsi="Arial" w:cs="Arial"/>
          <w:color w:val="000000"/>
        </w:rPr>
        <w:t>o de los resultados esperados?</w:t>
      </w:r>
      <w:r w:rsidRPr="00D45BFB">
        <w:rPr>
          <w:rFonts w:ascii="Arial" w:hAnsi="Arial" w:cs="Arial"/>
          <w:color w:val="000000"/>
        </w:rPr>
        <w:t xml:space="preserve"> </w:t>
      </w:r>
    </w:p>
    <w:p w14:paraId="6F41C487" w14:textId="77777777" w:rsidR="00D45BFB" w:rsidRDefault="00B6317E" w:rsidP="00B6317E">
      <w:pPr>
        <w:autoSpaceDE w:val="0"/>
        <w:autoSpaceDN w:val="0"/>
        <w:adjustRightInd w:val="0"/>
        <w:spacing w:after="0" w:line="360" w:lineRule="auto"/>
        <w:jc w:val="both"/>
        <w:rPr>
          <w:rFonts w:ascii="Arial" w:hAnsi="Arial" w:cs="Arial"/>
          <w:color w:val="000000"/>
        </w:rPr>
      </w:pPr>
      <w:r w:rsidRPr="00D17A87">
        <w:rPr>
          <w:rFonts w:ascii="Arial" w:hAnsi="Arial" w:cs="Arial"/>
          <w:color w:val="000000"/>
        </w:rPr>
        <w:t xml:space="preserve">3. Perspectivas de mejora de las intervenciones </w:t>
      </w:r>
    </w:p>
    <w:p w14:paraId="491D6102" w14:textId="77777777" w:rsidR="00D45BFB" w:rsidRDefault="00B6317E" w:rsidP="00B6317E">
      <w:pPr>
        <w:autoSpaceDE w:val="0"/>
        <w:autoSpaceDN w:val="0"/>
        <w:adjustRightInd w:val="0"/>
        <w:spacing w:after="0" w:line="360" w:lineRule="auto"/>
        <w:jc w:val="both"/>
        <w:rPr>
          <w:rFonts w:ascii="Arial" w:hAnsi="Arial" w:cs="Arial"/>
          <w:color w:val="000000"/>
        </w:rPr>
      </w:pPr>
      <w:r w:rsidRPr="00D17A87">
        <w:rPr>
          <w:rFonts w:ascii="Arial" w:hAnsi="Arial" w:cs="Arial"/>
          <w:color w:val="000000"/>
        </w:rPr>
        <w:t xml:space="preserve">¿Cuáles son las buenas prácticas que deberían seguir aplicándose? </w:t>
      </w:r>
    </w:p>
    <w:p w14:paraId="071F6E36" w14:textId="77777777" w:rsidR="00B6317E" w:rsidRDefault="00B6317E" w:rsidP="00B6317E">
      <w:pPr>
        <w:autoSpaceDE w:val="0"/>
        <w:autoSpaceDN w:val="0"/>
        <w:adjustRightInd w:val="0"/>
        <w:spacing w:after="0" w:line="360" w:lineRule="auto"/>
        <w:jc w:val="both"/>
        <w:rPr>
          <w:rFonts w:ascii="Arial" w:hAnsi="Arial" w:cs="Arial"/>
          <w:color w:val="000000"/>
        </w:rPr>
      </w:pPr>
      <w:r w:rsidRPr="00D17A87">
        <w:rPr>
          <w:rFonts w:ascii="Arial" w:hAnsi="Arial" w:cs="Arial"/>
          <w:color w:val="000000"/>
        </w:rPr>
        <w:t xml:space="preserve">¿Cuáles han sido las intervenciones (acciones) que requieren mayor atención para el logro de los objetivos? </w:t>
      </w:r>
    </w:p>
    <w:p w14:paraId="5BD3B0FB" w14:textId="77777777" w:rsidR="00D17F1D" w:rsidRDefault="00B6317E" w:rsidP="00D17F1D">
      <w:pPr>
        <w:pStyle w:val="NoSpacing"/>
        <w:rPr>
          <w:rFonts w:ascii="Arial" w:hAnsi="Arial" w:cs="Arial"/>
          <w:b/>
          <w:sz w:val="20"/>
          <w:szCs w:val="20"/>
        </w:rPr>
      </w:pPr>
      <w:r w:rsidRPr="00D17A87">
        <w:rPr>
          <w:rFonts w:ascii="Arial" w:hAnsi="Arial" w:cs="Arial"/>
          <w:color w:val="000000"/>
        </w:rPr>
        <w:t xml:space="preserve"> </w:t>
      </w:r>
      <w:r w:rsidR="00D17F1D" w:rsidRPr="00C37A96">
        <w:rPr>
          <w:rFonts w:ascii="Arial" w:hAnsi="Arial" w:cs="Arial"/>
          <w:b/>
          <w:noProof/>
          <w:lang w:val="en-US"/>
        </w:rPr>
        <w:drawing>
          <wp:inline distT="0" distB="0" distL="0" distR="0" wp14:anchorId="2CBA29C8" wp14:editId="7CE1B1B9">
            <wp:extent cx="781050" cy="581025"/>
            <wp:effectExtent l="0" t="0" r="0" b="9525"/>
            <wp:docPr id="63" name="Imagen 63"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sidR="00D17F1D">
        <w:rPr>
          <w:rFonts w:ascii="Arial" w:hAnsi="Arial" w:cs="Arial"/>
          <w:b/>
          <w:sz w:val="20"/>
          <w:szCs w:val="20"/>
        </w:rPr>
        <w:t xml:space="preserve"> </w:t>
      </w:r>
      <w:r w:rsidR="00D17F1D" w:rsidRPr="00561F7F">
        <w:rPr>
          <w:rFonts w:ascii="Arial" w:hAnsi="Arial" w:cs="Arial"/>
          <w:b/>
          <w:color w:val="4472C4" w:themeColor="accent5"/>
          <w:sz w:val="18"/>
          <w:szCs w:val="18"/>
        </w:rPr>
        <w:t>Plan de Desarrollo Concertado Distrito de Huacrapuquio 2020-2030</w:t>
      </w:r>
    </w:p>
    <w:p w14:paraId="63398332" w14:textId="77777777" w:rsidR="00D17F1D" w:rsidRPr="00561F7F" w:rsidRDefault="00D17F1D" w:rsidP="00D17F1D">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306AF23A" w14:textId="77777777" w:rsidR="00D45BFB" w:rsidRPr="00D45BFB" w:rsidRDefault="00B6317E" w:rsidP="002E42BD">
      <w:pPr>
        <w:pStyle w:val="ListParagraph"/>
        <w:numPr>
          <w:ilvl w:val="0"/>
          <w:numId w:val="80"/>
        </w:numPr>
        <w:autoSpaceDE w:val="0"/>
        <w:autoSpaceDN w:val="0"/>
        <w:adjustRightInd w:val="0"/>
        <w:spacing w:after="0" w:line="360" w:lineRule="auto"/>
        <w:jc w:val="both"/>
        <w:rPr>
          <w:rFonts w:ascii="Arial" w:hAnsi="Arial" w:cs="Arial"/>
          <w:color w:val="000000"/>
        </w:rPr>
      </w:pPr>
      <w:r w:rsidRPr="00D45BFB">
        <w:rPr>
          <w:rFonts w:ascii="Arial" w:hAnsi="Arial" w:cs="Arial"/>
          <w:color w:val="000000"/>
        </w:rPr>
        <w:t>Análisis de actores que operan en el territorio</w:t>
      </w:r>
      <w:r w:rsidR="00D45BFB" w:rsidRPr="00D45BFB">
        <w:rPr>
          <w:rFonts w:ascii="Arial" w:hAnsi="Arial" w:cs="Arial"/>
          <w:color w:val="000000"/>
        </w:rPr>
        <w:t>.</w:t>
      </w:r>
    </w:p>
    <w:p w14:paraId="11DB657A" w14:textId="77777777" w:rsidR="002E42BD" w:rsidRPr="002E42BD" w:rsidRDefault="002E42BD" w:rsidP="002E42BD">
      <w:pPr>
        <w:autoSpaceDE w:val="0"/>
        <w:autoSpaceDN w:val="0"/>
        <w:adjustRightInd w:val="0"/>
        <w:spacing w:after="0" w:line="360" w:lineRule="auto"/>
        <w:jc w:val="both"/>
        <w:rPr>
          <w:rFonts w:ascii="Arial" w:hAnsi="Arial" w:cs="Arial"/>
          <w:color w:val="000000"/>
        </w:rPr>
      </w:pPr>
      <w:r w:rsidRPr="002E42BD">
        <w:rPr>
          <w:rFonts w:ascii="Arial" w:hAnsi="Arial" w:cs="Arial"/>
          <w:color w:val="000000"/>
        </w:rPr>
        <w:t>¿q</w:t>
      </w:r>
      <w:r w:rsidR="00B6317E" w:rsidRPr="002E42BD">
        <w:rPr>
          <w:rFonts w:ascii="Arial" w:hAnsi="Arial" w:cs="Arial"/>
          <w:color w:val="000000"/>
        </w:rPr>
        <w:t>ué act</w:t>
      </w:r>
      <w:r>
        <w:rPr>
          <w:rFonts w:ascii="Arial" w:hAnsi="Arial" w:cs="Arial"/>
          <w:color w:val="000000"/>
        </w:rPr>
        <w:t xml:space="preserve">ores </w:t>
      </w:r>
      <w:r w:rsidRPr="002E42BD">
        <w:rPr>
          <w:rFonts w:ascii="Arial" w:hAnsi="Arial" w:cs="Arial"/>
          <w:color w:val="000000"/>
        </w:rPr>
        <w:t>identificados en el plan operan o intervienen activamente en el territorio e implementan el plan?</w:t>
      </w:r>
    </w:p>
    <w:p w14:paraId="28D0BAF6" w14:textId="77777777" w:rsidR="002E42BD" w:rsidRPr="002E42BD" w:rsidRDefault="00B6317E" w:rsidP="002E42BD">
      <w:pPr>
        <w:pStyle w:val="ListParagraph"/>
        <w:numPr>
          <w:ilvl w:val="0"/>
          <w:numId w:val="80"/>
        </w:numPr>
        <w:autoSpaceDE w:val="0"/>
        <w:autoSpaceDN w:val="0"/>
        <w:adjustRightInd w:val="0"/>
        <w:spacing w:after="0" w:line="360" w:lineRule="auto"/>
        <w:jc w:val="both"/>
        <w:rPr>
          <w:rFonts w:ascii="Arial" w:hAnsi="Arial" w:cs="Arial"/>
          <w:color w:val="000000"/>
        </w:rPr>
      </w:pPr>
      <w:r w:rsidRPr="002E42BD">
        <w:rPr>
          <w:rFonts w:ascii="Arial" w:hAnsi="Arial" w:cs="Arial"/>
          <w:color w:val="000000"/>
        </w:rPr>
        <w:t>Conclusiones y recomendaciones</w:t>
      </w:r>
      <w:r w:rsidR="002E42BD" w:rsidRPr="002E42BD">
        <w:rPr>
          <w:rFonts w:ascii="Arial" w:hAnsi="Arial" w:cs="Arial"/>
          <w:color w:val="000000"/>
        </w:rPr>
        <w:t>.</w:t>
      </w:r>
    </w:p>
    <w:p w14:paraId="6AA12756" w14:textId="77777777" w:rsidR="002E42BD" w:rsidRPr="002E42BD" w:rsidRDefault="00B6317E" w:rsidP="002E42BD">
      <w:pPr>
        <w:autoSpaceDE w:val="0"/>
        <w:autoSpaceDN w:val="0"/>
        <w:adjustRightInd w:val="0"/>
        <w:spacing w:after="0" w:line="360" w:lineRule="auto"/>
        <w:jc w:val="both"/>
        <w:rPr>
          <w:rFonts w:ascii="Arial" w:hAnsi="Arial" w:cs="Arial"/>
          <w:color w:val="000000"/>
        </w:rPr>
      </w:pPr>
      <w:r w:rsidRPr="002E42BD">
        <w:rPr>
          <w:rFonts w:ascii="Arial" w:hAnsi="Arial" w:cs="Arial"/>
          <w:color w:val="000000"/>
        </w:rPr>
        <w:t>Se describen las conclusiones y recomendaciones de la evaluació</w:t>
      </w:r>
      <w:r w:rsidR="002E42BD" w:rsidRPr="002E42BD">
        <w:rPr>
          <w:rFonts w:ascii="Arial" w:hAnsi="Arial" w:cs="Arial"/>
          <w:color w:val="000000"/>
        </w:rPr>
        <w:t xml:space="preserve">n considerando lo siguiente: </w:t>
      </w:r>
    </w:p>
    <w:p w14:paraId="436F0262" w14:textId="77777777" w:rsidR="002E42BD" w:rsidRDefault="00B6317E" w:rsidP="002E42BD">
      <w:pPr>
        <w:pStyle w:val="ListParagraph"/>
        <w:numPr>
          <w:ilvl w:val="0"/>
          <w:numId w:val="88"/>
        </w:numPr>
        <w:autoSpaceDE w:val="0"/>
        <w:autoSpaceDN w:val="0"/>
        <w:adjustRightInd w:val="0"/>
        <w:spacing w:after="0" w:line="360" w:lineRule="auto"/>
        <w:jc w:val="both"/>
        <w:rPr>
          <w:rFonts w:ascii="Arial" w:hAnsi="Arial" w:cs="Arial"/>
          <w:color w:val="000000"/>
        </w:rPr>
      </w:pPr>
      <w:r w:rsidRPr="002E42BD">
        <w:rPr>
          <w:rFonts w:ascii="Arial" w:hAnsi="Arial" w:cs="Arial"/>
          <w:color w:val="000000"/>
        </w:rPr>
        <w:t>Si los objetivos no están correctamente estructurados, se recomienda su inclusión en la actualización</w:t>
      </w:r>
      <w:r w:rsidR="002E42BD">
        <w:rPr>
          <w:rFonts w:ascii="Arial" w:hAnsi="Arial" w:cs="Arial"/>
          <w:color w:val="000000"/>
        </w:rPr>
        <w:t>.</w:t>
      </w:r>
    </w:p>
    <w:p w14:paraId="14BB31E9" w14:textId="77777777" w:rsidR="002E42BD" w:rsidRDefault="00B6317E" w:rsidP="002E42BD">
      <w:pPr>
        <w:pStyle w:val="ListParagraph"/>
        <w:numPr>
          <w:ilvl w:val="0"/>
          <w:numId w:val="88"/>
        </w:numPr>
        <w:autoSpaceDE w:val="0"/>
        <w:autoSpaceDN w:val="0"/>
        <w:adjustRightInd w:val="0"/>
        <w:spacing w:after="0" w:line="360" w:lineRule="auto"/>
        <w:jc w:val="both"/>
        <w:rPr>
          <w:rFonts w:ascii="Arial" w:hAnsi="Arial" w:cs="Arial"/>
          <w:color w:val="000000"/>
        </w:rPr>
      </w:pPr>
      <w:r w:rsidRPr="002E42BD">
        <w:rPr>
          <w:rFonts w:ascii="Arial" w:hAnsi="Arial" w:cs="Arial"/>
          <w:color w:val="000000"/>
        </w:rPr>
        <w:t>Si los objetivos no cuentan con indicadores, se recomienda su inclusión en la actualización.</w:t>
      </w:r>
    </w:p>
    <w:p w14:paraId="6C7675FC" w14:textId="77777777" w:rsidR="007B3AF5" w:rsidRPr="002E42BD" w:rsidRDefault="00B6317E" w:rsidP="002E42BD">
      <w:pPr>
        <w:pStyle w:val="ListParagraph"/>
        <w:numPr>
          <w:ilvl w:val="0"/>
          <w:numId w:val="88"/>
        </w:numPr>
        <w:autoSpaceDE w:val="0"/>
        <w:autoSpaceDN w:val="0"/>
        <w:adjustRightInd w:val="0"/>
        <w:spacing w:after="0" w:line="360" w:lineRule="auto"/>
        <w:jc w:val="both"/>
        <w:rPr>
          <w:rFonts w:ascii="Arial" w:hAnsi="Arial" w:cs="Arial"/>
          <w:color w:val="000000"/>
        </w:rPr>
      </w:pPr>
      <w:r w:rsidRPr="002E42BD">
        <w:rPr>
          <w:rFonts w:ascii="Arial" w:hAnsi="Arial" w:cs="Arial"/>
          <w:color w:val="000000"/>
        </w:rPr>
        <w:t>Si el plan no cuenta con un responsable del seguimiento y evaluación, se</w:t>
      </w:r>
      <w:r w:rsidR="002E42BD">
        <w:rPr>
          <w:rFonts w:ascii="Arial" w:hAnsi="Arial" w:cs="Arial"/>
          <w:color w:val="000000"/>
        </w:rPr>
        <w:t xml:space="preserve"> deberá recomendar su inclusión</w:t>
      </w:r>
    </w:p>
    <w:p w14:paraId="1799232F" w14:textId="77777777" w:rsidR="00B6317E" w:rsidRPr="00D17A87" w:rsidRDefault="00B6317E" w:rsidP="00B6317E">
      <w:pPr>
        <w:autoSpaceDE w:val="0"/>
        <w:autoSpaceDN w:val="0"/>
        <w:adjustRightInd w:val="0"/>
        <w:spacing w:after="0" w:line="360" w:lineRule="auto"/>
        <w:jc w:val="both"/>
        <w:rPr>
          <w:rFonts w:ascii="Arial" w:hAnsi="Arial" w:cs="Arial"/>
          <w:color w:val="000000"/>
        </w:rPr>
      </w:pPr>
    </w:p>
    <w:p w14:paraId="68E7856F" w14:textId="77777777" w:rsidR="007B3AF5" w:rsidRDefault="007B3AF5" w:rsidP="00E03CDF">
      <w:pPr>
        <w:autoSpaceDE w:val="0"/>
        <w:autoSpaceDN w:val="0"/>
        <w:adjustRightInd w:val="0"/>
        <w:spacing w:after="0" w:line="360" w:lineRule="auto"/>
        <w:jc w:val="both"/>
        <w:rPr>
          <w:rFonts w:ascii="Arial" w:hAnsi="Arial" w:cs="Arial"/>
          <w:color w:val="000000"/>
        </w:rPr>
      </w:pPr>
    </w:p>
    <w:p w14:paraId="14F6D87B" w14:textId="77777777" w:rsidR="00D17F1D" w:rsidRDefault="00D17F1D" w:rsidP="00E03CDF">
      <w:pPr>
        <w:autoSpaceDE w:val="0"/>
        <w:autoSpaceDN w:val="0"/>
        <w:adjustRightInd w:val="0"/>
        <w:spacing w:after="0" w:line="360" w:lineRule="auto"/>
        <w:jc w:val="both"/>
        <w:rPr>
          <w:rFonts w:ascii="Arial" w:hAnsi="Arial" w:cs="Arial"/>
          <w:color w:val="000000"/>
        </w:rPr>
      </w:pPr>
    </w:p>
    <w:p w14:paraId="5CDBA266" w14:textId="77777777" w:rsidR="00D17F1D" w:rsidRDefault="00D17F1D" w:rsidP="00E03CDF">
      <w:pPr>
        <w:autoSpaceDE w:val="0"/>
        <w:autoSpaceDN w:val="0"/>
        <w:adjustRightInd w:val="0"/>
        <w:spacing w:after="0" w:line="360" w:lineRule="auto"/>
        <w:jc w:val="both"/>
        <w:rPr>
          <w:rFonts w:ascii="Arial" w:hAnsi="Arial" w:cs="Arial"/>
          <w:color w:val="000000"/>
        </w:rPr>
      </w:pPr>
    </w:p>
    <w:p w14:paraId="70F21A56" w14:textId="77777777" w:rsidR="00D17F1D" w:rsidRDefault="00D17F1D" w:rsidP="00E03CDF">
      <w:pPr>
        <w:autoSpaceDE w:val="0"/>
        <w:autoSpaceDN w:val="0"/>
        <w:adjustRightInd w:val="0"/>
        <w:spacing w:after="0" w:line="360" w:lineRule="auto"/>
        <w:jc w:val="both"/>
        <w:rPr>
          <w:rFonts w:ascii="Arial" w:hAnsi="Arial" w:cs="Arial"/>
          <w:color w:val="000000"/>
        </w:rPr>
      </w:pPr>
    </w:p>
    <w:p w14:paraId="12E95C0B" w14:textId="77777777" w:rsidR="00D17F1D" w:rsidRDefault="00D17F1D" w:rsidP="00E03CDF">
      <w:pPr>
        <w:autoSpaceDE w:val="0"/>
        <w:autoSpaceDN w:val="0"/>
        <w:adjustRightInd w:val="0"/>
        <w:spacing w:after="0" w:line="360" w:lineRule="auto"/>
        <w:jc w:val="both"/>
        <w:rPr>
          <w:rFonts w:ascii="Arial" w:hAnsi="Arial" w:cs="Arial"/>
          <w:color w:val="000000"/>
        </w:rPr>
      </w:pPr>
    </w:p>
    <w:p w14:paraId="1D7CBCC8" w14:textId="77777777" w:rsidR="00D17F1D" w:rsidRDefault="00D17F1D" w:rsidP="00E03CDF">
      <w:pPr>
        <w:autoSpaceDE w:val="0"/>
        <w:autoSpaceDN w:val="0"/>
        <w:adjustRightInd w:val="0"/>
        <w:spacing w:after="0" w:line="360" w:lineRule="auto"/>
        <w:jc w:val="both"/>
        <w:rPr>
          <w:rFonts w:ascii="Arial" w:hAnsi="Arial" w:cs="Arial"/>
          <w:color w:val="000000"/>
        </w:rPr>
      </w:pPr>
    </w:p>
    <w:p w14:paraId="556313A1" w14:textId="77777777" w:rsidR="00D17F1D" w:rsidRDefault="00D17F1D" w:rsidP="00E03CDF">
      <w:pPr>
        <w:autoSpaceDE w:val="0"/>
        <w:autoSpaceDN w:val="0"/>
        <w:adjustRightInd w:val="0"/>
        <w:spacing w:after="0" w:line="360" w:lineRule="auto"/>
        <w:jc w:val="both"/>
        <w:rPr>
          <w:rFonts w:ascii="Arial" w:hAnsi="Arial" w:cs="Arial"/>
          <w:color w:val="000000"/>
        </w:rPr>
      </w:pPr>
    </w:p>
    <w:p w14:paraId="54F4F28F" w14:textId="77777777" w:rsidR="00D17F1D" w:rsidRDefault="00D17F1D" w:rsidP="00E03CDF">
      <w:pPr>
        <w:autoSpaceDE w:val="0"/>
        <w:autoSpaceDN w:val="0"/>
        <w:adjustRightInd w:val="0"/>
        <w:spacing w:after="0" w:line="360" w:lineRule="auto"/>
        <w:jc w:val="both"/>
        <w:rPr>
          <w:rFonts w:ascii="Arial" w:hAnsi="Arial" w:cs="Arial"/>
          <w:color w:val="000000"/>
        </w:rPr>
      </w:pPr>
    </w:p>
    <w:p w14:paraId="540A4771" w14:textId="77777777" w:rsidR="00D17F1D" w:rsidRDefault="00D17F1D" w:rsidP="00E03CDF">
      <w:pPr>
        <w:autoSpaceDE w:val="0"/>
        <w:autoSpaceDN w:val="0"/>
        <w:adjustRightInd w:val="0"/>
        <w:spacing w:after="0" w:line="360" w:lineRule="auto"/>
        <w:jc w:val="both"/>
        <w:rPr>
          <w:rFonts w:ascii="Arial" w:hAnsi="Arial" w:cs="Arial"/>
          <w:color w:val="000000"/>
        </w:rPr>
      </w:pPr>
    </w:p>
    <w:p w14:paraId="29639EAE" w14:textId="77777777" w:rsidR="00D17F1D" w:rsidRDefault="00D17F1D" w:rsidP="00E03CDF">
      <w:pPr>
        <w:autoSpaceDE w:val="0"/>
        <w:autoSpaceDN w:val="0"/>
        <w:adjustRightInd w:val="0"/>
        <w:spacing w:after="0" w:line="360" w:lineRule="auto"/>
        <w:jc w:val="both"/>
        <w:rPr>
          <w:rFonts w:ascii="Arial" w:hAnsi="Arial" w:cs="Arial"/>
          <w:color w:val="000000"/>
        </w:rPr>
      </w:pPr>
    </w:p>
    <w:p w14:paraId="6DCB50E0" w14:textId="77777777" w:rsidR="00D17F1D" w:rsidRDefault="00D17F1D" w:rsidP="00E03CDF">
      <w:pPr>
        <w:autoSpaceDE w:val="0"/>
        <w:autoSpaceDN w:val="0"/>
        <w:adjustRightInd w:val="0"/>
        <w:spacing w:after="0" w:line="360" w:lineRule="auto"/>
        <w:jc w:val="both"/>
        <w:rPr>
          <w:rFonts w:ascii="Arial" w:hAnsi="Arial" w:cs="Arial"/>
          <w:color w:val="000000"/>
        </w:rPr>
      </w:pPr>
    </w:p>
    <w:p w14:paraId="2BEA8F26" w14:textId="77777777" w:rsidR="00D17F1D" w:rsidRDefault="00D17F1D" w:rsidP="00E03CDF">
      <w:pPr>
        <w:autoSpaceDE w:val="0"/>
        <w:autoSpaceDN w:val="0"/>
        <w:adjustRightInd w:val="0"/>
        <w:spacing w:after="0" w:line="360" w:lineRule="auto"/>
        <w:jc w:val="both"/>
        <w:rPr>
          <w:rFonts w:ascii="Arial" w:hAnsi="Arial" w:cs="Arial"/>
          <w:color w:val="000000"/>
        </w:rPr>
      </w:pPr>
    </w:p>
    <w:p w14:paraId="60825C53" w14:textId="77777777" w:rsidR="00D17F1D" w:rsidRDefault="00D17F1D" w:rsidP="00E03CDF">
      <w:pPr>
        <w:autoSpaceDE w:val="0"/>
        <w:autoSpaceDN w:val="0"/>
        <w:adjustRightInd w:val="0"/>
        <w:spacing w:after="0" w:line="360" w:lineRule="auto"/>
        <w:jc w:val="both"/>
        <w:rPr>
          <w:rFonts w:ascii="Arial" w:hAnsi="Arial" w:cs="Arial"/>
          <w:color w:val="000000"/>
        </w:rPr>
      </w:pPr>
    </w:p>
    <w:p w14:paraId="041CCCD9" w14:textId="77777777" w:rsidR="00D17F1D" w:rsidRDefault="00D17F1D" w:rsidP="00E03CDF">
      <w:pPr>
        <w:autoSpaceDE w:val="0"/>
        <w:autoSpaceDN w:val="0"/>
        <w:adjustRightInd w:val="0"/>
        <w:spacing w:after="0" w:line="360" w:lineRule="auto"/>
        <w:jc w:val="both"/>
        <w:rPr>
          <w:rFonts w:ascii="Arial" w:hAnsi="Arial" w:cs="Arial"/>
          <w:color w:val="000000"/>
        </w:rPr>
      </w:pPr>
    </w:p>
    <w:p w14:paraId="5FEB5B80" w14:textId="77777777" w:rsidR="00D17F1D" w:rsidRDefault="00D17F1D" w:rsidP="00E03CDF">
      <w:pPr>
        <w:autoSpaceDE w:val="0"/>
        <w:autoSpaceDN w:val="0"/>
        <w:adjustRightInd w:val="0"/>
        <w:spacing w:after="0" w:line="360" w:lineRule="auto"/>
        <w:jc w:val="both"/>
        <w:rPr>
          <w:rFonts w:ascii="Arial" w:hAnsi="Arial" w:cs="Arial"/>
          <w:color w:val="000000"/>
        </w:rPr>
      </w:pPr>
    </w:p>
    <w:p w14:paraId="63221FF4" w14:textId="77777777" w:rsidR="00D17F1D" w:rsidRDefault="00D17F1D" w:rsidP="00E03CDF">
      <w:pPr>
        <w:autoSpaceDE w:val="0"/>
        <w:autoSpaceDN w:val="0"/>
        <w:adjustRightInd w:val="0"/>
        <w:spacing w:after="0" w:line="360" w:lineRule="auto"/>
        <w:jc w:val="both"/>
        <w:rPr>
          <w:rFonts w:ascii="Arial" w:hAnsi="Arial" w:cs="Arial"/>
          <w:b/>
          <w:color w:val="000000"/>
          <w:sz w:val="24"/>
          <w:szCs w:val="24"/>
        </w:rPr>
      </w:pPr>
    </w:p>
    <w:p w14:paraId="2F30C768" w14:textId="77777777" w:rsidR="007B3AF5" w:rsidRDefault="007B3AF5" w:rsidP="00E03CDF">
      <w:pPr>
        <w:autoSpaceDE w:val="0"/>
        <w:autoSpaceDN w:val="0"/>
        <w:adjustRightInd w:val="0"/>
        <w:spacing w:after="0" w:line="360" w:lineRule="auto"/>
        <w:jc w:val="both"/>
        <w:rPr>
          <w:rFonts w:ascii="Arial" w:hAnsi="Arial" w:cs="Arial"/>
          <w:b/>
          <w:color w:val="000000"/>
          <w:sz w:val="24"/>
          <w:szCs w:val="24"/>
        </w:rPr>
      </w:pPr>
    </w:p>
    <w:p w14:paraId="7D5EAC9B" w14:textId="77777777" w:rsidR="007B3AF5" w:rsidRDefault="007B3AF5" w:rsidP="00E03CDF">
      <w:pPr>
        <w:autoSpaceDE w:val="0"/>
        <w:autoSpaceDN w:val="0"/>
        <w:adjustRightInd w:val="0"/>
        <w:spacing w:after="0" w:line="360" w:lineRule="auto"/>
        <w:jc w:val="both"/>
        <w:rPr>
          <w:rFonts w:ascii="Arial" w:hAnsi="Arial" w:cs="Arial"/>
          <w:b/>
          <w:color w:val="000000"/>
          <w:sz w:val="24"/>
          <w:szCs w:val="24"/>
        </w:rPr>
      </w:pPr>
    </w:p>
    <w:p w14:paraId="3410AF9E" w14:textId="77777777" w:rsidR="007B3AF5" w:rsidRDefault="007B3AF5" w:rsidP="00E03CDF">
      <w:pPr>
        <w:autoSpaceDE w:val="0"/>
        <w:autoSpaceDN w:val="0"/>
        <w:adjustRightInd w:val="0"/>
        <w:spacing w:after="0" w:line="360" w:lineRule="auto"/>
        <w:jc w:val="both"/>
        <w:rPr>
          <w:rFonts w:ascii="Arial" w:hAnsi="Arial" w:cs="Arial"/>
          <w:b/>
          <w:color w:val="000000"/>
          <w:sz w:val="24"/>
          <w:szCs w:val="24"/>
        </w:rPr>
      </w:pPr>
    </w:p>
    <w:p w14:paraId="7F2E1D3B" w14:textId="77777777" w:rsidR="007B3AF5" w:rsidRDefault="007B3AF5" w:rsidP="00E03CDF">
      <w:pPr>
        <w:autoSpaceDE w:val="0"/>
        <w:autoSpaceDN w:val="0"/>
        <w:adjustRightInd w:val="0"/>
        <w:spacing w:after="0" w:line="360" w:lineRule="auto"/>
        <w:jc w:val="both"/>
        <w:rPr>
          <w:rFonts w:ascii="Arial" w:hAnsi="Arial" w:cs="Arial"/>
          <w:b/>
          <w:color w:val="000000"/>
          <w:sz w:val="24"/>
          <w:szCs w:val="24"/>
        </w:rPr>
      </w:pPr>
    </w:p>
    <w:p w14:paraId="272462A9" w14:textId="77777777" w:rsidR="007B3AF5" w:rsidRDefault="007B3AF5" w:rsidP="00E03CDF">
      <w:pPr>
        <w:autoSpaceDE w:val="0"/>
        <w:autoSpaceDN w:val="0"/>
        <w:adjustRightInd w:val="0"/>
        <w:spacing w:after="0" w:line="360" w:lineRule="auto"/>
        <w:jc w:val="both"/>
        <w:rPr>
          <w:rFonts w:ascii="Arial" w:hAnsi="Arial" w:cs="Arial"/>
          <w:b/>
          <w:color w:val="000000"/>
          <w:sz w:val="24"/>
          <w:szCs w:val="24"/>
        </w:rPr>
      </w:pPr>
    </w:p>
    <w:p w14:paraId="39E9BB8C" w14:textId="77777777" w:rsidR="007B3AF5" w:rsidRDefault="007B3AF5" w:rsidP="00E03CDF">
      <w:pPr>
        <w:autoSpaceDE w:val="0"/>
        <w:autoSpaceDN w:val="0"/>
        <w:adjustRightInd w:val="0"/>
        <w:spacing w:after="0" w:line="360" w:lineRule="auto"/>
        <w:jc w:val="both"/>
        <w:rPr>
          <w:rFonts w:ascii="Arial" w:hAnsi="Arial" w:cs="Arial"/>
          <w:b/>
          <w:color w:val="000000"/>
          <w:sz w:val="24"/>
          <w:szCs w:val="24"/>
        </w:rPr>
      </w:pPr>
    </w:p>
    <w:p w14:paraId="56CCAEA4" w14:textId="77777777" w:rsidR="007B3AF5" w:rsidRDefault="007B3AF5" w:rsidP="00E03CDF">
      <w:pPr>
        <w:autoSpaceDE w:val="0"/>
        <w:autoSpaceDN w:val="0"/>
        <w:adjustRightInd w:val="0"/>
        <w:spacing w:after="0" w:line="360" w:lineRule="auto"/>
        <w:jc w:val="both"/>
        <w:rPr>
          <w:rFonts w:ascii="Arial" w:hAnsi="Arial" w:cs="Arial"/>
          <w:b/>
          <w:color w:val="000000"/>
          <w:sz w:val="24"/>
          <w:szCs w:val="24"/>
        </w:rPr>
      </w:pPr>
    </w:p>
    <w:p w14:paraId="0554C00B" w14:textId="77777777" w:rsidR="007B3AF5" w:rsidRDefault="007B3AF5" w:rsidP="00E03CDF">
      <w:pPr>
        <w:autoSpaceDE w:val="0"/>
        <w:autoSpaceDN w:val="0"/>
        <w:adjustRightInd w:val="0"/>
        <w:spacing w:after="0" w:line="360" w:lineRule="auto"/>
        <w:jc w:val="both"/>
        <w:rPr>
          <w:rFonts w:ascii="Arial" w:hAnsi="Arial" w:cs="Arial"/>
          <w:b/>
          <w:color w:val="000000"/>
          <w:sz w:val="24"/>
          <w:szCs w:val="24"/>
        </w:rPr>
      </w:pPr>
    </w:p>
    <w:p w14:paraId="1F582025" w14:textId="77777777" w:rsidR="007B3AF5" w:rsidRDefault="007B3AF5" w:rsidP="00E03CDF">
      <w:pPr>
        <w:autoSpaceDE w:val="0"/>
        <w:autoSpaceDN w:val="0"/>
        <w:adjustRightInd w:val="0"/>
        <w:spacing w:after="0" w:line="360" w:lineRule="auto"/>
        <w:jc w:val="both"/>
        <w:rPr>
          <w:rFonts w:ascii="Arial" w:hAnsi="Arial" w:cs="Arial"/>
          <w:b/>
          <w:color w:val="000000"/>
          <w:sz w:val="24"/>
          <w:szCs w:val="24"/>
        </w:rPr>
      </w:pPr>
    </w:p>
    <w:p w14:paraId="12D5DD1F" w14:textId="77777777" w:rsidR="007B3AF5" w:rsidRDefault="007B3AF5" w:rsidP="00E03CDF">
      <w:pPr>
        <w:autoSpaceDE w:val="0"/>
        <w:autoSpaceDN w:val="0"/>
        <w:adjustRightInd w:val="0"/>
        <w:spacing w:after="0" w:line="360" w:lineRule="auto"/>
        <w:jc w:val="both"/>
        <w:rPr>
          <w:rFonts w:ascii="Arial" w:hAnsi="Arial" w:cs="Arial"/>
          <w:b/>
          <w:color w:val="000000"/>
          <w:sz w:val="24"/>
          <w:szCs w:val="24"/>
        </w:rPr>
      </w:pPr>
    </w:p>
    <w:p w14:paraId="3190B226" w14:textId="77777777" w:rsidR="007B3AF5" w:rsidRDefault="007B3AF5" w:rsidP="00E03CDF">
      <w:pPr>
        <w:autoSpaceDE w:val="0"/>
        <w:autoSpaceDN w:val="0"/>
        <w:adjustRightInd w:val="0"/>
        <w:spacing w:after="0" w:line="360" w:lineRule="auto"/>
        <w:jc w:val="both"/>
        <w:rPr>
          <w:rFonts w:ascii="Arial" w:hAnsi="Arial" w:cs="Arial"/>
          <w:b/>
          <w:color w:val="000000"/>
          <w:sz w:val="24"/>
          <w:szCs w:val="24"/>
        </w:rPr>
      </w:pPr>
    </w:p>
    <w:p w14:paraId="170F2503" w14:textId="77777777" w:rsidR="007B3AF5" w:rsidRDefault="007B3AF5" w:rsidP="00E03CDF">
      <w:pPr>
        <w:autoSpaceDE w:val="0"/>
        <w:autoSpaceDN w:val="0"/>
        <w:adjustRightInd w:val="0"/>
        <w:spacing w:after="0" w:line="360" w:lineRule="auto"/>
        <w:jc w:val="both"/>
        <w:rPr>
          <w:rFonts w:ascii="Arial" w:hAnsi="Arial" w:cs="Arial"/>
          <w:b/>
          <w:color w:val="000000"/>
          <w:sz w:val="24"/>
          <w:szCs w:val="24"/>
        </w:rPr>
      </w:pPr>
    </w:p>
    <w:p w14:paraId="3B0BA953" w14:textId="77777777" w:rsidR="007B3AF5" w:rsidRDefault="007B3AF5" w:rsidP="00E03CDF">
      <w:pPr>
        <w:autoSpaceDE w:val="0"/>
        <w:autoSpaceDN w:val="0"/>
        <w:adjustRightInd w:val="0"/>
        <w:spacing w:after="0" w:line="360" w:lineRule="auto"/>
        <w:jc w:val="both"/>
        <w:rPr>
          <w:rFonts w:ascii="Arial" w:hAnsi="Arial" w:cs="Arial"/>
          <w:b/>
          <w:color w:val="000000"/>
          <w:sz w:val="24"/>
          <w:szCs w:val="24"/>
        </w:rPr>
      </w:pPr>
    </w:p>
    <w:p w14:paraId="496BA8B2" w14:textId="77777777" w:rsidR="007B3AF5" w:rsidRDefault="007B3AF5" w:rsidP="00E03CDF">
      <w:pPr>
        <w:autoSpaceDE w:val="0"/>
        <w:autoSpaceDN w:val="0"/>
        <w:adjustRightInd w:val="0"/>
        <w:spacing w:after="0" w:line="360" w:lineRule="auto"/>
        <w:jc w:val="both"/>
        <w:rPr>
          <w:rFonts w:ascii="Arial" w:hAnsi="Arial" w:cs="Arial"/>
          <w:b/>
          <w:color w:val="000000"/>
          <w:sz w:val="24"/>
          <w:szCs w:val="24"/>
        </w:rPr>
      </w:pPr>
    </w:p>
    <w:p w14:paraId="4233A2CF" w14:textId="77777777" w:rsidR="007B3AF5" w:rsidRPr="00E03CDF" w:rsidRDefault="007B3AF5" w:rsidP="00E03CDF">
      <w:pPr>
        <w:autoSpaceDE w:val="0"/>
        <w:autoSpaceDN w:val="0"/>
        <w:adjustRightInd w:val="0"/>
        <w:spacing w:after="0" w:line="360" w:lineRule="auto"/>
        <w:jc w:val="both"/>
        <w:rPr>
          <w:rFonts w:ascii="Arial" w:hAnsi="Arial" w:cs="Arial"/>
          <w:b/>
          <w:color w:val="000000"/>
          <w:sz w:val="24"/>
          <w:szCs w:val="24"/>
        </w:rPr>
      </w:pPr>
    </w:p>
    <w:p w14:paraId="51F9B97D" w14:textId="77777777" w:rsidR="00A06C3F" w:rsidRPr="007B3AF5" w:rsidRDefault="00A06C3F" w:rsidP="007B3AF5">
      <w:pPr>
        <w:autoSpaceDE w:val="0"/>
        <w:autoSpaceDN w:val="0"/>
        <w:adjustRightInd w:val="0"/>
        <w:spacing w:after="0" w:line="360" w:lineRule="auto"/>
        <w:ind w:left="708"/>
        <w:jc w:val="center"/>
        <w:rPr>
          <w:rFonts w:ascii="Arial" w:hAnsi="Arial" w:cs="Arial"/>
          <w:color w:val="000000"/>
          <w:sz w:val="48"/>
          <w:szCs w:val="48"/>
        </w:rPr>
      </w:pPr>
      <w:r w:rsidRPr="007B3AF5">
        <w:rPr>
          <w:rFonts w:ascii="Arial" w:hAnsi="Arial" w:cs="Arial"/>
          <w:color w:val="000000"/>
          <w:sz w:val="48"/>
          <w:szCs w:val="48"/>
        </w:rPr>
        <w:t>ANEXOS</w:t>
      </w:r>
    </w:p>
    <w:p w14:paraId="744DC587"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669FB311"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17A58A17"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44AF51F2"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14E79698"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13890B5B"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0B855623"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15463969"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42152991"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40E870E6"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303FFD80"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21ECD817"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162AB3DD"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7F42E007"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439955F8"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6C83D472"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187A12F3"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1E35BFBC"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0F093F67"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70D21D6B"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47BF8B41"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1A4E2058"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423BA0BE" w14:textId="77777777" w:rsidR="009A64D2" w:rsidRDefault="009A64D2" w:rsidP="00E03CDF">
      <w:pPr>
        <w:autoSpaceDE w:val="0"/>
        <w:autoSpaceDN w:val="0"/>
        <w:adjustRightInd w:val="0"/>
        <w:spacing w:after="0" w:line="360" w:lineRule="auto"/>
        <w:ind w:left="708"/>
        <w:jc w:val="both"/>
        <w:rPr>
          <w:rFonts w:ascii="Arial" w:hAnsi="Arial" w:cs="Arial"/>
          <w:b/>
          <w:color w:val="000000"/>
          <w:sz w:val="24"/>
          <w:szCs w:val="24"/>
        </w:rPr>
      </w:pPr>
    </w:p>
    <w:p w14:paraId="04926B86" w14:textId="77777777" w:rsidR="007B3AF5"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0033A6A3" w14:textId="77777777" w:rsidR="007B3AF5" w:rsidRDefault="007B3AF5" w:rsidP="007B3AF5">
      <w:pPr>
        <w:pStyle w:val="NoSpacing"/>
        <w:rPr>
          <w:rFonts w:ascii="Arial" w:hAnsi="Arial" w:cs="Arial"/>
          <w:b/>
          <w:sz w:val="20"/>
          <w:szCs w:val="20"/>
        </w:rPr>
      </w:pPr>
      <w:r w:rsidRPr="00C37A96">
        <w:rPr>
          <w:rFonts w:ascii="Arial" w:hAnsi="Arial" w:cs="Arial"/>
          <w:b/>
          <w:noProof/>
          <w:lang w:val="en-US"/>
        </w:rPr>
        <w:drawing>
          <wp:inline distT="0" distB="0" distL="0" distR="0" wp14:anchorId="796BFEC3" wp14:editId="3F198915">
            <wp:extent cx="781050" cy="581025"/>
            <wp:effectExtent l="0" t="0" r="0" b="9525"/>
            <wp:docPr id="114" name="Imagen 114" descr="C:\Users\REY\Documents\descarga hua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Documents\descarga huac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r>
        <w:rPr>
          <w:rFonts w:ascii="Arial" w:hAnsi="Arial" w:cs="Arial"/>
          <w:b/>
          <w:sz w:val="20"/>
          <w:szCs w:val="20"/>
        </w:rPr>
        <w:t xml:space="preserve"> </w:t>
      </w:r>
      <w:r w:rsidRPr="00561F7F">
        <w:rPr>
          <w:rFonts w:ascii="Arial" w:hAnsi="Arial" w:cs="Arial"/>
          <w:b/>
          <w:color w:val="4472C4" w:themeColor="accent5"/>
          <w:sz w:val="18"/>
          <w:szCs w:val="18"/>
        </w:rPr>
        <w:t>Plan de Desarrollo Concertado Distrito de Huacrapuquio 2020-2030</w:t>
      </w:r>
    </w:p>
    <w:p w14:paraId="588C5C1B" w14:textId="77777777" w:rsidR="007B3AF5" w:rsidRPr="00561F7F" w:rsidRDefault="007B3AF5" w:rsidP="007B3AF5">
      <w:pPr>
        <w:pStyle w:val="NoSpacing"/>
        <w:rPr>
          <w:rFonts w:ascii="Arial" w:hAnsi="Arial" w:cs="Arial"/>
          <w:b/>
          <w:color w:val="ED7D31" w:themeColor="accent2"/>
          <w:sz w:val="20"/>
          <w:szCs w:val="20"/>
        </w:rPr>
      </w:pPr>
      <w:r w:rsidRPr="00561F7F">
        <w:rPr>
          <w:rFonts w:ascii="Arial" w:hAnsi="Arial" w:cs="Arial"/>
          <w:b/>
          <w:color w:val="ED7D31" w:themeColor="accent2"/>
          <w:sz w:val="20"/>
          <w:szCs w:val="20"/>
        </w:rPr>
        <w:t>----------------------------------------------------------------------------------------------------------------------------------------</w:t>
      </w:r>
    </w:p>
    <w:p w14:paraId="1BB66E0D" w14:textId="77777777" w:rsidR="007B3AF5" w:rsidRPr="00E03CDF" w:rsidRDefault="007B3AF5" w:rsidP="00E03CDF">
      <w:pPr>
        <w:autoSpaceDE w:val="0"/>
        <w:autoSpaceDN w:val="0"/>
        <w:adjustRightInd w:val="0"/>
        <w:spacing w:after="0" w:line="360" w:lineRule="auto"/>
        <w:ind w:left="708"/>
        <w:jc w:val="both"/>
        <w:rPr>
          <w:rFonts w:ascii="Arial" w:hAnsi="Arial" w:cs="Arial"/>
          <w:b/>
          <w:color w:val="000000"/>
          <w:sz w:val="24"/>
          <w:szCs w:val="24"/>
        </w:rPr>
      </w:pPr>
    </w:p>
    <w:p w14:paraId="40A89C59" w14:textId="77777777" w:rsidR="00A06C3F" w:rsidRPr="00406B48" w:rsidRDefault="00A94DD1" w:rsidP="00E03CDF">
      <w:pPr>
        <w:spacing w:line="360" w:lineRule="auto"/>
        <w:jc w:val="both"/>
        <w:rPr>
          <w:rFonts w:ascii="Arial" w:hAnsi="Arial" w:cs="Arial"/>
          <w:b/>
          <w:sz w:val="24"/>
          <w:szCs w:val="24"/>
        </w:rPr>
      </w:pPr>
      <w:r w:rsidRPr="00406B48">
        <w:rPr>
          <w:rFonts w:ascii="Arial" w:hAnsi="Arial" w:cs="Arial"/>
          <w:b/>
          <w:sz w:val="24"/>
          <w:szCs w:val="24"/>
        </w:rPr>
        <w:t>BIBLIOGRAFIA</w:t>
      </w:r>
    </w:p>
    <w:p w14:paraId="1F82E1F1" w14:textId="77777777" w:rsidR="00A94DD1" w:rsidRDefault="00A94DD1" w:rsidP="00D8613E">
      <w:pPr>
        <w:pStyle w:val="ListParagraph"/>
        <w:numPr>
          <w:ilvl w:val="0"/>
          <w:numId w:val="58"/>
        </w:numPr>
        <w:spacing w:line="360" w:lineRule="auto"/>
        <w:jc w:val="both"/>
        <w:rPr>
          <w:rFonts w:ascii="Arial" w:hAnsi="Arial" w:cs="Arial"/>
          <w:sz w:val="24"/>
          <w:szCs w:val="24"/>
        </w:rPr>
      </w:pPr>
      <w:r>
        <w:rPr>
          <w:rFonts w:ascii="Arial" w:hAnsi="Arial" w:cs="Arial"/>
          <w:sz w:val="24"/>
          <w:szCs w:val="24"/>
        </w:rPr>
        <w:t>INEI Mapa de Pobreza Provincial y Distrital 2009</w:t>
      </w:r>
    </w:p>
    <w:p w14:paraId="7B22ABB2" w14:textId="77777777" w:rsidR="00A94DD1" w:rsidRDefault="00A94DD1" w:rsidP="00D8613E">
      <w:pPr>
        <w:pStyle w:val="ListParagraph"/>
        <w:numPr>
          <w:ilvl w:val="0"/>
          <w:numId w:val="58"/>
        </w:numPr>
        <w:spacing w:line="360" w:lineRule="auto"/>
        <w:jc w:val="both"/>
        <w:rPr>
          <w:rFonts w:ascii="Arial" w:hAnsi="Arial" w:cs="Arial"/>
          <w:sz w:val="24"/>
          <w:szCs w:val="24"/>
        </w:rPr>
      </w:pPr>
      <w:r>
        <w:rPr>
          <w:rFonts w:ascii="Arial" w:hAnsi="Arial" w:cs="Arial"/>
          <w:sz w:val="24"/>
          <w:szCs w:val="24"/>
        </w:rPr>
        <w:t xml:space="preserve">CEPLAN. Información Departamental, Provincial y Distrital de la </w:t>
      </w:r>
      <w:r w:rsidR="007B3AF5">
        <w:rPr>
          <w:rFonts w:ascii="Arial" w:hAnsi="Arial" w:cs="Arial"/>
          <w:sz w:val="24"/>
          <w:szCs w:val="24"/>
        </w:rPr>
        <w:t>Población</w:t>
      </w:r>
      <w:r>
        <w:rPr>
          <w:rFonts w:ascii="Arial" w:hAnsi="Arial" w:cs="Arial"/>
          <w:sz w:val="24"/>
          <w:szCs w:val="24"/>
        </w:rPr>
        <w:t xml:space="preserve"> que requiere </w:t>
      </w:r>
      <w:r w:rsidR="00406B48">
        <w:rPr>
          <w:rFonts w:ascii="Arial" w:hAnsi="Arial" w:cs="Arial"/>
          <w:sz w:val="24"/>
          <w:szCs w:val="24"/>
        </w:rPr>
        <w:t>Atención Adicional.</w:t>
      </w:r>
      <w:r>
        <w:rPr>
          <w:rFonts w:ascii="Arial" w:hAnsi="Arial" w:cs="Arial"/>
          <w:sz w:val="24"/>
          <w:szCs w:val="24"/>
        </w:rPr>
        <w:t xml:space="preserve"> </w:t>
      </w:r>
    </w:p>
    <w:p w14:paraId="7C21C100" w14:textId="77777777" w:rsidR="007772C5" w:rsidRDefault="007772C5" w:rsidP="00D8613E">
      <w:pPr>
        <w:pStyle w:val="ListParagraph"/>
        <w:numPr>
          <w:ilvl w:val="0"/>
          <w:numId w:val="58"/>
        </w:numPr>
        <w:spacing w:line="360" w:lineRule="auto"/>
        <w:jc w:val="both"/>
        <w:rPr>
          <w:rFonts w:ascii="Arial" w:hAnsi="Arial" w:cs="Arial"/>
          <w:sz w:val="24"/>
          <w:szCs w:val="24"/>
        </w:rPr>
      </w:pPr>
      <w:r>
        <w:rPr>
          <w:rFonts w:ascii="Arial" w:hAnsi="Arial" w:cs="Arial"/>
          <w:sz w:val="24"/>
          <w:szCs w:val="24"/>
        </w:rPr>
        <w:t>Censo Nacional de Población y Vivienda INEI 2017</w:t>
      </w:r>
    </w:p>
    <w:p w14:paraId="35F60839" w14:textId="77777777" w:rsidR="007772C5" w:rsidRDefault="007772C5" w:rsidP="00D8613E">
      <w:pPr>
        <w:pStyle w:val="ListParagraph"/>
        <w:numPr>
          <w:ilvl w:val="0"/>
          <w:numId w:val="58"/>
        </w:numPr>
        <w:spacing w:line="360" w:lineRule="auto"/>
        <w:jc w:val="both"/>
        <w:rPr>
          <w:rFonts w:ascii="Arial" w:hAnsi="Arial" w:cs="Arial"/>
          <w:sz w:val="24"/>
          <w:szCs w:val="24"/>
        </w:rPr>
      </w:pPr>
      <w:r>
        <w:rPr>
          <w:rFonts w:ascii="Arial" w:hAnsi="Arial" w:cs="Arial"/>
          <w:sz w:val="24"/>
          <w:szCs w:val="24"/>
        </w:rPr>
        <w:t>Censo Nacional Agropecuario INEI 2012</w:t>
      </w:r>
    </w:p>
    <w:p w14:paraId="3AA649D9" w14:textId="77777777" w:rsidR="00583AB0" w:rsidRDefault="00583AB0" w:rsidP="00583AB0">
      <w:pPr>
        <w:spacing w:line="360" w:lineRule="auto"/>
        <w:jc w:val="both"/>
        <w:rPr>
          <w:rFonts w:ascii="Arial" w:hAnsi="Arial" w:cs="Arial"/>
          <w:sz w:val="24"/>
          <w:szCs w:val="24"/>
        </w:rPr>
      </w:pPr>
    </w:p>
    <w:p w14:paraId="186BED31" w14:textId="77777777" w:rsidR="00583AB0" w:rsidRDefault="00583AB0" w:rsidP="00583AB0">
      <w:pPr>
        <w:spacing w:line="360" w:lineRule="auto"/>
        <w:jc w:val="both"/>
        <w:rPr>
          <w:rFonts w:ascii="Arial" w:hAnsi="Arial" w:cs="Arial"/>
          <w:sz w:val="24"/>
          <w:szCs w:val="24"/>
        </w:rPr>
      </w:pPr>
    </w:p>
    <w:p w14:paraId="7F771EBA" w14:textId="77777777" w:rsidR="00583AB0" w:rsidRDefault="00583AB0" w:rsidP="00583AB0">
      <w:pPr>
        <w:spacing w:line="360" w:lineRule="auto"/>
        <w:jc w:val="both"/>
        <w:rPr>
          <w:rFonts w:ascii="Arial" w:hAnsi="Arial" w:cs="Arial"/>
          <w:sz w:val="24"/>
          <w:szCs w:val="24"/>
        </w:rPr>
      </w:pPr>
    </w:p>
    <w:p w14:paraId="17E2D30A" w14:textId="77777777" w:rsidR="00583AB0" w:rsidRDefault="00583AB0" w:rsidP="00583AB0">
      <w:pPr>
        <w:spacing w:line="360" w:lineRule="auto"/>
        <w:jc w:val="both"/>
        <w:rPr>
          <w:rFonts w:ascii="Arial" w:hAnsi="Arial" w:cs="Arial"/>
          <w:sz w:val="24"/>
          <w:szCs w:val="24"/>
        </w:rPr>
      </w:pPr>
    </w:p>
    <w:p w14:paraId="73C6D7B5" w14:textId="77777777" w:rsidR="00583AB0" w:rsidRDefault="00583AB0" w:rsidP="00583AB0">
      <w:pPr>
        <w:spacing w:line="360" w:lineRule="auto"/>
        <w:jc w:val="both"/>
        <w:rPr>
          <w:rFonts w:ascii="Arial" w:hAnsi="Arial" w:cs="Arial"/>
          <w:sz w:val="24"/>
          <w:szCs w:val="24"/>
        </w:rPr>
      </w:pPr>
    </w:p>
    <w:p w14:paraId="2E4E39FC" w14:textId="77777777" w:rsidR="00583AB0" w:rsidRDefault="00583AB0" w:rsidP="00583AB0">
      <w:pPr>
        <w:spacing w:line="360" w:lineRule="auto"/>
        <w:jc w:val="both"/>
        <w:rPr>
          <w:rFonts w:ascii="Arial" w:hAnsi="Arial" w:cs="Arial"/>
          <w:sz w:val="24"/>
          <w:szCs w:val="24"/>
        </w:rPr>
      </w:pPr>
    </w:p>
    <w:p w14:paraId="0A133C83" w14:textId="77777777" w:rsidR="00583AB0" w:rsidRDefault="00583AB0" w:rsidP="00583AB0">
      <w:pPr>
        <w:spacing w:line="360" w:lineRule="auto"/>
        <w:jc w:val="both"/>
        <w:rPr>
          <w:rFonts w:ascii="Arial" w:hAnsi="Arial" w:cs="Arial"/>
          <w:sz w:val="24"/>
          <w:szCs w:val="24"/>
        </w:rPr>
      </w:pPr>
    </w:p>
    <w:p w14:paraId="1F051767" w14:textId="77777777" w:rsidR="00583AB0" w:rsidRDefault="00583AB0" w:rsidP="00583AB0">
      <w:pPr>
        <w:spacing w:line="360" w:lineRule="auto"/>
        <w:jc w:val="both"/>
        <w:rPr>
          <w:rFonts w:ascii="Arial" w:hAnsi="Arial" w:cs="Arial"/>
          <w:sz w:val="24"/>
          <w:szCs w:val="24"/>
        </w:rPr>
      </w:pPr>
    </w:p>
    <w:p w14:paraId="215F8B88" w14:textId="77777777" w:rsidR="00583AB0" w:rsidRDefault="00583AB0" w:rsidP="00583AB0">
      <w:pPr>
        <w:spacing w:line="360" w:lineRule="auto"/>
        <w:jc w:val="both"/>
        <w:rPr>
          <w:rFonts w:ascii="Arial" w:hAnsi="Arial" w:cs="Arial"/>
          <w:sz w:val="24"/>
          <w:szCs w:val="24"/>
        </w:rPr>
      </w:pPr>
    </w:p>
    <w:p w14:paraId="6978B453" w14:textId="77777777" w:rsidR="00583AB0" w:rsidRDefault="00583AB0" w:rsidP="00583AB0">
      <w:pPr>
        <w:spacing w:line="360" w:lineRule="auto"/>
        <w:jc w:val="both"/>
        <w:rPr>
          <w:rFonts w:ascii="Arial" w:hAnsi="Arial" w:cs="Arial"/>
          <w:sz w:val="24"/>
          <w:szCs w:val="24"/>
        </w:rPr>
      </w:pPr>
    </w:p>
    <w:p w14:paraId="56AABEC6" w14:textId="77777777" w:rsidR="00583AB0" w:rsidRDefault="00583AB0" w:rsidP="00583AB0">
      <w:pPr>
        <w:spacing w:line="360" w:lineRule="auto"/>
        <w:jc w:val="both"/>
        <w:rPr>
          <w:rFonts w:ascii="Arial" w:hAnsi="Arial" w:cs="Arial"/>
          <w:sz w:val="24"/>
          <w:szCs w:val="24"/>
        </w:rPr>
      </w:pPr>
    </w:p>
    <w:p w14:paraId="6F659DF9" w14:textId="77777777" w:rsidR="00583AB0" w:rsidRDefault="00583AB0" w:rsidP="00583AB0">
      <w:pPr>
        <w:spacing w:line="360" w:lineRule="auto"/>
        <w:jc w:val="both"/>
        <w:rPr>
          <w:rFonts w:ascii="Arial" w:hAnsi="Arial" w:cs="Arial"/>
          <w:sz w:val="24"/>
          <w:szCs w:val="24"/>
        </w:rPr>
      </w:pPr>
    </w:p>
    <w:p w14:paraId="286A56D0" w14:textId="77777777" w:rsidR="007B3AF5" w:rsidRDefault="007B3AF5" w:rsidP="00583AB0">
      <w:pPr>
        <w:spacing w:line="360" w:lineRule="auto"/>
        <w:jc w:val="both"/>
        <w:rPr>
          <w:rFonts w:ascii="Arial" w:hAnsi="Arial" w:cs="Arial"/>
          <w:sz w:val="24"/>
          <w:szCs w:val="24"/>
        </w:rPr>
      </w:pPr>
    </w:p>
    <w:p w14:paraId="12913F0F" w14:textId="77777777" w:rsidR="007B3AF5" w:rsidRDefault="007B3AF5" w:rsidP="00583AB0">
      <w:pPr>
        <w:spacing w:line="360" w:lineRule="auto"/>
        <w:jc w:val="both"/>
        <w:rPr>
          <w:rFonts w:ascii="Arial" w:hAnsi="Arial" w:cs="Arial"/>
          <w:sz w:val="24"/>
          <w:szCs w:val="24"/>
        </w:rPr>
      </w:pPr>
    </w:p>
    <w:p w14:paraId="692CDF97" w14:textId="77777777" w:rsidR="007B3AF5" w:rsidRDefault="007B3AF5" w:rsidP="00583AB0">
      <w:pPr>
        <w:spacing w:line="360" w:lineRule="auto"/>
        <w:jc w:val="both"/>
        <w:rPr>
          <w:rFonts w:ascii="Arial" w:hAnsi="Arial" w:cs="Arial"/>
          <w:sz w:val="24"/>
          <w:szCs w:val="24"/>
        </w:rPr>
      </w:pPr>
    </w:p>
    <w:p w14:paraId="798A8615" w14:textId="77777777" w:rsidR="007B3AF5" w:rsidRDefault="007B3AF5" w:rsidP="00583AB0">
      <w:pPr>
        <w:spacing w:line="360" w:lineRule="auto"/>
        <w:jc w:val="both"/>
        <w:rPr>
          <w:rFonts w:ascii="Arial" w:hAnsi="Arial" w:cs="Arial"/>
          <w:sz w:val="24"/>
          <w:szCs w:val="24"/>
        </w:rPr>
      </w:pPr>
    </w:p>
    <w:p w14:paraId="5246D8DA" w14:textId="77777777" w:rsidR="007B3AF5" w:rsidRDefault="007B3AF5" w:rsidP="00583AB0">
      <w:pPr>
        <w:spacing w:line="360" w:lineRule="auto"/>
        <w:jc w:val="both"/>
        <w:rPr>
          <w:rFonts w:ascii="Arial" w:hAnsi="Arial" w:cs="Arial"/>
          <w:sz w:val="24"/>
          <w:szCs w:val="24"/>
        </w:rPr>
      </w:pPr>
    </w:p>
    <w:p w14:paraId="02F9FB8A" w14:textId="77777777" w:rsidR="007772C5" w:rsidRDefault="007772C5" w:rsidP="00583AB0">
      <w:pPr>
        <w:spacing w:line="360" w:lineRule="auto"/>
        <w:jc w:val="both"/>
        <w:rPr>
          <w:rFonts w:ascii="Arial" w:hAnsi="Arial" w:cs="Arial"/>
          <w:sz w:val="24"/>
          <w:szCs w:val="24"/>
        </w:rPr>
      </w:pPr>
    </w:p>
    <w:sectPr w:rsidR="007772C5" w:rsidSect="00FD29D1">
      <w:pgSz w:w="11907" w:h="16839" w:code="9"/>
      <w:pgMar w:top="567" w:right="1418" w:bottom="119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7453C6" w14:textId="77777777" w:rsidR="000729A4" w:rsidRDefault="000729A4" w:rsidP="002743F9">
      <w:pPr>
        <w:spacing w:after="0" w:line="240" w:lineRule="auto"/>
      </w:pPr>
      <w:r>
        <w:separator/>
      </w:r>
    </w:p>
  </w:endnote>
  <w:endnote w:type="continuationSeparator" w:id="0">
    <w:p w14:paraId="2E8BCA22" w14:textId="77777777" w:rsidR="000729A4" w:rsidRDefault="000729A4" w:rsidP="00274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Unicode MS">
    <w:altName w:val="Yu Gothic"/>
    <w:panose1 w:val="020B0604020202020204"/>
    <w:charset w:val="80"/>
    <w:family w:val="swiss"/>
    <w:pitch w:val="variable"/>
    <w:sig w:usb0="00000000" w:usb1="E9DFFFFF" w:usb2="0000003F" w:usb3="00000000" w:csb0="003F01FF" w:csb1="00000000"/>
  </w:font>
  <w:font w:name="Aparajita">
    <w:altName w:val="Arial"/>
    <w:charset w:val="00"/>
    <w:family w:val="roman"/>
    <w:pitch w:val="variable"/>
    <w:sig w:usb0="00008003" w:usb1="00000000" w:usb2="00000000" w:usb3="00000000" w:csb0="00000001" w:csb1="00000000"/>
  </w:font>
  <w:font w:name="Lucida Calligraphy">
    <w:charset w:val="00"/>
    <w:family w:val="script"/>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Algerian">
    <w:charset w:val="00"/>
    <w:family w:val="decorativ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1374913"/>
      <w:docPartObj>
        <w:docPartGallery w:val="Page Numbers (Bottom of Page)"/>
        <w:docPartUnique/>
      </w:docPartObj>
    </w:sdtPr>
    <w:sdtEndPr/>
    <w:sdtContent>
      <w:p w14:paraId="60898B96" w14:textId="094A6E99" w:rsidR="00394BEB" w:rsidRDefault="00394BEB">
        <w:pPr>
          <w:pStyle w:val="Footer"/>
        </w:pPr>
        <w:r>
          <w:fldChar w:fldCharType="begin"/>
        </w:r>
        <w:r>
          <w:instrText>PAGE   \* MERGEFORMAT</w:instrText>
        </w:r>
        <w:r>
          <w:fldChar w:fldCharType="separate"/>
        </w:r>
        <w:r w:rsidR="00893AC1" w:rsidRPr="00893AC1">
          <w:rPr>
            <w:noProof/>
            <w:lang w:val="es-ES"/>
          </w:rPr>
          <w:t>81</w:t>
        </w:r>
        <w:r>
          <w:fldChar w:fldCharType="end"/>
        </w:r>
      </w:p>
    </w:sdtContent>
  </w:sdt>
  <w:p w14:paraId="610BDAAC" w14:textId="77777777" w:rsidR="001E2D39" w:rsidRDefault="001E2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F43F8F" w14:textId="77777777" w:rsidR="000729A4" w:rsidRDefault="000729A4" w:rsidP="002743F9">
      <w:pPr>
        <w:spacing w:after="0" w:line="240" w:lineRule="auto"/>
      </w:pPr>
      <w:r>
        <w:separator/>
      </w:r>
    </w:p>
  </w:footnote>
  <w:footnote w:type="continuationSeparator" w:id="0">
    <w:p w14:paraId="4E90F7A2" w14:textId="77777777" w:rsidR="000729A4" w:rsidRDefault="000729A4" w:rsidP="00274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15A61"/>
    <w:multiLevelType w:val="hybridMultilevel"/>
    <w:tmpl w:val="B87627F4"/>
    <w:lvl w:ilvl="0" w:tplc="280A0019">
      <w:start w:val="1"/>
      <w:numFmt w:val="lowerLetter"/>
      <w:lvlText w:val="%1."/>
      <w:lvlJc w:val="left"/>
      <w:pPr>
        <w:ind w:left="765" w:hanging="360"/>
      </w:pPr>
    </w:lvl>
    <w:lvl w:ilvl="1" w:tplc="280A0019" w:tentative="1">
      <w:start w:val="1"/>
      <w:numFmt w:val="lowerLetter"/>
      <w:lvlText w:val="%2."/>
      <w:lvlJc w:val="left"/>
      <w:pPr>
        <w:ind w:left="1485" w:hanging="360"/>
      </w:pPr>
    </w:lvl>
    <w:lvl w:ilvl="2" w:tplc="280A001B" w:tentative="1">
      <w:start w:val="1"/>
      <w:numFmt w:val="lowerRoman"/>
      <w:lvlText w:val="%3."/>
      <w:lvlJc w:val="right"/>
      <w:pPr>
        <w:ind w:left="2205" w:hanging="180"/>
      </w:pPr>
    </w:lvl>
    <w:lvl w:ilvl="3" w:tplc="280A000F" w:tentative="1">
      <w:start w:val="1"/>
      <w:numFmt w:val="decimal"/>
      <w:lvlText w:val="%4."/>
      <w:lvlJc w:val="left"/>
      <w:pPr>
        <w:ind w:left="2925" w:hanging="360"/>
      </w:pPr>
    </w:lvl>
    <w:lvl w:ilvl="4" w:tplc="280A0019" w:tentative="1">
      <w:start w:val="1"/>
      <w:numFmt w:val="lowerLetter"/>
      <w:lvlText w:val="%5."/>
      <w:lvlJc w:val="left"/>
      <w:pPr>
        <w:ind w:left="3645" w:hanging="360"/>
      </w:pPr>
    </w:lvl>
    <w:lvl w:ilvl="5" w:tplc="280A001B" w:tentative="1">
      <w:start w:val="1"/>
      <w:numFmt w:val="lowerRoman"/>
      <w:lvlText w:val="%6."/>
      <w:lvlJc w:val="right"/>
      <w:pPr>
        <w:ind w:left="4365" w:hanging="180"/>
      </w:pPr>
    </w:lvl>
    <w:lvl w:ilvl="6" w:tplc="280A000F" w:tentative="1">
      <w:start w:val="1"/>
      <w:numFmt w:val="decimal"/>
      <w:lvlText w:val="%7."/>
      <w:lvlJc w:val="left"/>
      <w:pPr>
        <w:ind w:left="5085" w:hanging="360"/>
      </w:pPr>
    </w:lvl>
    <w:lvl w:ilvl="7" w:tplc="280A0019" w:tentative="1">
      <w:start w:val="1"/>
      <w:numFmt w:val="lowerLetter"/>
      <w:lvlText w:val="%8."/>
      <w:lvlJc w:val="left"/>
      <w:pPr>
        <w:ind w:left="5805" w:hanging="360"/>
      </w:pPr>
    </w:lvl>
    <w:lvl w:ilvl="8" w:tplc="280A001B" w:tentative="1">
      <w:start w:val="1"/>
      <w:numFmt w:val="lowerRoman"/>
      <w:lvlText w:val="%9."/>
      <w:lvlJc w:val="right"/>
      <w:pPr>
        <w:ind w:left="6525" w:hanging="180"/>
      </w:pPr>
    </w:lvl>
  </w:abstractNum>
  <w:abstractNum w:abstractNumId="1" w15:restartNumberingAfterBreak="0">
    <w:nsid w:val="0336594A"/>
    <w:multiLevelType w:val="hybridMultilevel"/>
    <w:tmpl w:val="9DCE5DF2"/>
    <w:lvl w:ilvl="0" w:tplc="D2408D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13E45"/>
    <w:multiLevelType w:val="multilevel"/>
    <w:tmpl w:val="37DA08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4902A4"/>
    <w:multiLevelType w:val="hybridMultilevel"/>
    <w:tmpl w:val="5C22F6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7491F36"/>
    <w:multiLevelType w:val="hybridMultilevel"/>
    <w:tmpl w:val="09429B88"/>
    <w:lvl w:ilvl="0" w:tplc="280A0005">
      <w:start w:val="1"/>
      <w:numFmt w:val="bullet"/>
      <w:lvlText w:val=""/>
      <w:lvlJc w:val="left"/>
      <w:pPr>
        <w:ind w:left="1080" w:hanging="360"/>
      </w:pPr>
      <w:rPr>
        <w:rFonts w:ascii="Wingdings" w:hAnsi="Wingdings"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0A2F55C1"/>
    <w:multiLevelType w:val="hybridMultilevel"/>
    <w:tmpl w:val="27F40F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E28EF"/>
    <w:multiLevelType w:val="hybridMultilevel"/>
    <w:tmpl w:val="1B8E6D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1F20F8"/>
    <w:multiLevelType w:val="hybridMultilevel"/>
    <w:tmpl w:val="1F9E47E8"/>
    <w:lvl w:ilvl="0" w:tplc="280A0015">
      <w:start w:val="1"/>
      <w:numFmt w:val="upperLetter"/>
      <w:lvlText w:val="%1."/>
      <w:lvlJc w:val="left"/>
      <w:pPr>
        <w:ind w:left="643"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0ECB2201"/>
    <w:multiLevelType w:val="hybridMultilevel"/>
    <w:tmpl w:val="5A5875F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0EFE666E"/>
    <w:multiLevelType w:val="hybridMultilevel"/>
    <w:tmpl w:val="9814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ED1A64"/>
    <w:multiLevelType w:val="hybridMultilevel"/>
    <w:tmpl w:val="4336EB80"/>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13DD3BC6"/>
    <w:multiLevelType w:val="hybridMultilevel"/>
    <w:tmpl w:val="3668A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116FF4"/>
    <w:multiLevelType w:val="hybridMultilevel"/>
    <w:tmpl w:val="7590A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172D8C"/>
    <w:multiLevelType w:val="hybridMultilevel"/>
    <w:tmpl w:val="0EBCACA0"/>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1C9B2593"/>
    <w:multiLevelType w:val="hybridMultilevel"/>
    <w:tmpl w:val="0D501D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1CD71D4B"/>
    <w:multiLevelType w:val="multilevel"/>
    <w:tmpl w:val="9286B320"/>
    <w:lvl w:ilvl="0">
      <w:start w:val="1"/>
      <w:numFmt w:val="bullet"/>
      <w:lvlText w:val=""/>
      <w:lvlJc w:val="left"/>
      <w:pPr>
        <w:tabs>
          <w:tab w:val="num" w:pos="720"/>
        </w:tabs>
        <w:ind w:left="720" w:hanging="360"/>
      </w:pPr>
      <w:rPr>
        <w:rFonts w:ascii="Wingdings" w:hAnsi="Wingdings" w:hint="default"/>
      </w:r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357C65"/>
    <w:multiLevelType w:val="multilevel"/>
    <w:tmpl w:val="032E602C"/>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B72A27"/>
    <w:multiLevelType w:val="hybridMultilevel"/>
    <w:tmpl w:val="691CCEC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8" w15:restartNumberingAfterBreak="0">
    <w:nsid w:val="270C2A99"/>
    <w:multiLevelType w:val="hybridMultilevel"/>
    <w:tmpl w:val="F618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E41561"/>
    <w:multiLevelType w:val="hybridMultilevel"/>
    <w:tmpl w:val="D9D2DA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28D06906"/>
    <w:multiLevelType w:val="hybridMultilevel"/>
    <w:tmpl w:val="082861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291967DF"/>
    <w:multiLevelType w:val="hybridMultilevel"/>
    <w:tmpl w:val="711E0A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298F0E54"/>
    <w:multiLevelType w:val="hybridMultilevel"/>
    <w:tmpl w:val="1DEC4C34"/>
    <w:lvl w:ilvl="0" w:tplc="B3DC9F90">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2BAE6970"/>
    <w:multiLevelType w:val="multilevel"/>
    <w:tmpl w:val="79A894BC"/>
    <w:lvl w:ilvl="0">
      <w:start w:val="3"/>
      <w:numFmt w:val="decimal"/>
      <w:lvlText w:val="%1"/>
      <w:lvlJc w:val="left"/>
      <w:pPr>
        <w:ind w:left="480" w:hanging="480"/>
      </w:pPr>
      <w:rPr>
        <w:rFonts w:hint="default"/>
        <w:b/>
        <w:sz w:val="22"/>
      </w:rPr>
    </w:lvl>
    <w:lvl w:ilvl="1">
      <w:start w:val="3"/>
      <w:numFmt w:val="decimal"/>
      <w:lvlText w:val="%1.%2"/>
      <w:lvlJc w:val="left"/>
      <w:pPr>
        <w:ind w:left="480" w:hanging="480"/>
      </w:pPr>
      <w:rPr>
        <w:rFonts w:hint="default"/>
        <w:b/>
        <w:sz w:val="22"/>
      </w:rPr>
    </w:lvl>
    <w:lvl w:ilvl="2">
      <w:start w:val="2"/>
      <w:numFmt w:val="decimal"/>
      <w:lvlText w:val="%1.%2.%3"/>
      <w:lvlJc w:val="left"/>
      <w:pPr>
        <w:ind w:left="720" w:hanging="720"/>
      </w:pPr>
      <w:rPr>
        <w:rFonts w:hint="default"/>
        <w:b/>
        <w:sz w:val="22"/>
      </w:rPr>
    </w:lvl>
    <w:lvl w:ilvl="3">
      <w:start w:val="1"/>
      <w:numFmt w:val="decimal"/>
      <w:lvlText w:val="%1.%2.%3.%4"/>
      <w:lvlJc w:val="left"/>
      <w:pPr>
        <w:ind w:left="720" w:hanging="720"/>
      </w:pPr>
      <w:rPr>
        <w:rFonts w:hint="default"/>
        <w:b/>
        <w:sz w:val="22"/>
      </w:rPr>
    </w:lvl>
    <w:lvl w:ilvl="4">
      <w:start w:val="1"/>
      <w:numFmt w:val="decimal"/>
      <w:lvlText w:val="%1.%2.%3.%4.%5"/>
      <w:lvlJc w:val="left"/>
      <w:pPr>
        <w:ind w:left="720" w:hanging="720"/>
      </w:pPr>
      <w:rPr>
        <w:rFonts w:hint="default"/>
        <w:b/>
        <w:sz w:val="22"/>
      </w:rPr>
    </w:lvl>
    <w:lvl w:ilvl="5">
      <w:start w:val="1"/>
      <w:numFmt w:val="decimal"/>
      <w:lvlText w:val="%1.%2.%3.%4.%5.%6"/>
      <w:lvlJc w:val="left"/>
      <w:pPr>
        <w:ind w:left="1080" w:hanging="1080"/>
      </w:pPr>
      <w:rPr>
        <w:rFonts w:hint="default"/>
        <w:b/>
        <w:sz w:val="22"/>
      </w:rPr>
    </w:lvl>
    <w:lvl w:ilvl="6">
      <w:start w:val="1"/>
      <w:numFmt w:val="decimal"/>
      <w:lvlText w:val="%1.%2.%3.%4.%5.%6.%7"/>
      <w:lvlJc w:val="left"/>
      <w:pPr>
        <w:ind w:left="1080" w:hanging="1080"/>
      </w:pPr>
      <w:rPr>
        <w:rFonts w:hint="default"/>
        <w:b/>
        <w:sz w:val="22"/>
      </w:rPr>
    </w:lvl>
    <w:lvl w:ilvl="7">
      <w:start w:val="1"/>
      <w:numFmt w:val="decimal"/>
      <w:lvlText w:val="%1.%2.%3.%4.%5.%6.%7.%8"/>
      <w:lvlJc w:val="left"/>
      <w:pPr>
        <w:ind w:left="1440" w:hanging="1440"/>
      </w:pPr>
      <w:rPr>
        <w:rFonts w:hint="default"/>
        <w:b/>
        <w:sz w:val="22"/>
      </w:rPr>
    </w:lvl>
    <w:lvl w:ilvl="8">
      <w:start w:val="1"/>
      <w:numFmt w:val="decimal"/>
      <w:lvlText w:val="%1.%2.%3.%4.%5.%6.%7.%8.%9"/>
      <w:lvlJc w:val="left"/>
      <w:pPr>
        <w:ind w:left="1440" w:hanging="1440"/>
      </w:pPr>
      <w:rPr>
        <w:rFonts w:hint="default"/>
        <w:b/>
        <w:sz w:val="22"/>
      </w:rPr>
    </w:lvl>
  </w:abstractNum>
  <w:abstractNum w:abstractNumId="24" w15:restartNumberingAfterBreak="0">
    <w:nsid w:val="2ECB534A"/>
    <w:multiLevelType w:val="multilevel"/>
    <w:tmpl w:val="0E40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F21E50"/>
    <w:multiLevelType w:val="hybridMultilevel"/>
    <w:tmpl w:val="494444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307C3285"/>
    <w:multiLevelType w:val="multilevel"/>
    <w:tmpl w:val="EC4CE6C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309B7771"/>
    <w:multiLevelType w:val="hybridMultilevel"/>
    <w:tmpl w:val="F28202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31542B9A"/>
    <w:multiLevelType w:val="hybridMultilevel"/>
    <w:tmpl w:val="BA26D4C4"/>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31CE7635"/>
    <w:multiLevelType w:val="hybridMultilevel"/>
    <w:tmpl w:val="2E86315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323B4638"/>
    <w:multiLevelType w:val="hybridMultilevel"/>
    <w:tmpl w:val="DEA4FEAC"/>
    <w:lvl w:ilvl="0" w:tplc="D2408D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BD1FEB"/>
    <w:multiLevelType w:val="hybridMultilevel"/>
    <w:tmpl w:val="72BE879E"/>
    <w:lvl w:ilvl="0" w:tplc="280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3FF0BE8"/>
    <w:multiLevelType w:val="multilevel"/>
    <w:tmpl w:val="0D7A87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58B45E8"/>
    <w:multiLevelType w:val="hybridMultilevel"/>
    <w:tmpl w:val="D592EB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35EB3116"/>
    <w:multiLevelType w:val="hybridMultilevel"/>
    <w:tmpl w:val="9AD8DDD4"/>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35FC48A6"/>
    <w:multiLevelType w:val="hybridMultilevel"/>
    <w:tmpl w:val="466AAF1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35FC5144"/>
    <w:multiLevelType w:val="hybridMultilevel"/>
    <w:tmpl w:val="C6C4E6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364540CF"/>
    <w:multiLevelType w:val="multilevel"/>
    <w:tmpl w:val="DC52EB68"/>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378F36FE"/>
    <w:multiLevelType w:val="hybridMultilevel"/>
    <w:tmpl w:val="78DC175E"/>
    <w:lvl w:ilvl="0" w:tplc="280A0015">
      <w:start w:val="1"/>
      <w:numFmt w:val="upperLetter"/>
      <w:lvlText w:val="%1."/>
      <w:lvlJc w:val="left"/>
      <w:pPr>
        <w:ind w:left="720" w:hanging="36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D2408D28">
      <w:start w:val="1"/>
      <w:numFmt w:val="decimal"/>
      <w:lvlText w:val="%4."/>
      <w:lvlJc w:val="left"/>
      <w:pPr>
        <w:ind w:left="2880" w:hanging="360"/>
      </w:pPr>
      <w:rPr>
        <w:rFonts w:hint="default"/>
      </w:rPr>
    </w:lvl>
    <w:lvl w:ilvl="4" w:tplc="DCD8CAE6">
      <w:start w:val="1"/>
      <w:numFmt w:val="decimal"/>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379E778E"/>
    <w:multiLevelType w:val="hybridMultilevel"/>
    <w:tmpl w:val="AECC5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8969A6"/>
    <w:multiLevelType w:val="hybridMultilevel"/>
    <w:tmpl w:val="1F10F448"/>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3B1C66B8"/>
    <w:multiLevelType w:val="multilevel"/>
    <w:tmpl w:val="B05C3B8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7"/>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3A4FED"/>
    <w:multiLevelType w:val="hybridMultilevel"/>
    <w:tmpl w:val="042C5E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3C7647E5"/>
    <w:multiLevelType w:val="hybridMultilevel"/>
    <w:tmpl w:val="9CEA3A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15:restartNumberingAfterBreak="0">
    <w:nsid w:val="3D563F26"/>
    <w:multiLevelType w:val="hybridMultilevel"/>
    <w:tmpl w:val="FBE6525A"/>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3FA558B2"/>
    <w:multiLevelType w:val="hybridMultilevel"/>
    <w:tmpl w:val="D27ED54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15:restartNumberingAfterBreak="0">
    <w:nsid w:val="3FBC4BE5"/>
    <w:multiLevelType w:val="hybridMultilevel"/>
    <w:tmpl w:val="85129700"/>
    <w:lvl w:ilvl="0" w:tplc="04090015">
      <w:start w:val="1"/>
      <w:numFmt w:val="upperLetter"/>
      <w:lvlText w:val="%1."/>
      <w:lvlJc w:val="left"/>
      <w:pPr>
        <w:ind w:left="772" w:hanging="360"/>
      </w:p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47" w15:restartNumberingAfterBreak="0">
    <w:nsid w:val="407053F3"/>
    <w:multiLevelType w:val="hybridMultilevel"/>
    <w:tmpl w:val="8FECB3C0"/>
    <w:lvl w:ilvl="0" w:tplc="280A0005">
      <w:start w:val="1"/>
      <w:numFmt w:val="bullet"/>
      <w:lvlText w:val=""/>
      <w:lvlJc w:val="left"/>
      <w:pPr>
        <w:ind w:left="720" w:hanging="360"/>
      </w:pPr>
      <w:rPr>
        <w:rFonts w:ascii="Wingdings" w:hAnsi="Wingdings" w:hint="default"/>
      </w:rPr>
    </w:lvl>
    <w:lvl w:ilvl="1" w:tplc="6E6C8722">
      <w:numFmt w:val="bullet"/>
      <w:lvlText w:val="-"/>
      <w:lvlJc w:val="left"/>
      <w:pPr>
        <w:ind w:left="1440" w:hanging="360"/>
      </w:pPr>
      <w:rPr>
        <w:rFonts w:ascii="Calibri" w:eastAsiaTheme="minorHAnsi" w:hAnsi="Calibri" w:cs="Calibri" w:hint="default"/>
        <w:sz w:val="24"/>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15:restartNumberingAfterBreak="0">
    <w:nsid w:val="409605A9"/>
    <w:multiLevelType w:val="hybridMultilevel"/>
    <w:tmpl w:val="8876A9F6"/>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9" w15:restartNumberingAfterBreak="0">
    <w:nsid w:val="411865CC"/>
    <w:multiLevelType w:val="hybridMultilevel"/>
    <w:tmpl w:val="035EA4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15:restartNumberingAfterBreak="0">
    <w:nsid w:val="438D333B"/>
    <w:multiLevelType w:val="hybridMultilevel"/>
    <w:tmpl w:val="3F7AAFF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1" w15:restartNumberingAfterBreak="0">
    <w:nsid w:val="471F3B55"/>
    <w:multiLevelType w:val="hybridMultilevel"/>
    <w:tmpl w:val="26528438"/>
    <w:lvl w:ilvl="0" w:tplc="4DA8B8C0">
      <w:start w:val="3"/>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2" w15:restartNumberingAfterBreak="0">
    <w:nsid w:val="47E678D4"/>
    <w:multiLevelType w:val="hybridMultilevel"/>
    <w:tmpl w:val="4AD67746"/>
    <w:lvl w:ilvl="0" w:tplc="592A1972">
      <w:start w:val="1"/>
      <w:numFmt w:val="decimal"/>
      <w:lvlText w:val="%1."/>
      <w:lvlJc w:val="left"/>
      <w:pPr>
        <w:ind w:left="643"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8CA4276"/>
    <w:multiLevelType w:val="hybridMultilevel"/>
    <w:tmpl w:val="2D44E8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4" w15:restartNumberingAfterBreak="0">
    <w:nsid w:val="4A90437B"/>
    <w:multiLevelType w:val="hybridMultilevel"/>
    <w:tmpl w:val="2D14C9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5" w15:restartNumberingAfterBreak="0">
    <w:nsid w:val="4AB42650"/>
    <w:multiLevelType w:val="hybridMultilevel"/>
    <w:tmpl w:val="239C8D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6" w15:restartNumberingAfterBreak="0">
    <w:nsid w:val="4C4B267F"/>
    <w:multiLevelType w:val="hybridMultilevel"/>
    <w:tmpl w:val="306C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464282"/>
    <w:multiLevelType w:val="hybridMultilevel"/>
    <w:tmpl w:val="567060C2"/>
    <w:lvl w:ilvl="0" w:tplc="D2408D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6942CD"/>
    <w:multiLevelType w:val="hybridMultilevel"/>
    <w:tmpl w:val="B218B728"/>
    <w:lvl w:ilvl="0" w:tplc="FD9AB106">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9" w15:restartNumberingAfterBreak="0">
    <w:nsid w:val="554A3987"/>
    <w:multiLevelType w:val="multilevel"/>
    <w:tmpl w:val="41E2D2C8"/>
    <w:lvl w:ilvl="0">
      <w:start w:val="1"/>
      <w:numFmt w:val="decimal"/>
      <w:lvlText w:val="%1."/>
      <w:lvlJc w:val="left"/>
      <w:pPr>
        <w:ind w:left="644" w:hanging="360"/>
      </w:pPr>
      <w:rPr>
        <w:b/>
      </w:rPr>
    </w:lvl>
    <w:lvl w:ilvl="1">
      <w:start w:val="5"/>
      <w:numFmt w:val="decimal"/>
      <w:isLgl/>
      <w:lvlText w:val="%1.%2"/>
      <w:lvlJc w:val="left"/>
      <w:pPr>
        <w:ind w:left="689"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60" w15:restartNumberingAfterBreak="0">
    <w:nsid w:val="56716AED"/>
    <w:multiLevelType w:val="hybridMultilevel"/>
    <w:tmpl w:val="8CF05B3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1" w15:restartNumberingAfterBreak="0">
    <w:nsid w:val="578B3FF7"/>
    <w:multiLevelType w:val="multilevel"/>
    <w:tmpl w:val="2A4612C4"/>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5"/>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5A12340F"/>
    <w:multiLevelType w:val="hybridMultilevel"/>
    <w:tmpl w:val="879CD4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B976983"/>
    <w:multiLevelType w:val="hybridMultilevel"/>
    <w:tmpl w:val="2D86C8C8"/>
    <w:lvl w:ilvl="0" w:tplc="213A30CC">
      <w:start w:val="1"/>
      <w:numFmt w:val="upperLetter"/>
      <w:lvlText w:val="%1."/>
      <w:lvlJc w:val="left"/>
      <w:pPr>
        <w:ind w:left="1080" w:hanging="360"/>
      </w:pPr>
      <w:rPr>
        <w:rFonts w:ascii="Arial" w:eastAsiaTheme="minorHAnsi" w:hAnsi="Arial" w:cs="Arial"/>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4" w15:restartNumberingAfterBreak="0">
    <w:nsid w:val="5C7A7820"/>
    <w:multiLevelType w:val="hybridMultilevel"/>
    <w:tmpl w:val="95CA15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9E2FDF"/>
    <w:multiLevelType w:val="hybridMultilevel"/>
    <w:tmpl w:val="E16CAF94"/>
    <w:lvl w:ilvl="0" w:tplc="D2408D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1CE7A54"/>
    <w:multiLevelType w:val="hybridMultilevel"/>
    <w:tmpl w:val="357661D8"/>
    <w:lvl w:ilvl="0" w:tplc="D2408D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26B7DA6"/>
    <w:multiLevelType w:val="hybridMultilevel"/>
    <w:tmpl w:val="5E9E5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4457B21"/>
    <w:multiLevelType w:val="hybridMultilevel"/>
    <w:tmpl w:val="820C75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9" w15:restartNumberingAfterBreak="0">
    <w:nsid w:val="6473599F"/>
    <w:multiLevelType w:val="hybridMultilevel"/>
    <w:tmpl w:val="25CC6F96"/>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0" w15:restartNumberingAfterBreak="0">
    <w:nsid w:val="649B6D53"/>
    <w:multiLevelType w:val="multilevel"/>
    <w:tmpl w:val="AC525C9E"/>
    <w:lvl w:ilvl="0">
      <w:start w:val="1"/>
      <w:numFmt w:val="decimal"/>
      <w:lvlText w:val="%1."/>
      <w:lvlJc w:val="left"/>
      <w:pPr>
        <w:ind w:left="720" w:hanging="360"/>
      </w:pPr>
      <w:rPr>
        <w:rFonts w:hint="default"/>
      </w:rPr>
    </w:lvl>
    <w:lvl w:ilvl="1">
      <w:start w:val="5"/>
      <w:numFmt w:val="decimal"/>
      <w:isLgl/>
      <w:lvlText w:val="%1.%2"/>
      <w:lvlJc w:val="left"/>
      <w:pPr>
        <w:ind w:left="750" w:hanging="39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71" w15:restartNumberingAfterBreak="0">
    <w:nsid w:val="64D47329"/>
    <w:multiLevelType w:val="hybridMultilevel"/>
    <w:tmpl w:val="BAB44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56F1E23"/>
    <w:multiLevelType w:val="hybridMultilevel"/>
    <w:tmpl w:val="12687E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3" w15:restartNumberingAfterBreak="0">
    <w:nsid w:val="658C74D5"/>
    <w:multiLevelType w:val="hybridMultilevel"/>
    <w:tmpl w:val="7DA466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4" w15:restartNumberingAfterBreak="0">
    <w:nsid w:val="67CB1F82"/>
    <w:multiLevelType w:val="multilevel"/>
    <w:tmpl w:val="03E6EFAC"/>
    <w:lvl w:ilvl="0">
      <w:start w:val="2"/>
      <w:numFmt w:val="decimal"/>
      <w:lvlText w:val="%1"/>
      <w:lvlJc w:val="left"/>
      <w:pPr>
        <w:ind w:left="906"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6837651C"/>
    <w:multiLevelType w:val="hybridMultilevel"/>
    <w:tmpl w:val="B00E9D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6" w15:restartNumberingAfterBreak="0">
    <w:nsid w:val="695D56CD"/>
    <w:multiLevelType w:val="hybridMultilevel"/>
    <w:tmpl w:val="08BEC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C62E46"/>
    <w:multiLevelType w:val="hybridMultilevel"/>
    <w:tmpl w:val="B7E454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8" w15:restartNumberingAfterBreak="0">
    <w:nsid w:val="6D50559E"/>
    <w:multiLevelType w:val="hybridMultilevel"/>
    <w:tmpl w:val="8A72A126"/>
    <w:lvl w:ilvl="0" w:tplc="F0FEE7BA">
      <w:start w:val="1"/>
      <w:numFmt w:val="decimal"/>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13B2476"/>
    <w:multiLevelType w:val="hybridMultilevel"/>
    <w:tmpl w:val="C00E659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0" w15:restartNumberingAfterBreak="0">
    <w:nsid w:val="72765F5A"/>
    <w:multiLevelType w:val="hybridMultilevel"/>
    <w:tmpl w:val="66B213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1" w15:restartNumberingAfterBreak="0">
    <w:nsid w:val="73833652"/>
    <w:multiLevelType w:val="multilevel"/>
    <w:tmpl w:val="B3D0B9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523735"/>
    <w:multiLevelType w:val="hybridMultilevel"/>
    <w:tmpl w:val="D144B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4AA6E7F"/>
    <w:multiLevelType w:val="hybridMultilevel"/>
    <w:tmpl w:val="C98A27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4" w15:restartNumberingAfterBreak="0">
    <w:nsid w:val="74CD1B7F"/>
    <w:multiLevelType w:val="hybridMultilevel"/>
    <w:tmpl w:val="082E1F8A"/>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5" w15:restartNumberingAfterBreak="0">
    <w:nsid w:val="75366B96"/>
    <w:multiLevelType w:val="hybridMultilevel"/>
    <w:tmpl w:val="5D10BA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6" w15:restartNumberingAfterBreak="0">
    <w:nsid w:val="761D0DBE"/>
    <w:multiLevelType w:val="multilevel"/>
    <w:tmpl w:val="E5B626D8"/>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7AF675CC"/>
    <w:multiLevelType w:val="multilevel"/>
    <w:tmpl w:val="C9101CC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7D515F91"/>
    <w:multiLevelType w:val="hybridMultilevel"/>
    <w:tmpl w:val="356A72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9" w15:restartNumberingAfterBreak="0">
    <w:nsid w:val="7DC00817"/>
    <w:multiLevelType w:val="hybridMultilevel"/>
    <w:tmpl w:val="6F50D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F6E7B00"/>
    <w:multiLevelType w:val="hybridMultilevel"/>
    <w:tmpl w:val="D9C275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1" w15:restartNumberingAfterBreak="0">
    <w:nsid w:val="7FBC18A5"/>
    <w:multiLevelType w:val="hybridMultilevel"/>
    <w:tmpl w:val="F376BA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63"/>
  </w:num>
  <w:num w:numId="3">
    <w:abstractNumId w:val="73"/>
  </w:num>
  <w:num w:numId="4">
    <w:abstractNumId w:val="38"/>
  </w:num>
  <w:num w:numId="5">
    <w:abstractNumId w:val="37"/>
  </w:num>
  <w:num w:numId="6">
    <w:abstractNumId w:val="20"/>
  </w:num>
  <w:num w:numId="7">
    <w:abstractNumId w:val="7"/>
  </w:num>
  <w:num w:numId="8">
    <w:abstractNumId w:val="47"/>
  </w:num>
  <w:num w:numId="9">
    <w:abstractNumId w:val="43"/>
  </w:num>
  <w:num w:numId="10">
    <w:abstractNumId w:val="83"/>
  </w:num>
  <w:num w:numId="11">
    <w:abstractNumId w:val="70"/>
  </w:num>
  <w:num w:numId="12">
    <w:abstractNumId w:val="21"/>
  </w:num>
  <w:num w:numId="13">
    <w:abstractNumId w:val="49"/>
  </w:num>
  <w:num w:numId="14">
    <w:abstractNumId w:val="48"/>
  </w:num>
  <w:num w:numId="15">
    <w:abstractNumId w:val="84"/>
  </w:num>
  <w:num w:numId="16">
    <w:abstractNumId w:val="60"/>
  </w:num>
  <w:num w:numId="17">
    <w:abstractNumId w:val="72"/>
  </w:num>
  <w:num w:numId="18">
    <w:abstractNumId w:val="16"/>
  </w:num>
  <w:num w:numId="19">
    <w:abstractNumId w:val="90"/>
  </w:num>
  <w:num w:numId="20">
    <w:abstractNumId w:val="27"/>
  </w:num>
  <w:num w:numId="21">
    <w:abstractNumId w:val="91"/>
  </w:num>
  <w:num w:numId="22">
    <w:abstractNumId w:val="58"/>
  </w:num>
  <w:num w:numId="23">
    <w:abstractNumId w:val="22"/>
  </w:num>
  <w:num w:numId="24">
    <w:abstractNumId w:val="88"/>
  </w:num>
  <w:num w:numId="25">
    <w:abstractNumId w:val="55"/>
  </w:num>
  <w:num w:numId="26">
    <w:abstractNumId w:val="69"/>
  </w:num>
  <w:num w:numId="27">
    <w:abstractNumId w:val="24"/>
  </w:num>
  <w:num w:numId="28">
    <w:abstractNumId w:val="33"/>
  </w:num>
  <w:num w:numId="29">
    <w:abstractNumId w:val="80"/>
  </w:num>
  <w:num w:numId="30">
    <w:abstractNumId w:val="3"/>
  </w:num>
  <w:num w:numId="31">
    <w:abstractNumId w:val="34"/>
  </w:num>
  <w:num w:numId="32">
    <w:abstractNumId w:val="13"/>
  </w:num>
  <w:num w:numId="33">
    <w:abstractNumId w:val="8"/>
  </w:num>
  <w:num w:numId="34">
    <w:abstractNumId w:val="79"/>
  </w:num>
  <w:num w:numId="35">
    <w:abstractNumId w:val="26"/>
  </w:num>
  <w:num w:numId="36">
    <w:abstractNumId w:val="15"/>
  </w:num>
  <w:num w:numId="37">
    <w:abstractNumId w:val="81"/>
  </w:num>
  <w:num w:numId="38">
    <w:abstractNumId w:val="29"/>
  </w:num>
  <w:num w:numId="39">
    <w:abstractNumId w:val="41"/>
  </w:num>
  <w:num w:numId="40">
    <w:abstractNumId w:val="35"/>
  </w:num>
  <w:num w:numId="41">
    <w:abstractNumId w:val="50"/>
  </w:num>
  <w:num w:numId="42">
    <w:abstractNumId w:val="36"/>
  </w:num>
  <w:num w:numId="43">
    <w:abstractNumId w:val="45"/>
  </w:num>
  <w:num w:numId="44">
    <w:abstractNumId w:val="10"/>
  </w:num>
  <w:num w:numId="45">
    <w:abstractNumId w:val="59"/>
  </w:num>
  <w:num w:numId="46">
    <w:abstractNumId w:val="44"/>
  </w:num>
  <w:num w:numId="47">
    <w:abstractNumId w:val="75"/>
  </w:num>
  <w:num w:numId="48">
    <w:abstractNumId w:val="68"/>
  </w:num>
  <w:num w:numId="49">
    <w:abstractNumId w:val="17"/>
  </w:num>
  <w:num w:numId="50">
    <w:abstractNumId w:val="0"/>
  </w:num>
  <w:num w:numId="51">
    <w:abstractNumId w:val="54"/>
  </w:num>
  <w:num w:numId="52">
    <w:abstractNumId w:val="53"/>
  </w:num>
  <w:num w:numId="53">
    <w:abstractNumId w:val="14"/>
  </w:num>
  <w:num w:numId="54">
    <w:abstractNumId w:val="42"/>
  </w:num>
  <w:num w:numId="55">
    <w:abstractNumId w:val="77"/>
  </w:num>
  <w:num w:numId="56">
    <w:abstractNumId w:val="85"/>
  </w:num>
  <w:num w:numId="57">
    <w:abstractNumId w:val="40"/>
  </w:num>
  <w:num w:numId="58">
    <w:abstractNumId w:val="25"/>
  </w:num>
  <w:num w:numId="59">
    <w:abstractNumId w:val="19"/>
  </w:num>
  <w:num w:numId="60">
    <w:abstractNumId w:val="28"/>
  </w:num>
  <w:num w:numId="61">
    <w:abstractNumId w:val="74"/>
  </w:num>
  <w:num w:numId="62">
    <w:abstractNumId w:val="12"/>
  </w:num>
  <w:num w:numId="63">
    <w:abstractNumId w:val="78"/>
  </w:num>
  <w:num w:numId="64">
    <w:abstractNumId w:val="62"/>
  </w:num>
  <w:num w:numId="65">
    <w:abstractNumId w:val="64"/>
  </w:num>
  <w:num w:numId="66">
    <w:abstractNumId w:val="89"/>
  </w:num>
  <w:num w:numId="67">
    <w:abstractNumId w:val="71"/>
  </w:num>
  <w:num w:numId="68">
    <w:abstractNumId w:val="82"/>
  </w:num>
  <w:num w:numId="69">
    <w:abstractNumId w:val="52"/>
  </w:num>
  <w:num w:numId="70">
    <w:abstractNumId w:val="66"/>
  </w:num>
  <w:num w:numId="71">
    <w:abstractNumId w:val="1"/>
  </w:num>
  <w:num w:numId="72">
    <w:abstractNumId w:val="30"/>
  </w:num>
  <w:num w:numId="73">
    <w:abstractNumId w:val="31"/>
  </w:num>
  <w:num w:numId="74">
    <w:abstractNumId w:val="86"/>
  </w:num>
  <w:num w:numId="75">
    <w:abstractNumId w:val="61"/>
  </w:num>
  <w:num w:numId="76">
    <w:abstractNumId w:val="9"/>
  </w:num>
  <w:num w:numId="77">
    <w:abstractNumId w:val="57"/>
  </w:num>
  <w:num w:numId="78">
    <w:abstractNumId w:val="76"/>
  </w:num>
  <w:num w:numId="79">
    <w:abstractNumId w:val="32"/>
  </w:num>
  <w:num w:numId="80">
    <w:abstractNumId w:val="87"/>
  </w:num>
  <w:num w:numId="81">
    <w:abstractNumId w:val="46"/>
  </w:num>
  <w:num w:numId="82">
    <w:abstractNumId w:val="23"/>
  </w:num>
  <w:num w:numId="83">
    <w:abstractNumId w:val="2"/>
  </w:num>
  <w:num w:numId="84">
    <w:abstractNumId w:val="67"/>
  </w:num>
  <w:num w:numId="85">
    <w:abstractNumId w:val="18"/>
  </w:num>
  <w:num w:numId="86">
    <w:abstractNumId w:val="56"/>
  </w:num>
  <w:num w:numId="87">
    <w:abstractNumId w:val="5"/>
  </w:num>
  <w:num w:numId="88">
    <w:abstractNumId w:val="6"/>
  </w:num>
  <w:num w:numId="89">
    <w:abstractNumId w:val="51"/>
  </w:num>
  <w:num w:numId="90">
    <w:abstractNumId w:val="39"/>
  </w:num>
  <w:num w:numId="91">
    <w:abstractNumId w:val="11"/>
  </w:num>
  <w:num w:numId="92">
    <w:abstractNumId w:val="65"/>
  </w:num>
  <w:numIdMacAtCleanup w:val="8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EY">
    <w15:presenceInfo w15:providerId="None" w15:userId="R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DD5"/>
    <w:rsid w:val="000024D0"/>
    <w:rsid w:val="00002538"/>
    <w:rsid w:val="000034E0"/>
    <w:rsid w:val="00003AC7"/>
    <w:rsid w:val="00003FE5"/>
    <w:rsid w:val="000045D7"/>
    <w:rsid w:val="00006A76"/>
    <w:rsid w:val="00007F6B"/>
    <w:rsid w:val="000134CA"/>
    <w:rsid w:val="000147D2"/>
    <w:rsid w:val="00015CC4"/>
    <w:rsid w:val="00016A3F"/>
    <w:rsid w:val="000174FF"/>
    <w:rsid w:val="00017AED"/>
    <w:rsid w:val="000215E0"/>
    <w:rsid w:val="00024354"/>
    <w:rsid w:val="00026DE4"/>
    <w:rsid w:val="00030756"/>
    <w:rsid w:val="00032D4A"/>
    <w:rsid w:val="000336EE"/>
    <w:rsid w:val="00035C86"/>
    <w:rsid w:val="00040660"/>
    <w:rsid w:val="00042CB5"/>
    <w:rsid w:val="00043FB7"/>
    <w:rsid w:val="00047657"/>
    <w:rsid w:val="00057F10"/>
    <w:rsid w:val="00061DF7"/>
    <w:rsid w:val="000661E5"/>
    <w:rsid w:val="000710D8"/>
    <w:rsid w:val="000713BF"/>
    <w:rsid w:val="000729A4"/>
    <w:rsid w:val="00073C5C"/>
    <w:rsid w:val="000743C0"/>
    <w:rsid w:val="0007794E"/>
    <w:rsid w:val="000815E5"/>
    <w:rsid w:val="00081629"/>
    <w:rsid w:val="00082071"/>
    <w:rsid w:val="00084C8B"/>
    <w:rsid w:val="00085F7A"/>
    <w:rsid w:val="00086B6A"/>
    <w:rsid w:val="00086C79"/>
    <w:rsid w:val="00092CE9"/>
    <w:rsid w:val="000A1611"/>
    <w:rsid w:val="000A30F2"/>
    <w:rsid w:val="000A4976"/>
    <w:rsid w:val="000A65D7"/>
    <w:rsid w:val="000B1E15"/>
    <w:rsid w:val="000B271A"/>
    <w:rsid w:val="000B4072"/>
    <w:rsid w:val="000B6C9F"/>
    <w:rsid w:val="000C235D"/>
    <w:rsid w:val="000C4F26"/>
    <w:rsid w:val="000C6DD6"/>
    <w:rsid w:val="000D77EE"/>
    <w:rsid w:val="000E3888"/>
    <w:rsid w:val="000E4C50"/>
    <w:rsid w:val="000E52CC"/>
    <w:rsid w:val="000E6304"/>
    <w:rsid w:val="000F050D"/>
    <w:rsid w:val="000F12DE"/>
    <w:rsid w:val="000F483D"/>
    <w:rsid w:val="000F5E2F"/>
    <w:rsid w:val="000F67BE"/>
    <w:rsid w:val="001002D4"/>
    <w:rsid w:val="0010066B"/>
    <w:rsid w:val="00100781"/>
    <w:rsid w:val="00102095"/>
    <w:rsid w:val="00102D0E"/>
    <w:rsid w:val="00102F80"/>
    <w:rsid w:val="001100F3"/>
    <w:rsid w:val="00113E6C"/>
    <w:rsid w:val="00114C1B"/>
    <w:rsid w:val="00122515"/>
    <w:rsid w:val="001246A9"/>
    <w:rsid w:val="00125DB6"/>
    <w:rsid w:val="00134692"/>
    <w:rsid w:val="00134E90"/>
    <w:rsid w:val="001351FC"/>
    <w:rsid w:val="00136430"/>
    <w:rsid w:val="00136DC3"/>
    <w:rsid w:val="001406AD"/>
    <w:rsid w:val="0014266E"/>
    <w:rsid w:val="00145D21"/>
    <w:rsid w:val="001467C0"/>
    <w:rsid w:val="00146868"/>
    <w:rsid w:val="00146C2F"/>
    <w:rsid w:val="001471BB"/>
    <w:rsid w:val="001515D1"/>
    <w:rsid w:val="0015210F"/>
    <w:rsid w:val="0015264D"/>
    <w:rsid w:val="001557A9"/>
    <w:rsid w:val="00155EF4"/>
    <w:rsid w:val="001560DA"/>
    <w:rsid w:val="00156611"/>
    <w:rsid w:val="0016030A"/>
    <w:rsid w:val="00162966"/>
    <w:rsid w:val="00163DDF"/>
    <w:rsid w:val="00164CC2"/>
    <w:rsid w:val="00174C7A"/>
    <w:rsid w:val="00177D86"/>
    <w:rsid w:val="00182552"/>
    <w:rsid w:val="00186693"/>
    <w:rsid w:val="00187D21"/>
    <w:rsid w:val="00187FE6"/>
    <w:rsid w:val="0019127B"/>
    <w:rsid w:val="0019499E"/>
    <w:rsid w:val="00197534"/>
    <w:rsid w:val="001A0A8D"/>
    <w:rsid w:val="001A0AE7"/>
    <w:rsid w:val="001A1A8F"/>
    <w:rsid w:val="001A5AF1"/>
    <w:rsid w:val="001B0C92"/>
    <w:rsid w:val="001B3E05"/>
    <w:rsid w:val="001C0968"/>
    <w:rsid w:val="001E2D39"/>
    <w:rsid w:val="001E2E32"/>
    <w:rsid w:val="001E5564"/>
    <w:rsid w:val="001F58E1"/>
    <w:rsid w:val="00200DF5"/>
    <w:rsid w:val="00202021"/>
    <w:rsid w:val="00203C24"/>
    <w:rsid w:val="0020602B"/>
    <w:rsid w:val="00210D63"/>
    <w:rsid w:val="00214542"/>
    <w:rsid w:val="002147E5"/>
    <w:rsid w:val="00216ABE"/>
    <w:rsid w:val="00223F5A"/>
    <w:rsid w:val="002252E5"/>
    <w:rsid w:val="00225494"/>
    <w:rsid w:val="00226827"/>
    <w:rsid w:val="00227F64"/>
    <w:rsid w:val="00231601"/>
    <w:rsid w:val="0023464A"/>
    <w:rsid w:val="00236CA2"/>
    <w:rsid w:val="00236EA0"/>
    <w:rsid w:val="002401D7"/>
    <w:rsid w:val="00241CB3"/>
    <w:rsid w:val="00245FF0"/>
    <w:rsid w:val="00247158"/>
    <w:rsid w:val="00247DD5"/>
    <w:rsid w:val="00250945"/>
    <w:rsid w:val="002609F9"/>
    <w:rsid w:val="00264B7F"/>
    <w:rsid w:val="0026702C"/>
    <w:rsid w:val="00271156"/>
    <w:rsid w:val="002712ED"/>
    <w:rsid w:val="00273157"/>
    <w:rsid w:val="002743F9"/>
    <w:rsid w:val="0027612C"/>
    <w:rsid w:val="002818BB"/>
    <w:rsid w:val="00282375"/>
    <w:rsid w:val="0028552D"/>
    <w:rsid w:val="00293464"/>
    <w:rsid w:val="00294EEE"/>
    <w:rsid w:val="002956C8"/>
    <w:rsid w:val="00297C7C"/>
    <w:rsid w:val="002A2EE3"/>
    <w:rsid w:val="002A352D"/>
    <w:rsid w:val="002A393D"/>
    <w:rsid w:val="002A5B8B"/>
    <w:rsid w:val="002A7940"/>
    <w:rsid w:val="002A79DD"/>
    <w:rsid w:val="002B394C"/>
    <w:rsid w:val="002B4091"/>
    <w:rsid w:val="002B5E7B"/>
    <w:rsid w:val="002B639C"/>
    <w:rsid w:val="002B6694"/>
    <w:rsid w:val="002C434D"/>
    <w:rsid w:val="002D2C52"/>
    <w:rsid w:val="002D557D"/>
    <w:rsid w:val="002D6811"/>
    <w:rsid w:val="002E2844"/>
    <w:rsid w:val="002E3C78"/>
    <w:rsid w:val="002E42BD"/>
    <w:rsid w:val="002E6093"/>
    <w:rsid w:val="002F18D6"/>
    <w:rsid w:val="002F220D"/>
    <w:rsid w:val="002F6EB6"/>
    <w:rsid w:val="00300B44"/>
    <w:rsid w:val="0030220E"/>
    <w:rsid w:val="003054BC"/>
    <w:rsid w:val="003062A1"/>
    <w:rsid w:val="00306652"/>
    <w:rsid w:val="003077D5"/>
    <w:rsid w:val="00315AAE"/>
    <w:rsid w:val="0031707A"/>
    <w:rsid w:val="00317744"/>
    <w:rsid w:val="00317CB4"/>
    <w:rsid w:val="003200FA"/>
    <w:rsid w:val="00325E3E"/>
    <w:rsid w:val="00326F34"/>
    <w:rsid w:val="00327B1A"/>
    <w:rsid w:val="00327B86"/>
    <w:rsid w:val="003312D9"/>
    <w:rsid w:val="003326C0"/>
    <w:rsid w:val="003329DD"/>
    <w:rsid w:val="00337A14"/>
    <w:rsid w:val="00341136"/>
    <w:rsid w:val="00346BB5"/>
    <w:rsid w:val="00346EA6"/>
    <w:rsid w:val="00354490"/>
    <w:rsid w:val="003578F3"/>
    <w:rsid w:val="00357E31"/>
    <w:rsid w:val="00357EEF"/>
    <w:rsid w:val="00366D14"/>
    <w:rsid w:val="003672C8"/>
    <w:rsid w:val="0037225A"/>
    <w:rsid w:val="00373374"/>
    <w:rsid w:val="003823DF"/>
    <w:rsid w:val="00390D4E"/>
    <w:rsid w:val="00391031"/>
    <w:rsid w:val="00393117"/>
    <w:rsid w:val="00394BEB"/>
    <w:rsid w:val="00396217"/>
    <w:rsid w:val="00396279"/>
    <w:rsid w:val="00396AE6"/>
    <w:rsid w:val="003A065E"/>
    <w:rsid w:val="003A0D93"/>
    <w:rsid w:val="003A11FB"/>
    <w:rsid w:val="003A1387"/>
    <w:rsid w:val="003A2796"/>
    <w:rsid w:val="003A316F"/>
    <w:rsid w:val="003A50B2"/>
    <w:rsid w:val="003A5B14"/>
    <w:rsid w:val="003A5C84"/>
    <w:rsid w:val="003B1CAD"/>
    <w:rsid w:val="003C2836"/>
    <w:rsid w:val="003C31E3"/>
    <w:rsid w:val="003C4850"/>
    <w:rsid w:val="003C4C63"/>
    <w:rsid w:val="003C66FF"/>
    <w:rsid w:val="003D0EDC"/>
    <w:rsid w:val="003D34B9"/>
    <w:rsid w:val="003D34DF"/>
    <w:rsid w:val="003D6663"/>
    <w:rsid w:val="003D6B88"/>
    <w:rsid w:val="003E0299"/>
    <w:rsid w:val="003E2023"/>
    <w:rsid w:val="003E56F1"/>
    <w:rsid w:val="003F0546"/>
    <w:rsid w:val="003F13B3"/>
    <w:rsid w:val="003F2EE8"/>
    <w:rsid w:val="00400E0C"/>
    <w:rsid w:val="00402E17"/>
    <w:rsid w:val="00406B48"/>
    <w:rsid w:val="00406F4E"/>
    <w:rsid w:val="004100FD"/>
    <w:rsid w:val="00425AD3"/>
    <w:rsid w:val="00426314"/>
    <w:rsid w:val="00432536"/>
    <w:rsid w:val="004340E2"/>
    <w:rsid w:val="00435050"/>
    <w:rsid w:val="0044022F"/>
    <w:rsid w:val="004436C2"/>
    <w:rsid w:val="0044519F"/>
    <w:rsid w:val="004470AC"/>
    <w:rsid w:val="00453C6B"/>
    <w:rsid w:val="0046178E"/>
    <w:rsid w:val="00464379"/>
    <w:rsid w:val="004735C7"/>
    <w:rsid w:val="00475701"/>
    <w:rsid w:val="004774CE"/>
    <w:rsid w:val="0047756C"/>
    <w:rsid w:val="00477894"/>
    <w:rsid w:val="00480922"/>
    <w:rsid w:val="00480FEE"/>
    <w:rsid w:val="00492400"/>
    <w:rsid w:val="004941C3"/>
    <w:rsid w:val="004A0157"/>
    <w:rsid w:val="004A09B4"/>
    <w:rsid w:val="004A299D"/>
    <w:rsid w:val="004A728D"/>
    <w:rsid w:val="004B0CFD"/>
    <w:rsid w:val="004B36FA"/>
    <w:rsid w:val="004B4323"/>
    <w:rsid w:val="004B5437"/>
    <w:rsid w:val="004B60B0"/>
    <w:rsid w:val="004B62CF"/>
    <w:rsid w:val="004C4765"/>
    <w:rsid w:val="004D02AB"/>
    <w:rsid w:val="004D5A6E"/>
    <w:rsid w:val="004E4EF0"/>
    <w:rsid w:val="004F2DD7"/>
    <w:rsid w:val="004F3EA1"/>
    <w:rsid w:val="004F47C0"/>
    <w:rsid w:val="004F5413"/>
    <w:rsid w:val="0050281D"/>
    <w:rsid w:val="005043F7"/>
    <w:rsid w:val="00510877"/>
    <w:rsid w:val="00511AF6"/>
    <w:rsid w:val="00515CFB"/>
    <w:rsid w:val="00516D98"/>
    <w:rsid w:val="00517F77"/>
    <w:rsid w:val="0052061B"/>
    <w:rsid w:val="005211B4"/>
    <w:rsid w:val="0052393C"/>
    <w:rsid w:val="00524910"/>
    <w:rsid w:val="00526F5F"/>
    <w:rsid w:val="005273E3"/>
    <w:rsid w:val="005275C6"/>
    <w:rsid w:val="005306D4"/>
    <w:rsid w:val="00536C66"/>
    <w:rsid w:val="0053748F"/>
    <w:rsid w:val="00540C7C"/>
    <w:rsid w:val="00543596"/>
    <w:rsid w:val="00544823"/>
    <w:rsid w:val="0054575C"/>
    <w:rsid w:val="0054628C"/>
    <w:rsid w:val="0055018F"/>
    <w:rsid w:val="00550DF7"/>
    <w:rsid w:val="00552B8A"/>
    <w:rsid w:val="00553579"/>
    <w:rsid w:val="00561F7F"/>
    <w:rsid w:val="0056291E"/>
    <w:rsid w:val="0056623A"/>
    <w:rsid w:val="00566456"/>
    <w:rsid w:val="00571ADB"/>
    <w:rsid w:val="00574690"/>
    <w:rsid w:val="005747DD"/>
    <w:rsid w:val="00575CFA"/>
    <w:rsid w:val="00576F4F"/>
    <w:rsid w:val="005776F7"/>
    <w:rsid w:val="00583AB0"/>
    <w:rsid w:val="00583E9F"/>
    <w:rsid w:val="00584929"/>
    <w:rsid w:val="00584C35"/>
    <w:rsid w:val="00591A68"/>
    <w:rsid w:val="00594390"/>
    <w:rsid w:val="00595516"/>
    <w:rsid w:val="00595639"/>
    <w:rsid w:val="0059564F"/>
    <w:rsid w:val="005A2758"/>
    <w:rsid w:val="005B09A1"/>
    <w:rsid w:val="005B1158"/>
    <w:rsid w:val="005B11CA"/>
    <w:rsid w:val="005B2A31"/>
    <w:rsid w:val="005B4A45"/>
    <w:rsid w:val="005B5B97"/>
    <w:rsid w:val="005C79B7"/>
    <w:rsid w:val="005D4AF6"/>
    <w:rsid w:val="005D5137"/>
    <w:rsid w:val="005D5B6E"/>
    <w:rsid w:val="005E2C9D"/>
    <w:rsid w:val="005E52B3"/>
    <w:rsid w:val="005E58D2"/>
    <w:rsid w:val="005E7236"/>
    <w:rsid w:val="005E7329"/>
    <w:rsid w:val="005F0530"/>
    <w:rsid w:val="005F0C4F"/>
    <w:rsid w:val="005F72F7"/>
    <w:rsid w:val="00604311"/>
    <w:rsid w:val="00607A5C"/>
    <w:rsid w:val="00613E83"/>
    <w:rsid w:val="0061574F"/>
    <w:rsid w:val="006205B9"/>
    <w:rsid w:val="00621F27"/>
    <w:rsid w:val="00623955"/>
    <w:rsid w:val="0062397C"/>
    <w:rsid w:val="006244FE"/>
    <w:rsid w:val="00630BEA"/>
    <w:rsid w:val="00633CF6"/>
    <w:rsid w:val="00634E90"/>
    <w:rsid w:val="00636B2B"/>
    <w:rsid w:val="00637FA6"/>
    <w:rsid w:val="00641771"/>
    <w:rsid w:val="006451BE"/>
    <w:rsid w:val="00647C20"/>
    <w:rsid w:val="0065052F"/>
    <w:rsid w:val="00651E8F"/>
    <w:rsid w:val="00653573"/>
    <w:rsid w:val="0065542B"/>
    <w:rsid w:val="006574EA"/>
    <w:rsid w:val="00664A26"/>
    <w:rsid w:val="00665E4E"/>
    <w:rsid w:val="006664BD"/>
    <w:rsid w:val="0067134C"/>
    <w:rsid w:val="00674FC2"/>
    <w:rsid w:val="00676358"/>
    <w:rsid w:val="006805BB"/>
    <w:rsid w:val="006806C4"/>
    <w:rsid w:val="006868D0"/>
    <w:rsid w:val="006B106A"/>
    <w:rsid w:val="006B6203"/>
    <w:rsid w:val="006C041B"/>
    <w:rsid w:val="006C06A8"/>
    <w:rsid w:val="006C0E4B"/>
    <w:rsid w:val="006C6392"/>
    <w:rsid w:val="006C66BA"/>
    <w:rsid w:val="006C78A7"/>
    <w:rsid w:val="006D1689"/>
    <w:rsid w:val="006D492B"/>
    <w:rsid w:val="006E118F"/>
    <w:rsid w:val="006E3CE5"/>
    <w:rsid w:val="006E42E2"/>
    <w:rsid w:val="006E6B52"/>
    <w:rsid w:val="006F0878"/>
    <w:rsid w:val="006F20EE"/>
    <w:rsid w:val="006F271B"/>
    <w:rsid w:val="006F3791"/>
    <w:rsid w:val="006F7E10"/>
    <w:rsid w:val="00702D7C"/>
    <w:rsid w:val="00703BDB"/>
    <w:rsid w:val="00704418"/>
    <w:rsid w:val="0071041B"/>
    <w:rsid w:val="00710CF1"/>
    <w:rsid w:val="007117F4"/>
    <w:rsid w:val="00711D76"/>
    <w:rsid w:val="00716B6C"/>
    <w:rsid w:val="00717DC0"/>
    <w:rsid w:val="00725CAC"/>
    <w:rsid w:val="007267D8"/>
    <w:rsid w:val="00727F55"/>
    <w:rsid w:val="00730872"/>
    <w:rsid w:val="0073460B"/>
    <w:rsid w:val="007348B3"/>
    <w:rsid w:val="00734DB5"/>
    <w:rsid w:val="00735186"/>
    <w:rsid w:val="0073614A"/>
    <w:rsid w:val="00736ABD"/>
    <w:rsid w:val="007379A1"/>
    <w:rsid w:val="00744715"/>
    <w:rsid w:val="007476CB"/>
    <w:rsid w:val="00747ADD"/>
    <w:rsid w:val="007541F7"/>
    <w:rsid w:val="00756C68"/>
    <w:rsid w:val="00756D69"/>
    <w:rsid w:val="0076052F"/>
    <w:rsid w:val="007605D9"/>
    <w:rsid w:val="007607D1"/>
    <w:rsid w:val="007646D1"/>
    <w:rsid w:val="00764E45"/>
    <w:rsid w:val="00765642"/>
    <w:rsid w:val="00767CEE"/>
    <w:rsid w:val="00770871"/>
    <w:rsid w:val="007772C5"/>
    <w:rsid w:val="00781338"/>
    <w:rsid w:val="007820A4"/>
    <w:rsid w:val="00782C10"/>
    <w:rsid w:val="007832BB"/>
    <w:rsid w:val="007930AB"/>
    <w:rsid w:val="00794115"/>
    <w:rsid w:val="0079624F"/>
    <w:rsid w:val="00797D08"/>
    <w:rsid w:val="007A118F"/>
    <w:rsid w:val="007A2120"/>
    <w:rsid w:val="007A2DA1"/>
    <w:rsid w:val="007A534D"/>
    <w:rsid w:val="007B1426"/>
    <w:rsid w:val="007B3036"/>
    <w:rsid w:val="007B3274"/>
    <w:rsid w:val="007B3AF5"/>
    <w:rsid w:val="007B44C6"/>
    <w:rsid w:val="007B47E7"/>
    <w:rsid w:val="007B6CC4"/>
    <w:rsid w:val="007B7E3D"/>
    <w:rsid w:val="007C336C"/>
    <w:rsid w:val="007C4379"/>
    <w:rsid w:val="007C48CE"/>
    <w:rsid w:val="007C71FE"/>
    <w:rsid w:val="007D0BE7"/>
    <w:rsid w:val="007D411F"/>
    <w:rsid w:val="007D69D2"/>
    <w:rsid w:val="007D7837"/>
    <w:rsid w:val="007E2342"/>
    <w:rsid w:val="007E4CF8"/>
    <w:rsid w:val="007E55D1"/>
    <w:rsid w:val="007E64EC"/>
    <w:rsid w:val="007E6D41"/>
    <w:rsid w:val="007F2463"/>
    <w:rsid w:val="007F5413"/>
    <w:rsid w:val="007F78A9"/>
    <w:rsid w:val="0080638B"/>
    <w:rsid w:val="008069BA"/>
    <w:rsid w:val="00812933"/>
    <w:rsid w:val="008139E8"/>
    <w:rsid w:val="00820AEB"/>
    <w:rsid w:val="0082162E"/>
    <w:rsid w:val="008236C8"/>
    <w:rsid w:val="0083093D"/>
    <w:rsid w:val="00842423"/>
    <w:rsid w:val="008451AE"/>
    <w:rsid w:val="00847CE9"/>
    <w:rsid w:val="008513BE"/>
    <w:rsid w:val="00854DAD"/>
    <w:rsid w:val="00860912"/>
    <w:rsid w:val="00861989"/>
    <w:rsid w:val="00862D68"/>
    <w:rsid w:val="0086577F"/>
    <w:rsid w:val="00867CBF"/>
    <w:rsid w:val="008701E9"/>
    <w:rsid w:val="00873AD9"/>
    <w:rsid w:val="008745DE"/>
    <w:rsid w:val="0087462F"/>
    <w:rsid w:val="00877276"/>
    <w:rsid w:val="00877616"/>
    <w:rsid w:val="00883DC9"/>
    <w:rsid w:val="00886083"/>
    <w:rsid w:val="00886CF0"/>
    <w:rsid w:val="0088736C"/>
    <w:rsid w:val="008914CE"/>
    <w:rsid w:val="008915E9"/>
    <w:rsid w:val="00892187"/>
    <w:rsid w:val="00893480"/>
    <w:rsid w:val="008936C1"/>
    <w:rsid w:val="00893AC1"/>
    <w:rsid w:val="00895E2E"/>
    <w:rsid w:val="008A5C29"/>
    <w:rsid w:val="008B1879"/>
    <w:rsid w:val="008B62C0"/>
    <w:rsid w:val="008B773F"/>
    <w:rsid w:val="008C0C6B"/>
    <w:rsid w:val="008C305A"/>
    <w:rsid w:val="008D309B"/>
    <w:rsid w:val="008D4F06"/>
    <w:rsid w:val="008D6BC7"/>
    <w:rsid w:val="008E4B36"/>
    <w:rsid w:val="008E64BF"/>
    <w:rsid w:val="008E7D78"/>
    <w:rsid w:val="008E7DDD"/>
    <w:rsid w:val="008F56A7"/>
    <w:rsid w:val="008F5EA3"/>
    <w:rsid w:val="008F6B66"/>
    <w:rsid w:val="00900307"/>
    <w:rsid w:val="00901C24"/>
    <w:rsid w:val="00905052"/>
    <w:rsid w:val="00905ABA"/>
    <w:rsid w:val="00910F77"/>
    <w:rsid w:val="00911B3F"/>
    <w:rsid w:val="00913710"/>
    <w:rsid w:val="0091633D"/>
    <w:rsid w:val="00916BFA"/>
    <w:rsid w:val="00922431"/>
    <w:rsid w:val="009306ED"/>
    <w:rsid w:val="0093104A"/>
    <w:rsid w:val="009328D9"/>
    <w:rsid w:val="00933833"/>
    <w:rsid w:val="00934A4A"/>
    <w:rsid w:val="009367FF"/>
    <w:rsid w:val="009446E1"/>
    <w:rsid w:val="00944EB3"/>
    <w:rsid w:val="00950FE4"/>
    <w:rsid w:val="00952173"/>
    <w:rsid w:val="00956663"/>
    <w:rsid w:val="00961865"/>
    <w:rsid w:val="00961D45"/>
    <w:rsid w:val="00962878"/>
    <w:rsid w:val="00963916"/>
    <w:rsid w:val="00966463"/>
    <w:rsid w:val="0096733F"/>
    <w:rsid w:val="00972CC7"/>
    <w:rsid w:val="0097691A"/>
    <w:rsid w:val="0098157D"/>
    <w:rsid w:val="0099519E"/>
    <w:rsid w:val="009973A0"/>
    <w:rsid w:val="009A0074"/>
    <w:rsid w:val="009A0B94"/>
    <w:rsid w:val="009A2A69"/>
    <w:rsid w:val="009A4A5E"/>
    <w:rsid w:val="009A64D2"/>
    <w:rsid w:val="009A6C37"/>
    <w:rsid w:val="009B0929"/>
    <w:rsid w:val="009B5D9D"/>
    <w:rsid w:val="009B710C"/>
    <w:rsid w:val="009B7C9A"/>
    <w:rsid w:val="009B7DA5"/>
    <w:rsid w:val="009C09D2"/>
    <w:rsid w:val="009C212F"/>
    <w:rsid w:val="009C2F0E"/>
    <w:rsid w:val="009C67B1"/>
    <w:rsid w:val="009C74B6"/>
    <w:rsid w:val="009D03C4"/>
    <w:rsid w:val="009D0761"/>
    <w:rsid w:val="009D2C05"/>
    <w:rsid w:val="009D58EA"/>
    <w:rsid w:val="009D6FE9"/>
    <w:rsid w:val="009E21A2"/>
    <w:rsid w:val="009E488C"/>
    <w:rsid w:val="009E7A68"/>
    <w:rsid w:val="009F0FE9"/>
    <w:rsid w:val="009F55AC"/>
    <w:rsid w:val="009F70DB"/>
    <w:rsid w:val="00A021FD"/>
    <w:rsid w:val="00A037B7"/>
    <w:rsid w:val="00A04997"/>
    <w:rsid w:val="00A06BD2"/>
    <w:rsid w:val="00A06C3F"/>
    <w:rsid w:val="00A07194"/>
    <w:rsid w:val="00A072C2"/>
    <w:rsid w:val="00A16EB9"/>
    <w:rsid w:val="00A217BB"/>
    <w:rsid w:val="00A22694"/>
    <w:rsid w:val="00A23FDB"/>
    <w:rsid w:val="00A24697"/>
    <w:rsid w:val="00A2553D"/>
    <w:rsid w:val="00A2744D"/>
    <w:rsid w:val="00A3171B"/>
    <w:rsid w:val="00A32BDE"/>
    <w:rsid w:val="00A3420A"/>
    <w:rsid w:val="00A3600F"/>
    <w:rsid w:val="00A373DD"/>
    <w:rsid w:val="00A42FCF"/>
    <w:rsid w:val="00A46B41"/>
    <w:rsid w:val="00A46EFC"/>
    <w:rsid w:val="00A552A7"/>
    <w:rsid w:val="00A56235"/>
    <w:rsid w:val="00A566FE"/>
    <w:rsid w:val="00A60E94"/>
    <w:rsid w:val="00A63D29"/>
    <w:rsid w:val="00A65090"/>
    <w:rsid w:val="00A66A0B"/>
    <w:rsid w:val="00A749D8"/>
    <w:rsid w:val="00A751DB"/>
    <w:rsid w:val="00A808B5"/>
    <w:rsid w:val="00A81723"/>
    <w:rsid w:val="00A837BD"/>
    <w:rsid w:val="00A83E0F"/>
    <w:rsid w:val="00A87204"/>
    <w:rsid w:val="00A87C56"/>
    <w:rsid w:val="00A94DD1"/>
    <w:rsid w:val="00A9597A"/>
    <w:rsid w:val="00A967D5"/>
    <w:rsid w:val="00A97438"/>
    <w:rsid w:val="00AA1FE9"/>
    <w:rsid w:val="00AA200B"/>
    <w:rsid w:val="00AA2878"/>
    <w:rsid w:val="00AA3BA7"/>
    <w:rsid w:val="00AA4DA2"/>
    <w:rsid w:val="00AB7547"/>
    <w:rsid w:val="00AC3A31"/>
    <w:rsid w:val="00AC5504"/>
    <w:rsid w:val="00AE444B"/>
    <w:rsid w:val="00AE68CF"/>
    <w:rsid w:val="00AF0A96"/>
    <w:rsid w:val="00AF335F"/>
    <w:rsid w:val="00B0029F"/>
    <w:rsid w:val="00B00741"/>
    <w:rsid w:val="00B018F8"/>
    <w:rsid w:val="00B07AAF"/>
    <w:rsid w:val="00B07C80"/>
    <w:rsid w:val="00B1003E"/>
    <w:rsid w:val="00B10C2A"/>
    <w:rsid w:val="00B150F7"/>
    <w:rsid w:val="00B156A6"/>
    <w:rsid w:val="00B2228A"/>
    <w:rsid w:val="00B225A4"/>
    <w:rsid w:val="00B24B86"/>
    <w:rsid w:val="00B25D0C"/>
    <w:rsid w:val="00B27585"/>
    <w:rsid w:val="00B36CC0"/>
    <w:rsid w:val="00B374C7"/>
    <w:rsid w:val="00B37740"/>
    <w:rsid w:val="00B444A6"/>
    <w:rsid w:val="00B44B89"/>
    <w:rsid w:val="00B44BCB"/>
    <w:rsid w:val="00B45905"/>
    <w:rsid w:val="00B46BFA"/>
    <w:rsid w:val="00B46E65"/>
    <w:rsid w:val="00B51326"/>
    <w:rsid w:val="00B521A2"/>
    <w:rsid w:val="00B57C98"/>
    <w:rsid w:val="00B6035B"/>
    <w:rsid w:val="00B630C1"/>
    <w:rsid w:val="00B6317E"/>
    <w:rsid w:val="00B6455B"/>
    <w:rsid w:val="00B64CB0"/>
    <w:rsid w:val="00B72692"/>
    <w:rsid w:val="00B72EB9"/>
    <w:rsid w:val="00B73611"/>
    <w:rsid w:val="00B74332"/>
    <w:rsid w:val="00B821C1"/>
    <w:rsid w:val="00B83771"/>
    <w:rsid w:val="00B92B49"/>
    <w:rsid w:val="00B956D2"/>
    <w:rsid w:val="00B97D80"/>
    <w:rsid w:val="00B97FE3"/>
    <w:rsid w:val="00BA01E2"/>
    <w:rsid w:val="00BA02C7"/>
    <w:rsid w:val="00BA2409"/>
    <w:rsid w:val="00BA68D1"/>
    <w:rsid w:val="00BA6D23"/>
    <w:rsid w:val="00BA77F0"/>
    <w:rsid w:val="00BB33A9"/>
    <w:rsid w:val="00BB737D"/>
    <w:rsid w:val="00BC1A85"/>
    <w:rsid w:val="00BD1E58"/>
    <w:rsid w:val="00BD5C87"/>
    <w:rsid w:val="00BD6EDA"/>
    <w:rsid w:val="00BE161B"/>
    <w:rsid w:val="00BE2152"/>
    <w:rsid w:val="00BE4409"/>
    <w:rsid w:val="00BE481E"/>
    <w:rsid w:val="00BE6A39"/>
    <w:rsid w:val="00BE6FCC"/>
    <w:rsid w:val="00BE74E8"/>
    <w:rsid w:val="00BF0C48"/>
    <w:rsid w:val="00BF1801"/>
    <w:rsid w:val="00BF2868"/>
    <w:rsid w:val="00BF72EF"/>
    <w:rsid w:val="00C013E9"/>
    <w:rsid w:val="00C01E85"/>
    <w:rsid w:val="00C03949"/>
    <w:rsid w:val="00C13C63"/>
    <w:rsid w:val="00C14292"/>
    <w:rsid w:val="00C204A4"/>
    <w:rsid w:val="00C20DD3"/>
    <w:rsid w:val="00C21289"/>
    <w:rsid w:val="00C25D1E"/>
    <w:rsid w:val="00C26AA3"/>
    <w:rsid w:val="00C27A7F"/>
    <w:rsid w:val="00C35B82"/>
    <w:rsid w:val="00C40901"/>
    <w:rsid w:val="00C437AF"/>
    <w:rsid w:val="00C5166F"/>
    <w:rsid w:val="00C52C74"/>
    <w:rsid w:val="00C542D2"/>
    <w:rsid w:val="00C5720D"/>
    <w:rsid w:val="00C603E7"/>
    <w:rsid w:val="00C61480"/>
    <w:rsid w:val="00C61739"/>
    <w:rsid w:val="00C619AD"/>
    <w:rsid w:val="00C641AB"/>
    <w:rsid w:val="00C65881"/>
    <w:rsid w:val="00C669E3"/>
    <w:rsid w:val="00C71C6C"/>
    <w:rsid w:val="00C73724"/>
    <w:rsid w:val="00C74868"/>
    <w:rsid w:val="00C74DF6"/>
    <w:rsid w:val="00C76BFF"/>
    <w:rsid w:val="00C8347C"/>
    <w:rsid w:val="00C8384F"/>
    <w:rsid w:val="00C865B7"/>
    <w:rsid w:val="00C87714"/>
    <w:rsid w:val="00C87909"/>
    <w:rsid w:val="00C92FA9"/>
    <w:rsid w:val="00C97D9D"/>
    <w:rsid w:val="00CA2AF9"/>
    <w:rsid w:val="00CA5847"/>
    <w:rsid w:val="00CA5A43"/>
    <w:rsid w:val="00CB02BC"/>
    <w:rsid w:val="00CB3FDF"/>
    <w:rsid w:val="00CB6BC1"/>
    <w:rsid w:val="00CB75E4"/>
    <w:rsid w:val="00CB7EC6"/>
    <w:rsid w:val="00CC20AD"/>
    <w:rsid w:val="00CC66EA"/>
    <w:rsid w:val="00CD53C2"/>
    <w:rsid w:val="00CD575D"/>
    <w:rsid w:val="00CD67DA"/>
    <w:rsid w:val="00CD689C"/>
    <w:rsid w:val="00CD6A9B"/>
    <w:rsid w:val="00CD72EE"/>
    <w:rsid w:val="00CE0BBE"/>
    <w:rsid w:val="00CE246A"/>
    <w:rsid w:val="00CE3497"/>
    <w:rsid w:val="00CE4062"/>
    <w:rsid w:val="00CE64AB"/>
    <w:rsid w:val="00CE6961"/>
    <w:rsid w:val="00CF1455"/>
    <w:rsid w:val="00CF16AA"/>
    <w:rsid w:val="00CF199E"/>
    <w:rsid w:val="00CF3E9C"/>
    <w:rsid w:val="00CF4523"/>
    <w:rsid w:val="00CF7DED"/>
    <w:rsid w:val="00D01A5B"/>
    <w:rsid w:val="00D04DB5"/>
    <w:rsid w:val="00D07355"/>
    <w:rsid w:val="00D07FB4"/>
    <w:rsid w:val="00D1433E"/>
    <w:rsid w:val="00D17507"/>
    <w:rsid w:val="00D17A87"/>
    <w:rsid w:val="00D17F1D"/>
    <w:rsid w:val="00D21394"/>
    <w:rsid w:val="00D22F18"/>
    <w:rsid w:val="00D2394C"/>
    <w:rsid w:val="00D2544D"/>
    <w:rsid w:val="00D25AAF"/>
    <w:rsid w:val="00D25E0F"/>
    <w:rsid w:val="00D25F91"/>
    <w:rsid w:val="00D263CB"/>
    <w:rsid w:val="00D27A56"/>
    <w:rsid w:val="00D328FE"/>
    <w:rsid w:val="00D3765D"/>
    <w:rsid w:val="00D379F8"/>
    <w:rsid w:val="00D40A8B"/>
    <w:rsid w:val="00D43EBE"/>
    <w:rsid w:val="00D448BB"/>
    <w:rsid w:val="00D45BFB"/>
    <w:rsid w:val="00D4617F"/>
    <w:rsid w:val="00D47450"/>
    <w:rsid w:val="00D53B97"/>
    <w:rsid w:val="00D55559"/>
    <w:rsid w:val="00D64864"/>
    <w:rsid w:val="00D72900"/>
    <w:rsid w:val="00D77E3B"/>
    <w:rsid w:val="00D85F2E"/>
    <w:rsid w:val="00D8613E"/>
    <w:rsid w:val="00D935B9"/>
    <w:rsid w:val="00D972BC"/>
    <w:rsid w:val="00DA23B9"/>
    <w:rsid w:val="00DA2CDB"/>
    <w:rsid w:val="00DA5F7B"/>
    <w:rsid w:val="00DA73CA"/>
    <w:rsid w:val="00DA7CF7"/>
    <w:rsid w:val="00DB371C"/>
    <w:rsid w:val="00DB45FC"/>
    <w:rsid w:val="00DB4793"/>
    <w:rsid w:val="00DB5483"/>
    <w:rsid w:val="00DC0EEF"/>
    <w:rsid w:val="00DC29C0"/>
    <w:rsid w:val="00DD21EE"/>
    <w:rsid w:val="00DD3A49"/>
    <w:rsid w:val="00DE2228"/>
    <w:rsid w:val="00DE277F"/>
    <w:rsid w:val="00DE4FE0"/>
    <w:rsid w:val="00DF0064"/>
    <w:rsid w:val="00DF23C2"/>
    <w:rsid w:val="00DF52A4"/>
    <w:rsid w:val="00DF63F2"/>
    <w:rsid w:val="00DF6E43"/>
    <w:rsid w:val="00E035C9"/>
    <w:rsid w:val="00E03CDF"/>
    <w:rsid w:val="00E0450F"/>
    <w:rsid w:val="00E0573E"/>
    <w:rsid w:val="00E06BD1"/>
    <w:rsid w:val="00E077DC"/>
    <w:rsid w:val="00E141E6"/>
    <w:rsid w:val="00E14B8B"/>
    <w:rsid w:val="00E1538E"/>
    <w:rsid w:val="00E1646F"/>
    <w:rsid w:val="00E20C21"/>
    <w:rsid w:val="00E22A3C"/>
    <w:rsid w:val="00E23853"/>
    <w:rsid w:val="00E23ADE"/>
    <w:rsid w:val="00E2721C"/>
    <w:rsid w:val="00E2777F"/>
    <w:rsid w:val="00E27D29"/>
    <w:rsid w:val="00E32EE1"/>
    <w:rsid w:val="00E34000"/>
    <w:rsid w:val="00E34487"/>
    <w:rsid w:val="00E368E4"/>
    <w:rsid w:val="00E37B5C"/>
    <w:rsid w:val="00E40924"/>
    <w:rsid w:val="00E555D0"/>
    <w:rsid w:val="00E565B8"/>
    <w:rsid w:val="00E65F3E"/>
    <w:rsid w:val="00E66AAD"/>
    <w:rsid w:val="00E66B7E"/>
    <w:rsid w:val="00E777EA"/>
    <w:rsid w:val="00E837B5"/>
    <w:rsid w:val="00E9126F"/>
    <w:rsid w:val="00E9265B"/>
    <w:rsid w:val="00E92A55"/>
    <w:rsid w:val="00E94209"/>
    <w:rsid w:val="00E94967"/>
    <w:rsid w:val="00E96937"/>
    <w:rsid w:val="00EA1864"/>
    <w:rsid w:val="00EA1DFA"/>
    <w:rsid w:val="00EA2A4D"/>
    <w:rsid w:val="00EA427F"/>
    <w:rsid w:val="00EA5C00"/>
    <w:rsid w:val="00EA7069"/>
    <w:rsid w:val="00EA7D43"/>
    <w:rsid w:val="00EB2D59"/>
    <w:rsid w:val="00EB5E00"/>
    <w:rsid w:val="00EB64BF"/>
    <w:rsid w:val="00EB7C83"/>
    <w:rsid w:val="00EC1F0E"/>
    <w:rsid w:val="00EC1F9B"/>
    <w:rsid w:val="00EC2032"/>
    <w:rsid w:val="00EC4782"/>
    <w:rsid w:val="00EC5B18"/>
    <w:rsid w:val="00EC79C3"/>
    <w:rsid w:val="00ED28C8"/>
    <w:rsid w:val="00ED5B48"/>
    <w:rsid w:val="00ED67BC"/>
    <w:rsid w:val="00EE0086"/>
    <w:rsid w:val="00EE1CBB"/>
    <w:rsid w:val="00EE4481"/>
    <w:rsid w:val="00EF5C90"/>
    <w:rsid w:val="00F04580"/>
    <w:rsid w:val="00F0510D"/>
    <w:rsid w:val="00F06D52"/>
    <w:rsid w:val="00F06EAD"/>
    <w:rsid w:val="00F073AA"/>
    <w:rsid w:val="00F11F27"/>
    <w:rsid w:val="00F16062"/>
    <w:rsid w:val="00F23CB3"/>
    <w:rsid w:val="00F30E5E"/>
    <w:rsid w:val="00F34A51"/>
    <w:rsid w:val="00F47973"/>
    <w:rsid w:val="00F5237C"/>
    <w:rsid w:val="00F5587D"/>
    <w:rsid w:val="00F5649D"/>
    <w:rsid w:val="00F56548"/>
    <w:rsid w:val="00F5706F"/>
    <w:rsid w:val="00F72AB5"/>
    <w:rsid w:val="00F76136"/>
    <w:rsid w:val="00F8033D"/>
    <w:rsid w:val="00F84F15"/>
    <w:rsid w:val="00F85639"/>
    <w:rsid w:val="00F86942"/>
    <w:rsid w:val="00F90588"/>
    <w:rsid w:val="00F92DEA"/>
    <w:rsid w:val="00F94993"/>
    <w:rsid w:val="00F95844"/>
    <w:rsid w:val="00FA2A62"/>
    <w:rsid w:val="00FA465F"/>
    <w:rsid w:val="00FB0418"/>
    <w:rsid w:val="00FB16BF"/>
    <w:rsid w:val="00FB1855"/>
    <w:rsid w:val="00FB41BF"/>
    <w:rsid w:val="00FB6C7F"/>
    <w:rsid w:val="00FC0AA7"/>
    <w:rsid w:val="00FC11D3"/>
    <w:rsid w:val="00FC1812"/>
    <w:rsid w:val="00FC4454"/>
    <w:rsid w:val="00FC7B1A"/>
    <w:rsid w:val="00FD0C6A"/>
    <w:rsid w:val="00FD0ECA"/>
    <w:rsid w:val="00FD29D1"/>
    <w:rsid w:val="00FD32DF"/>
    <w:rsid w:val="00FD39DC"/>
    <w:rsid w:val="00FD6626"/>
    <w:rsid w:val="00FE1DCB"/>
    <w:rsid w:val="00FE5820"/>
    <w:rsid w:val="00FE6A91"/>
    <w:rsid w:val="00FE7171"/>
    <w:rsid w:val="00FE76DF"/>
    <w:rsid w:val="00FF2876"/>
    <w:rsid w:val="00FF48F2"/>
    <w:rsid w:val="00FF60F6"/>
    <w:rsid w:val="00FF7B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D992C"/>
  <w15:chartTrackingRefBased/>
  <w15:docId w15:val="{3CD66131-712F-48D4-B22C-615DDF033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5A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15AAE"/>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7DD5"/>
    <w:pPr>
      <w:ind w:left="720"/>
      <w:contextualSpacing/>
    </w:pPr>
  </w:style>
  <w:style w:type="paragraph" w:styleId="NoSpacing">
    <w:name w:val="No Spacing"/>
    <w:uiPriority w:val="1"/>
    <w:qFormat/>
    <w:rsid w:val="00247DD5"/>
    <w:pPr>
      <w:spacing w:after="0" w:line="240" w:lineRule="auto"/>
    </w:pPr>
  </w:style>
  <w:style w:type="paragraph" w:customStyle="1" w:styleId="textocontenidos">
    <w:name w:val="texto_contenidos"/>
    <w:basedOn w:val="Normal"/>
    <w:rsid w:val="00515CF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Strong">
    <w:name w:val="Strong"/>
    <w:basedOn w:val="DefaultParagraphFont"/>
    <w:uiPriority w:val="22"/>
    <w:qFormat/>
    <w:rsid w:val="00515CFB"/>
    <w:rPr>
      <w:b/>
      <w:bCs/>
    </w:rPr>
  </w:style>
  <w:style w:type="paragraph" w:styleId="NormalWeb">
    <w:name w:val="Normal (Web)"/>
    <w:basedOn w:val="Normal"/>
    <w:uiPriority w:val="99"/>
    <w:unhideWhenUsed/>
    <w:rsid w:val="00515CFB"/>
    <w:pPr>
      <w:spacing w:before="100" w:beforeAutospacing="1" w:after="100" w:afterAutospacing="1" w:line="240" w:lineRule="auto"/>
    </w:pPr>
    <w:rPr>
      <w:rFonts w:ascii="Times New Roman" w:eastAsia="Times New Roman" w:hAnsi="Times New Roman" w:cs="Times New Roman"/>
      <w:sz w:val="24"/>
      <w:szCs w:val="24"/>
      <w:lang w:eastAsia="es-PE"/>
    </w:rPr>
  </w:style>
  <w:style w:type="table" w:styleId="TableGrid">
    <w:name w:val="Table Grid"/>
    <w:basedOn w:val="TableNormal"/>
    <w:uiPriority w:val="39"/>
    <w:rsid w:val="00AA1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tyle-override">
    <w:name w:val="no-style-override"/>
    <w:basedOn w:val="DefaultParagraphFont"/>
    <w:rsid w:val="006244FE"/>
  </w:style>
  <w:style w:type="paragraph" w:customStyle="1" w:styleId="cuerpo">
    <w:name w:val="cuerpo"/>
    <w:basedOn w:val="Normal"/>
    <w:rsid w:val="006244FE"/>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no-style-override-1">
    <w:name w:val="no-style-override-1"/>
    <w:basedOn w:val="DefaultParagraphFont"/>
    <w:rsid w:val="00CB75E4"/>
  </w:style>
  <w:style w:type="paragraph" w:customStyle="1" w:styleId="Default">
    <w:name w:val="Default"/>
    <w:rsid w:val="00F85639"/>
    <w:pPr>
      <w:autoSpaceDE w:val="0"/>
      <w:autoSpaceDN w:val="0"/>
      <w:adjustRightInd w:val="0"/>
      <w:spacing w:after="0" w:line="240" w:lineRule="auto"/>
    </w:pPr>
    <w:rPr>
      <w:rFonts w:ascii="Arial" w:hAnsi="Arial" w:cs="Arial"/>
      <w:color w:val="000000"/>
      <w:sz w:val="24"/>
      <w:szCs w:val="24"/>
    </w:rPr>
  </w:style>
  <w:style w:type="character" w:customStyle="1" w:styleId="ls2d">
    <w:name w:val="ls2d"/>
    <w:basedOn w:val="DefaultParagraphFont"/>
    <w:rsid w:val="005D4AF6"/>
  </w:style>
  <w:style w:type="character" w:customStyle="1" w:styleId="ls1f">
    <w:name w:val="ls1f"/>
    <w:basedOn w:val="DefaultParagraphFont"/>
    <w:rsid w:val="005D4AF6"/>
  </w:style>
  <w:style w:type="character" w:customStyle="1" w:styleId="ls3d">
    <w:name w:val="ls3d"/>
    <w:basedOn w:val="DefaultParagraphFont"/>
    <w:rsid w:val="005D4AF6"/>
  </w:style>
  <w:style w:type="character" w:styleId="Hyperlink">
    <w:name w:val="Hyperlink"/>
    <w:basedOn w:val="DefaultParagraphFont"/>
    <w:uiPriority w:val="99"/>
    <w:unhideWhenUsed/>
    <w:rsid w:val="00FB6C7F"/>
    <w:rPr>
      <w:color w:val="0563C1" w:themeColor="hyperlink"/>
      <w:u w:val="single"/>
    </w:rPr>
  </w:style>
  <w:style w:type="character" w:customStyle="1" w:styleId="Heading1Char">
    <w:name w:val="Heading 1 Char"/>
    <w:basedOn w:val="DefaultParagraphFont"/>
    <w:link w:val="Heading1"/>
    <w:uiPriority w:val="9"/>
    <w:rsid w:val="00315AA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15AAE"/>
    <w:rPr>
      <w:rFonts w:ascii="Times New Roman" w:eastAsia="Times New Roman" w:hAnsi="Times New Roman" w:cs="Times New Roman"/>
      <w:b/>
      <w:bCs/>
      <w:sz w:val="36"/>
      <w:szCs w:val="36"/>
      <w:lang w:eastAsia="es-PE"/>
    </w:rPr>
  </w:style>
  <w:style w:type="character" w:customStyle="1" w:styleId="e24kjd">
    <w:name w:val="e24kjd"/>
    <w:basedOn w:val="DefaultParagraphFont"/>
    <w:rsid w:val="00315AAE"/>
  </w:style>
  <w:style w:type="paragraph" w:styleId="HTMLPreformatted">
    <w:name w:val="HTML Preformatted"/>
    <w:basedOn w:val="Normal"/>
    <w:link w:val="HTMLPreformattedChar"/>
    <w:uiPriority w:val="99"/>
    <w:semiHidden/>
    <w:unhideWhenUsed/>
    <w:rsid w:val="00315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PreformattedChar">
    <w:name w:val="HTML Preformatted Char"/>
    <w:basedOn w:val="DefaultParagraphFont"/>
    <w:link w:val="HTMLPreformatted"/>
    <w:uiPriority w:val="99"/>
    <w:semiHidden/>
    <w:rsid w:val="00315AAE"/>
    <w:rPr>
      <w:rFonts w:ascii="Courier New" w:eastAsia="Times New Roman" w:hAnsi="Courier New" w:cs="Courier New"/>
      <w:sz w:val="20"/>
      <w:szCs w:val="20"/>
      <w:lang w:eastAsia="es-PE"/>
    </w:rPr>
  </w:style>
  <w:style w:type="character" w:styleId="Emphasis">
    <w:name w:val="Emphasis"/>
    <w:basedOn w:val="DefaultParagraphFont"/>
    <w:uiPriority w:val="20"/>
    <w:qFormat/>
    <w:rsid w:val="00315AAE"/>
    <w:rPr>
      <w:i/>
      <w:iCs/>
    </w:rPr>
  </w:style>
  <w:style w:type="character" w:customStyle="1" w:styleId="bold-cuerpo">
    <w:name w:val="bold-cuerpo"/>
    <w:basedOn w:val="DefaultParagraphFont"/>
    <w:rsid w:val="00315AAE"/>
  </w:style>
  <w:style w:type="paragraph" w:styleId="BalloonText">
    <w:name w:val="Balloon Text"/>
    <w:basedOn w:val="Normal"/>
    <w:link w:val="BalloonTextChar"/>
    <w:uiPriority w:val="99"/>
    <w:semiHidden/>
    <w:unhideWhenUsed/>
    <w:rsid w:val="00AB75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7547"/>
    <w:rPr>
      <w:rFonts w:ascii="Segoe UI" w:hAnsi="Segoe UI" w:cs="Segoe UI"/>
      <w:sz w:val="18"/>
      <w:szCs w:val="18"/>
    </w:rPr>
  </w:style>
  <w:style w:type="paragraph" w:styleId="Header">
    <w:name w:val="header"/>
    <w:basedOn w:val="Normal"/>
    <w:link w:val="HeaderChar"/>
    <w:uiPriority w:val="99"/>
    <w:unhideWhenUsed/>
    <w:rsid w:val="002743F9"/>
    <w:pPr>
      <w:tabs>
        <w:tab w:val="center" w:pos="4419"/>
        <w:tab w:val="right" w:pos="8838"/>
      </w:tabs>
      <w:spacing w:after="0" w:line="240" w:lineRule="auto"/>
    </w:pPr>
  </w:style>
  <w:style w:type="character" w:customStyle="1" w:styleId="HeaderChar">
    <w:name w:val="Header Char"/>
    <w:basedOn w:val="DefaultParagraphFont"/>
    <w:link w:val="Header"/>
    <w:uiPriority w:val="99"/>
    <w:rsid w:val="002743F9"/>
  </w:style>
  <w:style w:type="paragraph" w:styleId="Footer">
    <w:name w:val="footer"/>
    <w:basedOn w:val="Normal"/>
    <w:link w:val="FooterChar"/>
    <w:uiPriority w:val="99"/>
    <w:unhideWhenUsed/>
    <w:rsid w:val="002743F9"/>
    <w:pPr>
      <w:tabs>
        <w:tab w:val="center" w:pos="4419"/>
        <w:tab w:val="right" w:pos="8838"/>
      </w:tabs>
      <w:spacing w:after="0" w:line="240" w:lineRule="auto"/>
    </w:pPr>
  </w:style>
  <w:style w:type="character" w:customStyle="1" w:styleId="FooterChar">
    <w:name w:val="Footer Char"/>
    <w:basedOn w:val="DefaultParagraphFont"/>
    <w:link w:val="Footer"/>
    <w:uiPriority w:val="99"/>
    <w:rsid w:val="002743F9"/>
  </w:style>
  <w:style w:type="character" w:customStyle="1" w:styleId="na">
    <w:name w:val="na"/>
    <w:basedOn w:val="DefaultParagraphFont"/>
    <w:rsid w:val="00DF0064"/>
  </w:style>
  <w:style w:type="paragraph" w:customStyle="1" w:styleId="h2i">
    <w:name w:val="h2i"/>
    <w:basedOn w:val="Normal"/>
    <w:rsid w:val="00DF006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rtejustify">
    <w:name w:val="rtejustify"/>
    <w:basedOn w:val="Normal"/>
    <w:rsid w:val="008D309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A87C56"/>
    <w:rPr>
      <w:sz w:val="16"/>
      <w:szCs w:val="16"/>
    </w:rPr>
  </w:style>
  <w:style w:type="paragraph" w:styleId="CommentText">
    <w:name w:val="annotation text"/>
    <w:basedOn w:val="Normal"/>
    <w:link w:val="CommentTextChar"/>
    <w:uiPriority w:val="99"/>
    <w:semiHidden/>
    <w:unhideWhenUsed/>
    <w:rsid w:val="00A87C56"/>
    <w:pPr>
      <w:spacing w:line="240" w:lineRule="auto"/>
    </w:pPr>
    <w:rPr>
      <w:sz w:val="20"/>
      <w:szCs w:val="20"/>
    </w:rPr>
  </w:style>
  <w:style w:type="character" w:customStyle="1" w:styleId="CommentTextChar">
    <w:name w:val="Comment Text Char"/>
    <w:basedOn w:val="DefaultParagraphFont"/>
    <w:link w:val="CommentText"/>
    <w:uiPriority w:val="99"/>
    <w:semiHidden/>
    <w:rsid w:val="00A87C56"/>
    <w:rPr>
      <w:sz w:val="20"/>
      <w:szCs w:val="20"/>
    </w:rPr>
  </w:style>
  <w:style w:type="paragraph" w:styleId="CommentSubject">
    <w:name w:val="annotation subject"/>
    <w:basedOn w:val="CommentText"/>
    <w:next w:val="CommentText"/>
    <w:link w:val="CommentSubjectChar"/>
    <w:uiPriority w:val="99"/>
    <w:semiHidden/>
    <w:unhideWhenUsed/>
    <w:rsid w:val="00A87C56"/>
    <w:rPr>
      <w:b/>
      <w:bCs/>
    </w:rPr>
  </w:style>
  <w:style w:type="character" w:customStyle="1" w:styleId="CommentSubjectChar">
    <w:name w:val="Comment Subject Char"/>
    <w:basedOn w:val="CommentTextChar"/>
    <w:link w:val="CommentSubject"/>
    <w:uiPriority w:val="99"/>
    <w:semiHidden/>
    <w:rsid w:val="00A87C56"/>
    <w:rPr>
      <w:b/>
      <w:bCs/>
      <w:sz w:val="20"/>
      <w:szCs w:val="20"/>
    </w:rPr>
  </w:style>
  <w:style w:type="paragraph" w:styleId="Revision">
    <w:name w:val="Revision"/>
    <w:hidden/>
    <w:uiPriority w:val="99"/>
    <w:semiHidden/>
    <w:rsid w:val="00A87C5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059289">
      <w:bodyDiv w:val="1"/>
      <w:marLeft w:val="0"/>
      <w:marRight w:val="0"/>
      <w:marTop w:val="0"/>
      <w:marBottom w:val="0"/>
      <w:divBdr>
        <w:top w:val="none" w:sz="0" w:space="0" w:color="auto"/>
        <w:left w:val="none" w:sz="0" w:space="0" w:color="auto"/>
        <w:bottom w:val="none" w:sz="0" w:space="0" w:color="auto"/>
        <w:right w:val="none" w:sz="0" w:space="0" w:color="auto"/>
      </w:divBdr>
    </w:div>
    <w:div w:id="416945037">
      <w:bodyDiv w:val="1"/>
      <w:marLeft w:val="0"/>
      <w:marRight w:val="0"/>
      <w:marTop w:val="0"/>
      <w:marBottom w:val="0"/>
      <w:divBdr>
        <w:top w:val="none" w:sz="0" w:space="0" w:color="auto"/>
        <w:left w:val="none" w:sz="0" w:space="0" w:color="auto"/>
        <w:bottom w:val="none" w:sz="0" w:space="0" w:color="auto"/>
        <w:right w:val="none" w:sz="0" w:space="0" w:color="auto"/>
      </w:divBdr>
    </w:div>
    <w:div w:id="672027153">
      <w:bodyDiv w:val="1"/>
      <w:marLeft w:val="0"/>
      <w:marRight w:val="0"/>
      <w:marTop w:val="0"/>
      <w:marBottom w:val="0"/>
      <w:divBdr>
        <w:top w:val="none" w:sz="0" w:space="0" w:color="auto"/>
        <w:left w:val="none" w:sz="0" w:space="0" w:color="auto"/>
        <w:bottom w:val="none" w:sz="0" w:space="0" w:color="auto"/>
        <w:right w:val="none" w:sz="0" w:space="0" w:color="auto"/>
      </w:divBdr>
    </w:div>
    <w:div w:id="862287777">
      <w:bodyDiv w:val="1"/>
      <w:marLeft w:val="0"/>
      <w:marRight w:val="0"/>
      <w:marTop w:val="0"/>
      <w:marBottom w:val="0"/>
      <w:divBdr>
        <w:top w:val="none" w:sz="0" w:space="0" w:color="auto"/>
        <w:left w:val="none" w:sz="0" w:space="0" w:color="auto"/>
        <w:bottom w:val="none" w:sz="0" w:space="0" w:color="auto"/>
        <w:right w:val="none" w:sz="0" w:space="0" w:color="auto"/>
      </w:divBdr>
    </w:div>
    <w:div w:id="1778286563">
      <w:bodyDiv w:val="1"/>
      <w:marLeft w:val="0"/>
      <w:marRight w:val="0"/>
      <w:marTop w:val="0"/>
      <w:marBottom w:val="0"/>
      <w:divBdr>
        <w:top w:val="none" w:sz="0" w:space="0" w:color="auto"/>
        <w:left w:val="none" w:sz="0" w:space="0" w:color="auto"/>
        <w:bottom w:val="none" w:sz="0" w:space="0" w:color="auto"/>
        <w:right w:val="none" w:sz="0" w:space="0" w:color="auto"/>
      </w:divBdr>
    </w:div>
    <w:div w:id="1982616227">
      <w:bodyDiv w:val="1"/>
      <w:marLeft w:val="0"/>
      <w:marRight w:val="0"/>
      <w:marTop w:val="0"/>
      <w:marBottom w:val="0"/>
      <w:divBdr>
        <w:top w:val="none" w:sz="0" w:space="0" w:color="auto"/>
        <w:left w:val="none" w:sz="0" w:space="0" w:color="auto"/>
        <w:bottom w:val="none" w:sz="0" w:space="0" w:color="auto"/>
        <w:right w:val="none" w:sz="0" w:space="0" w:color="auto"/>
      </w:divBdr>
    </w:div>
    <w:div w:id="2088457512">
      <w:bodyDiv w:val="1"/>
      <w:marLeft w:val="0"/>
      <w:marRight w:val="0"/>
      <w:marTop w:val="0"/>
      <w:marBottom w:val="0"/>
      <w:divBdr>
        <w:top w:val="none" w:sz="0" w:space="0" w:color="auto"/>
        <w:left w:val="none" w:sz="0" w:space="0" w:color="auto"/>
        <w:bottom w:val="none" w:sz="0" w:space="0" w:color="auto"/>
        <w:right w:val="none" w:sz="0" w:space="0" w:color="auto"/>
      </w:divBdr>
      <w:divsChild>
        <w:div w:id="1709790864">
          <w:marLeft w:val="0"/>
          <w:marRight w:val="0"/>
          <w:marTop w:val="0"/>
          <w:marBottom w:val="150"/>
          <w:divBdr>
            <w:top w:val="single" w:sz="6" w:space="0" w:color="E4E4E4"/>
            <w:left w:val="single" w:sz="6" w:space="0" w:color="E4E4E4"/>
            <w:bottom w:val="single" w:sz="6" w:space="0" w:color="E4E4E4"/>
            <w:right w:val="single" w:sz="6" w:space="0" w:color="E4E4E4"/>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s.db-city.com/Per%C3%BA--Jun%C3%ADn--Huancayo--Viques" TargetMode="External"/><Relationship Id="rId26" Type="http://schemas.openxmlformats.org/officeDocument/2006/relationships/hyperlink" Target="https://es.db-city.com/Per%C3%BA--Jun%C3%ADn--Huancayo--Pucara" TargetMode="External"/><Relationship Id="rId39" Type="http://schemas.openxmlformats.org/officeDocument/2006/relationships/image" Target="media/image20.jpeg"/><Relationship Id="rId21" Type="http://schemas.openxmlformats.org/officeDocument/2006/relationships/hyperlink" Target="https://es.db-city.com/Per%C3%BA--Jun%C3%ADn--Chupaca--Chongos-Bajo"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5.png"/><Relationship Id="rId50" Type="http://schemas.openxmlformats.org/officeDocument/2006/relationships/image" Target="media/image28.jpeg"/><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es.db-city.com/Per%C3%BA--Jun%C3%ADn--Huancayo--Cullhuas" TargetMode="External"/><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es.db-city.com/Per%C3%BA--Jun%C3%ADn--Huancayo--Huayucachi" TargetMode="External"/><Relationship Id="rId29" Type="http://schemas.openxmlformats.org/officeDocument/2006/relationships/hyperlink" Target="https://es.db-city.com/Per%C3%BA--Jun%C3%ADn--Chupaca--San-Juan-de-Iscos"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s.db-city.com/Per%C3%BA--Jun%C3%ADn--Huancayo--Sapallanga" TargetMode="Externa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hyperlink" Target="https://www.monografias.com/trabajos13/gaita/gaita.shtml" TargetMode="External"/><Relationship Id="rId53"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s.db-city.com/Per%C3%BA--Jun%C3%ADn--Chupaca--Tres-de-Diciembre" TargetMode="External"/><Relationship Id="rId28" Type="http://schemas.openxmlformats.org/officeDocument/2006/relationships/hyperlink" Target="https://es.db-city.com/Per%C3%BA--Jun%C3%ADn--Chupaca--Huamancaca-Chico" TargetMode="External"/><Relationship Id="rId36" Type="http://schemas.openxmlformats.org/officeDocument/2006/relationships/image" Target="media/image17.jpeg"/><Relationship Id="rId49"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yperlink" Target="https://es.db-city.com/Per%C3%BA--Jun%C3%ADn--Huancayo--Chupuro" TargetMode="External"/><Relationship Id="rId31" Type="http://schemas.openxmlformats.org/officeDocument/2006/relationships/image" Target="media/image12.jpeg"/><Relationship Id="rId44" Type="http://schemas.openxmlformats.org/officeDocument/2006/relationships/hyperlink" Target="http://monografias.com/trabajos10/anali/anali.s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hyperlink" Target="https://es.db-city.com/Per%C3%BA--Jun%C3%ADn--Huancayo--Huancan" TargetMode="External"/><Relationship Id="rId27" Type="http://schemas.openxmlformats.org/officeDocument/2006/relationships/hyperlink" Target="https://es.db-city.com/Per%C3%BA--Jun%C3%ADn--Huancayo--Chilca" TargetMode="External"/><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hyperlink" Target="https://www.monografias.com/trabajos15/calidad-serv/calidad-serv.shtml" TargetMode="External"/><Relationship Id="rId48" Type="http://schemas.openxmlformats.org/officeDocument/2006/relationships/image" Target="media/image26.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9.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3D1AC-C711-4B67-8977-5BB6F4890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21616</Words>
  <Characters>118891</Characters>
  <Application>Microsoft Office Word</Application>
  <DocSecurity>0</DocSecurity>
  <Lines>990</Lines>
  <Paragraphs>280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dc:creator>
  <cp:keywords/>
  <dc:description/>
  <cp:lastModifiedBy>Jhon</cp:lastModifiedBy>
  <cp:revision>2</cp:revision>
  <cp:lastPrinted>2020-01-14T13:34:00Z</cp:lastPrinted>
  <dcterms:created xsi:type="dcterms:W3CDTF">2020-10-12T17:06:00Z</dcterms:created>
  <dcterms:modified xsi:type="dcterms:W3CDTF">2020-10-12T17:06:00Z</dcterms:modified>
</cp:coreProperties>
</file>